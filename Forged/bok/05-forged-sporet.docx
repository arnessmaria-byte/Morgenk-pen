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To the One Giving This Book</w:t>
      </w:r>
    </w:p>
    <w:p>
      <w:r>
        <w:t xml:space="preserve">If this book is a gift for a son, a grandson, a brother, a student,</w:t>
      </w:r>
      <w:ins w:id="1" w:author="Ezra-redaktør" w:date="2026-10-18T13:44:37Z">
        <w:r>
          <w:t xml:space="preserve"> or</w:t>
        </w:r>
      </w:ins>
      <w:r>
        <w:t xml:space="preserve"> a young man you believe in, you should know what you are handing him. It </w:t>
      </w:r>
      <w:ins w:id="2" w:author="Ezra-redaktør" w:date="2026-10-18T13:44:37Z">
        <w:r>
          <w:t xml:space="preserve">will not flatter him, and it </w:t>
        </w:r>
      </w:ins>
      <w:r>
        <w:t xml:space="preserve">is not a book of </w:t>
      </w:r>
      <w:del w:id="3" w:author="Ezra-redaktør" w:date="2026-10-18T13:44:37Z">
        <w:r>
          <w:delText xml:space="preserve">comfort, and it will not flatter him.</w:delText>
        </w:r>
      </w:del>
      <w:ins w:id="4" w:author="Ezra-redaktør" w:date="2026-10-18T13:44:37Z">
        <w:r>
          <w:t xml:space="preserve">comfort.</w:t>
        </w:r>
      </w:ins>
      <w:r>
        <w:t xml:space="preserve"> It is forty days of honest training for his faith: one short reading </w:t>
      </w:r>
      <w:del w:id="5" w:author="Ezra-redaktør" w:date="2026-10-18T13:44:37Z">
        <w:r>
          <w:delText xml:space="preserve">a day,</w:delText>
        </w:r>
      </w:del>
      <w:ins w:id="6" w:author="Ezra-redaktør" w:date="2026-10-18T13:44:37Z">
        <w:r>
          <w:t xml:space="preserve">and</w:t>
        </w:r>
      </w:ins>
      <w:r>
        <w:t xml:space="preserve"> one concrete </w:t>
      </w:r>
      <w:del w:id="7" w:author="Ezra-redaktør" w:date="2026-10-18T13:44:37Z">
        <w:r>
          <w:delText xml:space="preserve">practice,</w:delText>
        </w:r>
      </w:del>
      <w:ins w:id="8" w:author="Ezra-redaktør" w:date="2026-10-18T13:44:37Z">
        <w:r>
          <w:t xml:space="preserve">practice</w:t>
        </w:r>
      </w:ins>
      <w:r>
        <w:t xml:space="preserve"> </w:t>
      </w:r>
      <w:del w:id="9" w:author="Ezra-redaktør" w:date="2026-10-18T13:44:37Z">
        <w:r>
          <w:delText xml:space="preserve">no</w:delText>
        </w:r>
      </w:del>
      <w:ins w:id="10" w:author="Ezra-redaktør" w:date="2026-10-18T13:44:37Z">
        <w:r>
          <w:t xml:space="preserve">a</w:t>
        </w:r>
      </w:ins>
      <w:r>
        <w:t xml:space="preserve"> </w:t>
      </w:r>
      <w:del w:id="11" w:author="Ezra-redaktør" w:date="2026-10-18T13:44:37Z">
        <w:r>
          <w:delText xml:space="preserve">hype.</w:delText>
        </w:r>
      </w:del>
      <w:ins w:id="12" w:author="Ezra-redaktør" w:date="2026-10-18T13:44:37Z">
        <w:r>
          <w:t xml:space="preserve">day.</w:t>
        </w:r>
      </w:ins>
    </w:p>
    <w:p>
      <w:r>
        <w:t xml:space="preserve">Give it with a word of your own on the first page. Young men keep the books that someone believed they could live up to.</w:t>
      </w:r>
    </w:p>
    <w:p>
      <w:pPr>
        <w:pStyle w:val="Heading1"/>
        <w:rPr>
          <w:ins w:id="13" w:author="Ezra-redaktør" w:date="2026-10-18T13:44:37Z"/>
        </w:rPr>
      </w:pPr>
      <w:ins w:id="14" w:author="Ezra-redaktør" w:date="2026-10-18T13:44:37Z">
        <w:r>
          <w:t xml:space="preserve">Foreword</w:t>
        </w:r>
      </w:ins>
    </w:p>
    <w:p>
      <w:pPr>
        <w:rPr>
          <w:ins w:id="15" w:author="Ezra-redaktør" w:date="2026-10-18T13:44:37Z"/>
        </w:rPr>
      </w:pPr>
      <w:ins w:id="16" w:author="Ezra-redaktør" w:date="2026-10-18T13:44:37Z">
        <w:r>
          <w:t xml:space="preserve">When the Jewish philosopher Hannah Arendt followed the trial of the Nazi Adolf Eichmann in 1961, she was surprised and shaken by his lack of reflection. In *Eichmann in Jerusalem: A Report on the Banality of Evil*, she shows how defenseless a person is against evil when the inner dialogue is missing.</w:t>
        </w:r>
      </w:ins>
    </w:p>
    <w:p>
      <w:pPr>
        <w:rPr>
          <w:ins w:id="17" w:author="Ezra-redaktør" w:date="2026-10-18T13:44:37Z"/>
        </w:rPr>
      </w:pPr>
      <w:ins w:id="18" w:author="Ezra-redaktør" w:date="2026-10-18T13:44:37Z">
        <w:r>
          <w:t xml:space="preserve">Resistance and testing are a precondition for the growth of character. If we never test our thoughts, motives, and habits against an ideal outside ourselves, we end up without a backbone, unable to go against the current to do what is right, true, and good.</w:t>
        </w:r>
      </w:ins>
    </w:p>
    <w:p>
      <w:pPr>
        <w:rPr>
          <w:ins w:id="19" w:author="Ezra-redaktør" w:date="2026-10-18T13:44:37Z"/>
        </w:rPr>
      </w:pPr>
      <w:ins w:id="20" w:author="Ezra-redaktør" w:date="2026-10-18T13:44:37Z">
        <w:r>
          <w:t xml:space="preserve">Against this lack of self-examination, the example of Dag Hammarskjöld shines. When he was found dead after a plane crash in 1961, the same year as the Eichmann trial, many were surprised to learn that *The Imitation of Christ* by Thomas à Kempis was in his luggage. In his apartment, the manuscript of *Markings* was found. Hammarskjöld himself called it a “white book” about his negotiations with himself and with God. One line from it speaks directly to the book you have just opened: “It is easy to be good when one is not put to the test. But true goodness requires that you stand firm even in the storm.”</w:t>
        </w:r>
      </w:ins>
    </w:p>
    <w:p>
      <w:pPr>
        <w:rPr>
          <w:ins w:id="21" w:author="Ezra-redaktør" w:date="2026-10-18T13:44:37Z"/>
        </w:rPr>
      </w:pPr>
      <w:ins w:id="22" w:author="Ezra-redaktør" w:date="2026-10-18T13:44:37Z">
        <w:r>
          <w:t xml:space="preserve">If you take up the challenge of this book and step into the forge, you will find prompting and help for that kind of negotiation with God and with yourself. The time you spend there will not leave you untouched. My advice is to let the conversation with yourself turn into a conversation with God, the One who is at work conforming you to the image of Christ. (Read how the apostle Paul describes this process in Romans 8.)</w:t>
        </w:r>
      </w:ins>
    </w:p>
    <w:p>
      <w:pPr>
        <w:rPr>
          <w:ins w:id="23" w:author="Ezra-redaktør" w:date="2026-10-18T13:44:37Z"/>
        </w:rPr>
      </w:pPr>
      <w:ins w:id="24" w:author="Ezra-redaktør" w:date="2026-10-18T13:44:37Z">
        <w:r>
          <w:t xml:space="preserve">I also want to challenge you to keep going all the way to Appendix C. We need the flock that Christ has called us into, “so that we may no longer be children, tossed to and fro by the waves and carried about by every wind of doctrine, by human cunning, by craftiness in deceitful schemes” (Ephesians 4:14). A good next step in the Lord’s forge may be to find a spiritual director, someone to help you in that dialogue with God and with yourself.</w:t>
        </w:r>
      </w:ins>
    </w:p>
    <w:p>
      <w:pPr>
        <w:rPr>
          <w:ins w:id="25" w:author="Ezra-redaktør" w:date="2026-10-18T13:44:37Z"/>
        </w:rPr>
      </w:pPr>
      <w:ins w:id="26" w:author="Ezra-redaktør" w:date="2026-10-18T13:44:37Z">
        <w:r>
          <w:t xml:space="preserve">All the best on the road through the next forty days. And when things start to smell of smoke, remember that others have been in the fire before you (Daniel 3:24–25).</w:t>
        </w:r>
      </w:ins>
    </w:p>
    <w:p>
      <w:pPr>
        <w:rPr>
          <w:ins w:id="27" w:author="Ezra-redaktør" w:date="2026-10-18T13:44:37Z"/>
        </w:rPr>
      </w:pPr>
      <w:ins w:id="28" w:author="Ezra-redaktør" w:date="2026-10-18T13:44:37Z">
        <w:r>
          <w:t xml:space="preserve">*Sverre Johannes Langeland*</w:t>
        </w:r>
      </w:ins>
    </w:p>
    <w:p>
      <w:pPr>
        <w:pStyle w:val="Heading1"/>
      </w:pPr>
      <w:r>
        <w:t xml:space="preserve">Introduction</w:t>
      </w:r>
    </w:p>
    <w:p>
      <w:pPr>
        <w:pStyle w:val="Heading2"/>
      </w:pPr>
      <w:r>
        <w:t xml:space="preserve">What This Book Is For</w:t>
      </w:r>
    </w:p>
    <w:p>
      <w:r>
        <w:t xml:space="preserve">This book</w:t>
      </w:r>
      <w:del w:id="29" w:author="Ezra-redaktør" w:date="2026-10-18T13:44:37Z">
        <w:r>
          <w:delText xml:space="preserve"> was not written to inspire you. It</w:delText>
        </w:r>
      </w:del>
      <w:r>
        <w:t xml:space="preserve"> was written to form you.</w:t>
      </w:r>
      <w:del w:id="30" w:author="Ezra-redaktør" w:date="2026-10-18T13:44:37Z">
        <w:r>
          <w:delText xml:space="preserve"> The difference matters, and it is worth being clear about before we begin.</w:delText>
        </w:r>
      </w:del>
    </w:p>
    <w:p>
      <w:r>
        <w:t xml:space="preserve">For over twenty years, I tested what could </w:t>
      </w:r>
      <w:del w:id="31" w:author="Ezra-redaktør" w:date="2026-10-18T13:44:37Z">
        <w:r>
          <w:delText xml:space="preserve">hold: philosophically, existentially, practically.</w:delText>
        </w:r>
      </w:del>
      <w:ins w:id="32" w:author="Ezra-redaktør" w:date="2026-10-18T13:44:37Z">
        <w:r>
          <w:t xml:space="preserve">hold.</w:t>
        </w:r>
      </w:ins>
      <w:r>
        <w:t xml:space="preserve"> I </w:t>
      </w:r>
      <w:del w:id="33" w:author="Ezra-redaktør" w:date="2026-10-18T13:44:37Z">
        <w:r>
          <w:delText xml:space="preserve">examined</w:delText>
        </w:r>
      </w:del>
      <w:ins w:id="34" w:author="Ezra-redaktør" w:date="2026-10-18T13:44:37Z">
        <w:r>
          <w:t xml:space="preserve">tested</w:t>
        </w:r>
      </w:ins>
      <w:r>
        <w:t xml:space="preserve"> truth claims the way </w:t>
      </w:r>
      <w:del w:id="35" w:author="Ezra-redaktør" w:date="2026-10-18T13:44:37Z">
        <w:r>
          <w:delText xml:space="preserve">one</w:delText>
        </w:r>
      </w:del>
      <w:ins w:id="36" w:author="Ezra-redaktør" w:date="2026-10-18T13:44:37Z">
        <w:r>
          <w:t xml:space="preserve">a</w:t>
        </w:r>
      </w:ins>
      <w:r>
        <w:t xml:space="preserve"> </w:t>
      </w:r>
      <w:del w:id="37" w:author="Ezra-redaktør" w:date="2026-10-18T13:44:37Z">
        <w:r>
          <w:delText xml:space="preserve">examines</w:delText>
        </w:r>
      </w:del>
      <w:ins w:id="38" w:author="Ezra-redaktør" w:date="2026-10-18T13:44:37Z">
        <w:r>
          <w:t xml:space="preserve">builder</w:t>
        </w:r>
      </w:ins>
      <w:r>
        <w:t xml:space="preserve"> </w:t>
      </w:r>
      <w:del w:id="39" w:author="Ezra-redaktør" w:date="2026-10-18T13:44:37Z">
        <w:r>
          <w:delText xml:space="preserve">load-bearing</w:delText>
        </w:r>
      </w:del>
      <w:ins w:id="40" w:author="Ezra-redaktør" w:date="2026-10-18T13:44:37Z">
        <w:r>
          <w:t xml:space="preserve">tests</w:t>
        </w:r>
      </w:ins>
      <w:r>
        <w:t xml:space="preserve"> </w:t>
      </w:r>
      <w:del w:id="41" w:author="Ezra-redaktør" w:date="2026-10-18T13:44:37Z">
        <w:r>
          <w:delText xml:space="preserve">walls:</w:delText>
        </w:r>
      </w:del>
      <w:ins w:id="42" w:author="Ezra-redaktør" w:date="2026-10-18T13:44:37Z">
        <w:r>
          <w:t xml:space="preserve">a</w:t>
        </w:r>
      </w:ins>
      <w:r>
        <w:t xml:space="preserve"> </w:t>
      </w:r>
      <w:del w:id="43" w:author="Ezra-redaktør" w:date="2026-10-18T13:44:37Z">
        <w:r>
          <w:delText xml:space="preserve">not</w:delText>
        </w:r>
      </w:del>
      <w:ins w:id="44" w:author="Ezra-redaktør" w:date="2026-10-18T13:44:37Z">
        <w:r>
          <w:t xml:space="preserve">wall,</w:t>
        </w:r>
      </w:ins>
      <w:r>
        <w:t xml:space="preserve"> </w:t>
      </w:r>
      <w:del w:id="45" w:author="Ezra-redaktør" w:date="2026-10-18T13:44:37Z">
        <w:r>
          <w:delText xml:space="preserve">with</w:delText>
        </w:r>
      </w:del>
      <w:ins w:id="46" w:author="Ezra-redaktør" w:date="2026-10-18T13:44:37Z">
        <w:r>
          <w:t xml:space="preserve">by</w:t>
        </w:r>
      </w:ins>
      <w:r>
        <w:t xml:space="preserve"> </w:t>
      </w:r>
      <w:del w:id="47" w:author="Ezra-redaktør" w:date="2026-10-18T13:44:37Z">
        <w:r>
          <w:delText xml:space="preserve">sentiment,</w:delText>
        </w:r>
      </w:del>
      <w:ins w:id="48" w:author="Ezra-redaktør" w:date="2026-10-18T13:44:37Z">
        <w:r>
          <w:t xml:space="preserve">putting</w:t>
        </w:r>
      </w:ins>
      <w:r>
        <w:t xml:space="preserve"> </w:t>
      </w:r>
      <w:del w:id="49" w:author="Ezra-redaktør" w:date="2026-10-18T13:44:37Z">
        <w:r>
          <w:delText xml:space="preserve">but</w:delText>
        </w:r>
      </w:del>
      <w:ins w:id="50" w:author="Ezra-redaktør" w:date="2026-10-18T13:44:37Z">
        <w:r>
          <w:t xml:space="preserve">weight</w:t>
        </w:r>
      </w:ins>
      <w:r>
        <w:t xml:space="preserve"> </w:t>
      </w:r>
      <w:del w:id="51" w:author="Ezra-redaktør" w:date="2026-10-18T13:44:37Z">
        <w:r>
          <w:delText xml:space="preserve">with</w:delText>
        </w:r>
      </w:del>
      <w:ins w:id="52" w:author="Ezra-redaktør" w:date="2026-10-18T13:44:37Z">
        <w:r>
          <w:t xml:space="preserve">on</w:t>
        </w:r>
      </w:ins>
      <w:r>
        <w:t xml:space="preserve"> </w:t>
      </w:r>
      <w:del w:id="53" w:author="Ezra-redaktør" w:date="2026-10-18T13:44:37Z">
        <w:r>
          <w:delText xml:space="preserve">pressure.</w:delText>
        </w:r>
      </w:del>
      <w:ins w:id="54" w:author="Ezra-redaktør" w:date="2026-10-18T13:44:37Z">
        <w:r>
          <w:t xml:space="preserve">them.</w:t>
        </w:r>
      </w:ins>
      <w:r>
        <w:t xml:space="preserve"> Some </w:t>
      </w:r>
      <w:del w:id="55" w:author="Ezra-redaktør" w:date="2026-10-18T13:44:37Z">
        <w:r>
          <w:delText xml:space="preserve">structures</w:delText>
        </w:r>
      </w:del>
      <w:ins w:id="56" w:author="Ezra-redaktør" w:date="2026-10-18T13:44:37Z">
        <w:r>
          <w:t xml:space="preserve">gave</w:t>
        </w:r>
      </w:ins>
      <w:r>
        <w:t xml:space="preserve"> </w:t>
      </w:r>
      <w:del w:id="57" w:author="Ezra-redaktør" w:date="2026-10-18T13:44:37Z">
        <w:r>
          <w:delText xml:space="preserve">collapsed under scrutiny.</w:delText>
        </w:r>
      </w:del>
      <w:ins w:id="58" w:author="Ezra-redaktør" w:date="2026-10-18T13:44:37Z">
        <w:r>
          <w:t xml:space="preserve">way.</w:t>
        </w:r>
      </w:ins>
      <w:r>
        <w:t xml:space="preserve"> Others turned out to be scaffolding, useful for a </w:t>
      </w:r>
      <w:del w:id="59" w:author="Ezra-redaktør" w:date="2026-10-18T13:44:37Z">
        <w:r>
          <w:delText xml:space="preserve">season,</w:delText>
        </w:r>
      </w:del>
      <w:ins w:id="60" w:author="Ezra-redaktør" w:date="2026-10-18T13:44:37Z">
        <w:r>
          <w:t xml:space="preserve">season but</w:t>
        </w:r>
      </w:ins>
      <w:r>
        <w:t xml:space="preserve"> never </w:t>
      </w:r>
      <w:del w:id="61" w:author="Ezra-redaktør" w:date="2026-10-18T13:44:37Z">
        <w:r>
          <w:delText xml:space="preserve">meant</w:delText>
        </w:r>
      </w:del>
      <w:ins w:id="62" w:author="Ezra-redaktør" w:date="2026-10-18T13:44:37Z">
        <w:r>
          <w:t xml:space="preserve">built</w:t>
        </w:r>
      </w:ins>
      <w:r>
        <w:t xml:space="preserve"> to carry </w:t>
      </w:r>
      <w:del w:id="63" w:author="Ezra-redaktør" w:date="2026-10-18T13:44:37Z">
        <w:r>
          <w:delText xml:space="preserve">real</w:delText>
        </w:r>
      </w:del>
      <w:ins w:id="64" w:author="Ezra-redaktør" w:date="2026-10-18T13:44:37Z">
        <w:r>
          <w:t xml:space="preserve">a</w:t>
        </w:r>
      </w:ins>
      <w:r>
        <w:t xml:space="preserve"> </w:t>
      </w:r>
      <w:del w:id="65" w:author="Ezra-redaktør" w:date="2026-10-18T13:44:37Z">
        <w:r>
          <w:delText xml:space="preserve">weight.</w:delText>
        </w:r>
      </w:del>
      <w:ins w:id="66" w:author="Ezra-redaktør" w:date="2026-10-18T13:44:37Z">
        <w:r>
          <w:t xml:space="preserve">roof.</w:t>
        </w:r>
      </w:ins>
      <w:r>
        <w:t xml:space="preserve"> What remained was foundation.</w:t>
      </w:r>
    </w:p>
    <w:p>
      <w:r>
        <w:t xml:space="preserve">In 2016, I was called. In 2018, I committed. The testing </w:t>
      </w:r>
      <w:del w:id="67" w:author="Ezra-redaktør" w:date="2026-10-18T13:44:37Z">
        <w:r>
          <w:delText xml:space="preserve">began</w:delText>
        </w:r>
      </w:del>
      <w:ins w:id="68" w:author="Ezra-redaktør" w:date="2026-10-18T13:44:37Z">
        <w:r>
          <w:t xml:space="preserve">has</w:t>
        </w:r>
      </w:ins>
      <w:r>
        <w:t xml:space="preserve"> </w:t>
      </w:r>
      <w:del w:id="69" w:author="Ezra-redaktør" w:date="2026-10-18T13:44:37Z">
        <w:r>
          <w:delText xml:space="preserve">then,</w:delText>
        </w:r>
      </w:del>
      <w:ins w:id="70" w:author="Ezra-redaktør" w:date="2026-10-18T13:44:37Z">
        <w:r>
          <w:t xml:space="preserve">not</w:t>
        </w:r>
      </w:ins>
      <w:r>
        <w:t xml:space="preserve"> </w:t>
      </w:r>
      <w:del w:id="71" w:author="Ezra-redaktør" w:date="2026-10-18T13:44:37Z">
        <w:r>
          <w:delText xml:space="preserve">and</w:delText>
        </w:r>
      </w:del>
      <w:ins w:id="72" w:author="Ezra-redaktør" w:date="2026-10-18T13:44:37Z">
        <w:r>
          <w:t xml:space="preserve">stopped</w:t>
        </w:r>
      </w:ins>
      <w:r>
        <w:t xml:space="preserve"> </w:t>
      </w:r>
      <w:del w:id="73" w:author="Ezra-redaktør" w:date="2026-10-18T13:44:37Z">
        <w:r>
          <w:delText xml:space="preserve">it continues still.</w:delText>
        </w:r>
      </w:del>
      <w:ins w:id="74" w:author="Ezra-redaktør" w:date="2026-10-18T13:44:37Z">
        <w:r>
          <w:t xml:space="preserve">since.</w:t>
        </w:r>
      </w:ins>
      <w:r>
        <w:t xml:space="preserve"> By 2022 the path I was walking had narrowed to one: Jesus, and the life that follows from Him. This book </w:t>
      </w:r>
      <w:del w:id="75" w:author="Ezra-redaktør" w:date="2026-10-18T13:44:37Z">
        <w:r>
          <w:delText xml:space="preserve">is not about that journey. But it </w:delText>
        </w:r>
      </w:del>
      <w:r>
        <w:t xml:space="preserve">was forged </w:t>
      </w:r>
      <w:del w:id="76" w:author="Ezra-redaktør" w:date="2026-10-18T13:44:37Z">
        <w:r>
          <w:delText xml:space="preserve">in</w:delText>
        </w:r>
      </w:del>
      <w:ins w:id="77" w:author="Ezra-redaktør" w:date="2026-10-18T13:44:37Z">
        <w:r>
          <w:t xml:space="preserve">on</w:t>
        </w:r>
      </w:ins>
      <w:r>
        <w:t xml:space="preserve"> </w:t>
      </w:r>
      <w:del w:id="78" w:author="Ezra-redaktør" w:date="2026-10-18T13:44:37Z">
        <w:r>
          <w:delText xml:space="preserve">it.</w:delText>
        </w:r>
      </w:del>
      <w:ins w:id="79" w:author="Ezra-redaktør" w:date="2026-10-18T13:44:37Z">
        <w:r>
          <w:t xml:space="preserve">that path.</w:t>
        </w:r>
      </w:ins>
    </w:p>
    <w:p>
      <w:r>
        <w:t xml:space="preserve">You are not </w:t>
      </w:r>
      <w:del w:id="80" w:author="Ezra-redaktør" w:date="2026-10-18T13:44:37Z">
        <w:r>
          <w:delText xml:space="preserve">broken.</w:delText>
        </w:r>
      </w:del>
      <w:ins w:id="81" w:author="Ezra-redaktør" w:date="2026-10-18T13:44:37Z">
        <w:r>
          <w:t xml:space="preserve">beyond repair.</w:t>
        </w:r>
      </w:ins>
      <w:r>
        <w:t xml:space="preserve"> But you are being shaped, whether you choose it or not: by habits, reactions, silence, environment, fear, convenience, and unresolved pain. This book exists to interrupt </w:t>
      </w:r>
      <w:del w:id="82" w:author="Ezra-redaktør" w:date="2026-10-18T13:44:37Z">
        <w:r>
          <w:delText xml:space="preserve">that</w:delText>
        </w:r>
      </w:del>
      <w:ins w:id="83" w:author="Ezra-redaktør" w:date="2026-10-18T13:44:37Z">
        <w:r>
          <w:t xml:space="preserve">the</w:t>
        </w:r>
      </w:ins>
      <w:r>
        <w:t xml:space="preserve"> </w:t>
      </w:r>
      <w:del w:id="84" w:author="Ezra-redaktør" w:date="2026-10-18T13:44:37Z">
        <w:r>
          <w:delText xml:space="preserve">unconscious</w:delText>
        </w:r>
      </w:del>
      <w:ins w:id="85" w:author="Ezra-redaktør" w:date="2026-10-18T13:44:37Z">
        <w:r>
          <w:t xml:space="preserve">shaping</w:t>
        </w:r>
      </w:ins>
      <w:r>
        <w:t xml:space="preserve"> </w:t>
      </w:r>
      <w:del w:id="86" w:author="Ezra-redaktør" w:date="2026-10-18T13:44:37Z">
        <w:r>
          <w:delText xml:space="preserve">shaping.</w:delText>
        </w:r>
      </w:del>
      <w:ins w:id="87" w:author="Ezra-redaktør" w:date="2026-10-18T13:44:37Z">
        <w:r>
          <w:t xml:space="preserve">you never chose.</w:t>
        </w:r>
      </w:ins>
    </w:p>
    <w:p>
      <w:pPr>
        <w:pStyle w:val="Heading2"/>
      </w:pPr>
      <w:r>
        <w:t xml:space="preserve">Why Another Devotional Isn’t Enough</w:t>
      </w:r>
    </w:p>
    <w:p>
      <w:r>
        <w:t xml:space="preserve">Most devotionals aim at inspiration. They </w:t>
      </w:r>
      <w:del w:id="88" w:author="Ezra-redaktør" w:date="2026-10-18T13:44:37Z">
        <w:r>
          <w:delText xml:space="preserve">offer</w:delText>
        </w:r>
      </w:del>
      <w:ins w:id="89" w:author="Ezra-redaktør" w:date="2026-10-18T13:44:37Z">
        <w:r>
          <w:t xml:space="preserve">give you</w:t>
        </w:r>
      </w:ins>
      <w:r>
        <w:t xml:space="preserve"> language for belief </w:t>
      </w:r>
      <w:del w:id="90" w:author="Ezra-redaktør" w:date="2026-10-18T13:44:37Z">
        <w:r>
          <w:delText xml:space="preserve">but</w:delText>
        </w:r>
      </w:del>
      <w:ins w:id="91" w:author="Ezra-redaktør" w:date="2026-10-18T13:44:37Z">
        <w:r>
          <w:t xml:space="preserve">and</w:t>
        </w:r>
      </w:ins>
      <w:r>
        <w:t xml:space="preserve"> few tools for </w:t>
      </w:r>
      <w:del w:id="92" w:author="Ezra-redaktør" w:date="2026-10-18T13:44:37Z">
        <w:r>
          <w:delText xml:space="preserve">pressure, and they speak about faith as an idea rather than as a discipline practiced under real conditions.</w:delText>
        </w:r>
      </w:del>
      <w:ins w:id="93" w:author="Ezra-redaktør" w:date="2026-10-18T13:44:37Z">
        <w:r>
          <w:t xml:space="preserve">pressure.</w:t>
        </w:r>
      </w:ins>
      <w:r>
        <w:t xml:space="preserve"> I have nothing against inspiration. I </w:t>
      </w:r>
      <w:ins w:id="94" w:author="Ezra-redaktør" w:date="2026-10-18T13:44:37Z">
        <w:r>
          <w:t xml:space="preserve">have </w:t>
        </w:r>
      </w:ins>
      <w:r>
        <w:t xml:space="preserve">simply </w:t>
      </w:r>
      <w:del w:id="95" w:author="Ezra-redaktør" w:date="2026-10-18T13:44:37Z">
        <w:r>
          <w:delText xml:space="preserve">notice</w:delText>
        </w:r>
      </w:del>
      <w:ins w:id="96" w:author="Ezra-redaktør" w:date="2026-10-18T13:44:37Z">
        <w:r>
          <w:t xml:space="preserve">noticed</w:t>
        </w:r>
      </w:ins>
      <w:r>
        <w:t xml:space="preserve"> that it evaporates on contact with a hard Tuesday.</w:t>
      </w:r>
    </w:p>
    <w:p>
      <w:r>
        <w:t xml:space="preserve">Young men </w:t>
      </w:r>
      <w:del w:id="97" w:author="Ezra-redaktør" w:date="2026-10-18T13:44:37Z">
        <w:r>
          <w:delText xml:space="preserve">do not</w:delText>
        </w:r>
      </w:del>
      <w:ins w:id="98" w:author="Ezra-redaktør" w:date="2026-10-18T13:44:37Z">
        <w:r>
          <w:t xml:space="preserve">rarely</w:t>
        </w:r>
      </w:ins>
      <w:r>
        <w:t xml:space="preserve"> fail because they disagree with </w:t>
      </w:r>
      <w:ins w:id="99" w:author="Ezra-redaktør" w:date="2026-10-18T13:44:37Z">
        <w:r>
          <w:t xml:space="preserve">their </w:t>
        </w:r>
      </w:ins>
      <w:r>
        <w:t xml:space="preserve">faith. They fail because they </w:t>
      </w:r>
      <w:del w:id="100" w:author="Ezra-redaktør" w:date="2026-10-18T13:44:37Z">
        <w:r>
          <w:delText xml:space="preserve">have not</w:delText>
        </w:r>
      </w:del>
      <w:ins w:id="101" w:author="Ezra-redaktør" w:date="2026-10-18T13:44:37Z">
        <w:r>
          <w:t xml:space="preserve">never</w:t>
        </w:r>
      </w:ins>
      <w:r>
        <w:t xml:space="preserve"> trained it. Pressure does not ask what you believe. It reveals what you have practiced.</w:t>
      </w:r>
      <w:del w:id="102" w:author="Ezra-redaktør" w:date="2026-10-18T13:44:37Z">
        <w:r>
          <w:delText xml:space="preserve"> This book was built for that reality.</w:delText>
        </w:r>
      </w:del>
    </w:p>
    <w:p>
      <w:del w:id="103" w:author="Ezra-redaktør" w:date="2026-10-18T13:44:37Z">
        <w:r>
          <w:delText xml:space="preserve">It</w:delText>
        </w:r>
      </w:del>
      <w:ins w:id="104" w:author="Ezra-redaktør" w:date="2026-10-18T13:44:37Z">
        <w:r>
          <w:t xml:space="preserve">This</w:t>
        </w:r>
      </w:ins>
      <w:r>
        <w:t xml:space="preserve"> </w:t>
      </w:r>
      <w:del w:id="105" w:author="Ezra-redaktør" w:date="2026-10-18T13:44:37Z">
        <w:r>
          <w:delText xml:space="preserve">does not assume a lack of sincerity. It</w:delText>
        </w:r>
      </w:del>
      <w:ins w:id="106" w:author="Ezra-redaktør" w:date="2026-10-18T13:44:37Z">
        <w:r>
          <w:t xml:space="preserve">book</w:t>
        </w:r>
      </w:ins>
      <w:r>
        <w:t xml:space="preserve"> assumes </w:t>
      </w:r>
      <w:del w:id="107" w:author="Ezra-redaktør" w:date="2026-10-18T13:44:37Z">
        <w:r>
          <w:delText xml:space="preserve">a</w:delText>
        </w:r>
      </w:del>
      <w:ins w:id="108" w:author="Ezra-redaktør" w:date="2026-10-18T13:44:37Z">
        <w:r>
          <w:t xml:space="preserve">you</w:t>
        </w:r>
      </w:ins>
      <w:r>
        <w:t xml:space="preserve"> </w:t>
      </w:r>
      <w:del w:id="109" w:author="Ezra-redaktør" w:date="2026-10-18T13:44:37Z">
        <w:r>
          <w:delText xml:space="preserve">lack</w:delText>
        </w:r>
      </w:del>
      <w:ins w:id="110" w:author="Ezra-redaktør" w:date="2026-10-18T13:44:37Z">
        <w:r>
          <w:t xml:space="preserve">are</w:t>
        </w:r>
      </w:ins>
      <w:r>
        <w:t xml:space="preserve"> </w:t>
      </w:r>
      <w:del w:id="111" w:author="Ezra-redaktør" w:date="2026-10-18T13:44:37Z">
        <w:r>
          <w:delText xml:space="preserve">of</w:delText>
        </w:r>
      </w:del>
      <w:ins w:id="112" w:author="Ezra-redaktør" w:date="2026-10-18T13:44:37Z">
        <w:r>
          <w:t xml:space="preserve">sincere</w:t>
        </w:r>
      </w:ins>
      <w:r>
        <w:t xml:space="preserve"> </w:t>
      </w:r>
      <w:del w:id="113" w:author="Ezra-redaktør" w:date="2026-10-18T13:44:37Z">
        <w:r>
          <w:delText xml:space="preserve">formation.</w:delText>
        </w:r>
      </w:del>
      <w:ins w:id="114" w:author="Ezra-redaktør" w:date="2026-10-18T13:44:37Z">
        <w:r>
          <w:t xml:space="preserve">and</w:t>
        </w:r>
      </w:ins>
      <w:r>
        <w:t xml:space="preserve"> </w:t>
      </w:r>
      <w:del w:id="115" w:author="Ezra-redaktør" w:date="2026-10-18T13:44:37Z">
        <w:r>
          <w:delText xml:space="preserve">It</w:delText>
        </w:r>
      </w:del>
      <w:ins w:id="116" w:author="Ezra-redaktør" w:date="2026-10-18T13:44:37Z">
        <w:r>
          <w:t xml:space="preserve">untrained. What it cares about</w:t>
        </w:r>
      </w:ins>
      <w:r>
        <w:t xml:space="preserve"> is</w:t>
      </w:r>
      <w:del w:id="117" w:author="Ezra-redaktør" w:date="2026-10-18T13:44:37Z">
        <w:r>
          <w:delText xml:space="preserve"> not interested in emotional highs or spiritual vocabulary. It is interested in</w:delText>
        </w:r>
      </w:del>
      <w:r>
        <w:t xml:space="preserve"> whether your faith holds when no one is watching, when motivation is low, when tension is high, when old patterns resurface, and when life </w:t>
      </w:r>
      <w:del w:id="118" w:author="Ezra-redaktør" w:date="2026-10-18T13:44:37Z">
        <w:r>
          <w:delText xml:space="preserve">feels</w:delText>
        </w:r>
      </w:del>
      <w:ins w:id="119" w:author="Ezra-redaktør" w:date="2026-10-18T13:44:37Z">
        <w:r>
          <w:t xml:space="preserve">goes</w:t>
        </w:r>
      </w:ins>
      <w:r>
        <w:t xml:space="preserve"> </w:t>
      </w:r>
      <w:del w:id="120" w:author="Ezra-redaktør" w:date="2026-10-18T13:44:37Z">
        <w:r>
          <w:delText xml:space="preserve">quiet rather than dramatic.</w:delText>
        </w:r>
      </w:del>
      <w:ins w:id="121" w:author="Ezra-redaktør" w:date="2026-10-18T13:44:37Z">
        <w:r>
          <w:t xml:space="preserve">quiet.</w:t>
        </w:r>
      </w:ins>
    </w:p>
    <w:p>
      <w:pPr>
        <w:pStyle w:val="Heading2"/>
      </w:pPr>
      <w:r>
        <w:t xml:space="preserve">Forged, Not Polished</w:t>
      </w:r>
    </w:p>
    <w:p>
      <w:pPr>
        <w:rPr>
          <w:del w:id="122" w:author="Ezra-redaktør" w:date="2026-10-18T13:44:37Z"/>
        </w:rPr>
      </w:pPr>
      <w:del w:id="123" w:author="Ezra-redaktør" w:date="2026-10-18T13:44:37Z">
        <w:r>
          <w:delText xml:space="preserve">Formation is not cosmetic. Steel is not strengthened by affirmation; it is strengthened by fire, resistance, and repetition. What survives pressure becomes reliable. What avoids pressure remains theoretical.</w:delText>
        </w:r>
      </w:del>
    </w:p>
    <w:p>
      <w:ins w:id="124" w:author="Ezra-redaktør" w:date="2026-10-18T13:44:37Z">
        <w:r>
          <w:t xml:space="preserve">Affirmation does nothing for steel. Fire, resistance, and repetition do the work, and whatever avoids the pressure stays theory. </w:t>
        </w:r>
      </w:ins>
      <w:r>
        <w:t xml:space="preserve">That is why this book is called *Forged*. </w:t>
      </w:r>
      <w:del w:id="125" w:author="Ezra-redaktør" w:date="2026-10-18T13:44:37Z">
        <w:r>
          <w:delText xml:space="preserve">Not</w:delText>
        </w:r>
      </w:del>
      <w:ins w:id="126" w:author="Ezra-redaktør" w:date="2026-10-18T13:44:37Z">
        <w:r>
          <w:t xml:space="preserve">Formation</w:t>
        </w:r>
      </w:ins>
      <w:r>
        <w:t xml:space="preserve"> </w:t>
      </w:r>
      <w:del w:id="127" w:author="Ezra-redaktør" w:date="2026-10-18T13:44:37Z">
        <w:r>
          <w:delText xml:space="preserve">because</w:delText>
        </w:r>
      </w:del>
      <w:ins w:id="128" w:author="Ezra-redaktør" w:date="2026-10-18T13:44:37Z">
        <w:r>
          <w:t xml:space="preserve">costs</w:t>
        </w:r>
      </w:ins>
      <w:r>
        <w:t xml:space="preserve"> </w:t>
      </w:r>
      <w:del w:id="129" w:author="Ezra-redaktør" w:date="2026-10-18T13:44:37Z">
        <w:r>
          <w:delText xml:space="preserve">faith is violent. But because formation is costly.</w:delText>
        </w:r>
      </w:del>
      <w:ins w:id="130" w:author="Ezra-redaktør" w:date="2026-10-18T13:44:37Z">
        <w:r>
          <w:t xml:space="preserve">something.</w:t>
        </w:r>
      </w:ins>
      <w:r>
        <w:t xml:space="preserve"> Growth leaves </w:t>
      </w:r>
      <w:del w:id="131" w:author="Ezra-redaktør" w:date="2026-10-18T13:44:37Z">
        <w:r>
          <w:delText xml:space="preserve">marks.</w:delText>
        </w:r>
      </w:del>
      <w:ins w:id="132" w:author="Ezra-redaktør" w:date="2026-10-18T13:44:37Z">
        <w:r>
          <w:t xml:space="preserve">marks,</w:t>
        </w:r>
      </w:ins>
      <w:r>
        <w:t xml:space="preserve"> </w:t>
      </w:r>
      <w:del w:id="133" w:author="Ezra-redaktør" w:date="2026-10-18T13:44:37Z">
        <w:r>
          <w:delText xml:space="preserve">Integrity</w:delText>
        </w:r>
      </w:del>
      <w:ins w:id="134" w:author="Ezra-redaktør" w:date="2026-10-18T13:44:37Z">
        <w:r>
          <w:t xml:space="preserve">integrity</w:t>
        </w:r>
      </w:ins>
      <w:r>
        <w:t xml:space="preserve"> is earned </w:t>
      </w:r>
      <w:del w:id="135" w:author="Ezra-redaktør" w:date="2026-10-18T13:44:37Z">
        <w:r>
          <w:delText xml:space="preserve">slowly.</w:delText>
        </w:r>
      </w:del>
      <w:ins w:id="136" w:author="Ezra-redaktør" w:date="2026-10-18T13:44:37Z">
        <w:r>
          <w:t xml:space="preserve">slowly,</w:t>
        </w:r>
      </w:ins>
      <w:r>
        <w:t xml:space="preserve"> </w:t>
      </w:r>
      <w:del w:id="137" w:author="Ezra-redaktør" w:date="2026-10-18T13:44:37Z">
        <w:r>
          <w:delText xml:space="preserve">What</w:delText>
        </w:r>
      </w:del>
      <w:ins w:id="138" w:author="Ezra-redaktør" w:date="2026-10-18T13:44:37Z">
        <w:r>
          <w:t xml:space="preserve">and what</w:t>
        </w:r>
      </w:ins>
      <w:r>
        <w:t xml:space="preserve"> shapes you most is </w:t>
      </w:r>
      <w:del w:id="139" w:author="Ezra-redaktør" w:date="2026-10-18T13:44:37Z">
        <w:r>
          <w:delText xml:space="preserve">not what you admire, but </w:delText>
        </w:r>
      </w:del>
      <w:r>
        <w:t xml:space="preserve">what you endure honestly.</w:t>
      </w:r>
    </w:p>
    <w:p>
      <w:pPr>
        <w:rPr>
          <w:del w:id="140" w:author="Ezra-redaktør" w:date="2026-10-18T13:44:37Z"/>
        </w:rPr>
      </w:pPr>
      <w:del w:id="141" w:author="Ezra-redaktør" w:date="2026-10-18T13:44:37Z">
        <w:r>
          <w:delText xml:space="preserve">Each day, therefore, begins with a real scenario drawn from lived experience: quiet failures, subtle compromises, internal tensions most young men carry without language. These are not dramatic collapses. They are everyday moments where direction is either trained or eroded. You will not meet heroes here. You will meet honest men in process. The goal is not perfection. The goal is alignment.</w:delText>
        </w:r>
      </w:del>
    </w:p>
    <w:p>
      <w:pPr>
        <w:pStyle w:val="Heading2"/>
        <w:rPr>
          <w:del w:id="142" w:author="Ezra-redaktør" w:date="2026-10-18T13:44:37Z"/>
        </w:rPr>
      </w:pPr>
      <w:del w:id="143" w:author="Ezra-redaktør" w:date="2026-10-18T13:44:37Z">
        <w:r>
          <w:delText xml:space="preserve">The FORGE Path</w:delText>
        </w:r>
      </w:del>
    </w:p>
    <w:p>
      <w:pPr>
        <w:rPr>
          <w:del w:id="144" w:author="Ezra-redaktør" w:date="2026-10-18T13:44:37Z"/>
        </w:rPr>
      </w:pPr>
      <w:del w:id="145" w:author="Ezra-redaktør" w:date="2026-10-18T13:44:37Z">
        <w:r>
          <w:delText xml:space="preserve">The book is structured around a single formation cycle: FORGE. Each letter names a phase of training that faith must pass through to become durable.</w:delText>
        </w:r>
      </w:del>
    </w:p>
    <w:p>
      <w:pPr>
        <w:rPr>
          <w:del w:id="146" w:author="Ezra-redaktør" w:date="2026-10-18T13:44:37Z"/>
        </w:rPr>
      </w:pPr>
      <w:del w:id="147" w:author="Ezra-redaktør" w:date="2026-10-18T13:44:37Z">
        <w:r>
          <w:delText xml:space="preserve">**F – FLARE (Days 1–8): Ignition.** This phase generates heat. Passive faith is disrupted, ownership is awakened, and questions are treated not as threats but as signals that faith is becoming personal.</w:delText>
        </w:r>
      </w:del>
    </w:p>
    <w:p>
      <w:pPr>
        <w:rPr>
          <w:del w:id="148" w:author="Ezra-redaktør" w:date="2026-10-18T13:44:37Z"/>
        </w:rPr>
      </w:pPr>
      <w:del w:id="149" w:author="Ezra-redaktør" w:date="2026-10-18T13:44:37Z">
        <w:r>
          <w:delText xml:space="preserve">**O – OBSERVE (Days 9–16): Awareness.** Attention sharpens. You begin to notice what has been forming you unnoticed: screens, silence, peers, money, sexuality, anger, relationships, private habits. Nothing changes until it is seen clearly.</w:delText>
        </w:r>
      </w:del>
    </w:p>
    <w:p>
      <w:pPr>
        <w:rPr>
          <w:del w:id="150" w:author="Ezra-redaktør" w:date="2026-10-18T13:44:37Z"/>
        </w:rPr>
      </w:pPr>
      <w:del w:id="151" w:author="Ezra-redaktør" w:date="2026-10-18T13:44:37Z">
        <w:r>
          <w:delText xml:space="preserve">**R – REFINE (Days 17–24): Integration.** Belief moves into action. Knowledge demands obedience. Brotherhood replaces isolation. Faith becomes practiced, not merely agreed with.</w:delText>
        </w:r>
      </w:del>
    </w:p>
    <w:p>
      <w:pPr>
        <w:rPr>
          <w:del w:id="152" w:author="Ezra-redaktør" w:date="2026-10-18T13:44:37Z"/>
        </w:rPr>
      </w:pPr>
      <w:del w:id="153" w:author="Ezra-redaktør" w:date="2026-10-18T13:44:37Z">
        <w:r>
          <w:delText xml:space="preserve">**G – GRIT (Days 25–32): Endurance.** Discipline hardens into rhythm. Mornings, screens, fatigue, anxiety, physical care, consistency, finishing. Faith is trained to persist when motivation fades.</w:delText>
        </w:r>
      </w:del>
    </w:p>
    <w:p>
      <w:pPr>
        <w:rPr>
          <w:del w:id="154" w:author="Ezra-redaktør" w:date="2026-10-18T13:44:37Z"/>
        </w:rPr>
      </w:pPr>
      <w:del w:id="155" w:author="Ezra-redaktør" w:date="2026-10-18T13:44:37Z">
        <w:r>
          <w:delText xml:space="preserve">**E – ELEVATE (Days 33–40): Expression.** Formation turns outward: leadership, witness, speech, influence, perspective, conviction, direction. Faith is lived, not loudly, but reliably.</w:delText>
        </w:r>
      </w:del>
    </w:p>
    <w:p>
      <w:pPr>
        <w:rPr>
          <w:del w:id="156" w:author="Ezra-redaktør" w:date="2026-10-18T13:44:37Z"/>
        </w:rPr>
      </w:pPr>
      <w:del w:id="157" w:author="Ezra-redaktør" w:date="2026-10-18T13:44:37Z">
        <w:r>
          <w:delText xml:space="preserve">Each phase builds on the last. Skipping steps produces fragile belief. Walking the whole path builds endurance.</w:delText>
        </w:r>
      </w:del>
    </w:p>
    <w:p>
      <w:pPr>
        <w:pStyle w:val="Heading2"/>
        <w:rPr>
          <w:del w:id="158" w:author="Ezra-redaktør" w:date="2026-10-18T13:44:37Z"/>
        </w:rPr>
      </w:pPr>
      <w:del w:id="159" w:author="Ezra-redaktør" w:date="2026-10-18T13:44:37Z">
        <w:r>
          <w:delText xml:space="preserve">How This Book Works</w:delText>
        </w:r>
      </w:del>
    </w:p>
    <w:p>
      <w:pPr>
        <w:rPr>
          <w:del w:id="160" w:author="Ezra-redaktør" w:date="2026-10-18T13:44:37Z"/>
        </w:rPr>
      </w:pPr>
      <w:del w:id="161" w:author="Ezra-redaktør" w:date="2026-10-18T13:44:37Z">
        <w:r>
          <w:delText xml:space="preserve">Each day contains five elements:</w:delText>
        </w:r>
      </w:del>
    </w:p>
    <w:p>
      <w:pPr>
        <w:rPr>
          <w:del w:id="162" w:author="Ezra-redaktør" w:date="2026-10-18T13:44:37Z"/>
        </w:rPr>
      </w:pPr>
      <w:del w:id="163" w:author="Ezra-redaktør" w:date="2026-10-18T13:44:37Z">
        <w:r>
          <w:delText xml:space="preserve">- A lived scenario, not a sermon, but a moment - A clarified conflict, named precisely, without exaggeration - A reframing insight, not inspiration, but orientation - A contrast table, before and after, to sharpen awareness - A concrete practice, something you can actually do</w:delText>
        </w:r>
      </w:del>
    </w:p>
    <w:p>
      <w:pPr>
        <w:rPr>
          <w:del w:id="164" w:author="Ezra-redaktør" w:date="2026-10-18T13:44:37Z"/>
        </w:rPr>
      </w:pPr>
      <w:del w:id="165" w:author="Ezra-redaktør" w:date="2026-10-18T13:44:37Z">
        <w:r>
          <w:delText xml:space="preserve">You are not asked to feel anything. You are asked to practice, because repetition forms reflex, and reflex determines who you become under pressure.</w:delText>
        </w:r>
      </w:del>
    </w:p>
    <w:p>
      <w:pPr>
        <w:pStyle w:val="Heading2"/>
        <w:rPr>
          <w:del w:id="166" w:author="Ezra-redaktør" w:date="2026-10-18T13:44:37Z"/>
        </w:rPr>
      </w:pPr>
      <w:del w:id="167" w:author="Ezra-redaktør" w:date="2026-10-18T13:44:37Z">
        <w:r>
          <w:delText xml:space="preserve">Healing Forge: Where Formation Meets Wounds</w:delText>
        </w:r>
      </w:del>
    </w:p>
    <w:p>
      <w:pPr>
        <w:rPr>
          <w:del w:id="168" w:author="Ezra-redaktør" w:date="2026-10-18T13:44:37Z"/>
        </w:rPr>
      </w:pPr>
      <w:del w:id="169" w:author="Ezra-redaktør" w:date="2026-10-18T13:44:37Z">
        <w:r>
          <w:delText xml:space="preserve">Some days include Healing Forge sidebars. They are not detours; they are necessary. Many young men do not lack discipline; they lack healing. Anxiety, anger, relational wounds, sexual shame, spiritual numbness, and unresolved father pain quietly sabotage formation when left unaddressed, the way water in a fuel line sabotages an engine that no amount of throttle will fix.</w:delText>
        </w:r>
      </w:del>
    </w:p>
    <w:p>
      <w:pPr>
        <w:rPr>
          <w:del w:id="170" w:author="Ezra-redaktør" w:date="2026-10-18T13:44:37Z"/>
        </w:rPr>
      </w:pPr>
      <w:del w:id="171" w:author="Ezra-redaktør" w:date="2026-10-18T13:44:37Z">
        <w:r>
          <w:delText xml:space="preserve">The picture is too simple, of course. A fuel line can be drained in an afternoon; a wound cannot. But the principle holds: some problems are not solved by trying harder.</w:delText>
        </w:r>
      </w:del>
    </w:p>
    <w:p>
      <w:pPr>
        <w:rPr>
          <w:del w:id="172" w:author="Ezra-redaktør" w:date="2026-10-18T13:44:37Z"/>
        </w:rPr>
      </w:pPr>
      <w:del w:id="173" w:author="Ezra-redaktør" w:date="2026-10-18T13:44:37Z">
        <w:r>
          <w:delText xml:space="preserve">Healing Forge does not diagnose or dramatize. It names patterns with clarity and offers grounded, dignified practices. You are not required to revisit every wound. You are invited to stop letting them steer you unnoticed.</w:delText>
        </w:r>
      </w:del>
    </w:p>
    <w:p>
      <w:pPr>
        <w:pStyle w:val="Heading2"/>
        <w:rPr>
          <w:del w:id="174" w:author="Ezra-redaktør" w:date="2026-10-18T13:44:37Z"/>
        </w:rPr>
      </w:pPr>
      <w:del w:id="175" w:author="Ezra-redaktør" w:date="2026-10-18T13:44:37Z">
        <w:r>
          <w:delText xml:space="preserve">What This Book Will Not Do</w:delText>
        </w:r>
      </w:del>
    </w:p>
    <w:p>
      <w:pPr>
        <w:rPr>
          <w:del w:id="176" w:author="Ezra-redaktør" w:date="2026-10-18T13:44:37Z"/>
        </w:rPr>
      </w:pPr>
      <w:del w:id="177" w:author="Ezra-redaktør" w:date="2026-10-18T13:44:37Z">
        <w:r>
          <w:delText xml:space="preserve">This book will not:</w:delText>
        </w:r>
      </w:del>
    </w:p>
    <w:p>
      <w:pPr>
        <w:rPr>
          <w:del w:id="178" w:author="Ezra-redaktør" w:date="2026-10-18T13:44:37Z"/>
        </w:rPr>
      </w:pPr>
      <w:del w:id="179" w:author="Ezra-redaktør" w:date="2026-10-18T13:44:37Z">
        <w:r>
          <w:delText xml:space="preserve">- Hype you - Flatter you - Entertain you - Fix you quickly - Replace mentors, community, or responsibility</w:delText>
        </w:r>
      </w:del>
    </w:p>
    <w:p>
      <w:pPr>
        <w:rPr>
          <w:del w:id="180" w:author="Ezra-redaktør" w:date="2026-10-18T13:44:37Z"/>
        </w:rPr>
      </w:pPr>
      <w:del w:id="181" w:author="Ezra-redaktør" w:date="2026-10-18T13:44:37Z">
        <w:r>
          <w:delText xml:space="preserve">It will not promise ease, and it will not reduce faith to tactics. What it will do is give you language, clarity, restraint, tools, and direction.</w:delText>
        </w:r>
      </w:del>
    </w:p>
    <w:p>
      <w:pPr>
        <w:rPr>
          <w:del w:id="182" w:author="Ezra-redaktør" w:date="2026-10-18T13:44:37Z"/>
        </w:rPr>
      </w:pPr>
      <w:del w:id="183" w:author="Ezra-redaktør" w:date="2026-10-18T13:44:37Z">
        <w:r>
          <w:delText xml:space="preserve">And one boundary stated plainly, because it matters: this book is not a counselor. If you are carrying deep trauma, such as harm done to you, grief that will not move, or thoughts that frighten you, the Healing Forge pages will name patterns, but they cannot walk you through them.</w:delText>
        </w:r>
      </w:del>
    </w:p>
    <w:p>
      <w:pPr>
        <w:rPr>
          <w:del w:id="184" w:author="Ezra-redaktør" w:date="2026-10-18T13:44:37Z"/>
        </w:rPr>
      </w:pPr>
      <w:del w:id="185" w:author="Ezra-redaktør" w:date="2026-10-18T13:44:37Z">
        <w:r>
          <w:delText xml:space="preserve">A pastor, a doctor, or a licensed counselor can. Going to one is not a detour from formation. It is formation: the same honesty this book asks of you everywhere else, taken to the right room.</w:delText>
        </w:r>
      </w:del>
    </w:p>
    <w:p>
      <w:pPr>
        <w:pStyle w:val="Heading2"/>
      </w:pPr>
      <w:r>
        <w:t xml:space="preserve">Who This Book Is For</w:t>
      </w:r>
    </w:p>
    <w:p>
      <w:r>
        <w:t xml:space="preserve">This book is for young men who:</w:t>
      </w:r>
    </w:p>
    <w:p>
      <w:r>
        <w:t xml:space="preserve">- Believe, but feel untrained - Are sincere, but inconsistent - Want integrity more than intensity - Sense </w:t>
      </w:r>
      <w:del w:id="186" w:author="Ezra-redaktør" w:date="2026-10-18T13:44:37Z">
        <w:r>
          <w:delText xml:space="preserve">they’re</w:delText>
        </w:r>
      </w:del>
      <w:ins w:id="187" w:author="Ezra-redaktør" w:date="2026-10-18T13:44:37Z">
        <w:r>
          <w:t xml:space="preserve">they are</w:t>
        </w:r>
      </w:ins>
      <w:r>
        <w:t xml:space="preserve"> being </w:t>
      </w:r>
      <w:del w:id="188" w:author="Ezra-redaktør" w:date="2026-10-18T13:44:37Z">
        <w:r>
          <w:delText xml:space="preserve">shaped.</w:delText>
        </w:r>
      </w:del>
      <w:ins w:id="189" w:author="Ezra-redaktør" w:date="2026-10-18T13:44:37Z">
        <w:r>
          <w:t xml:space="preserve">shaped,</w:t>
        </w:r>
      </w:ins>
      <w:r>
        <w:t xml:space="preserve"> </w:t>
      </w:r>
      <w:del w:id="190" w:author="Ezra-redaktør" w:date="2026-10-18T13:44:37Z">
        <w:r>
          <w:delText xml:space="preserve">But</w:delText>
        </w:r>
      </w:del>
      <w:ins w:id="191" w:author="Ezra-redaktør" w:date="2026-10-18T13:44:37Z">
        <w:r>
          <w:t xml:space="preserve">but</w:t>
        </w:r>
      </w:ins>
      <w:r>
        <w:t xml:space="preserve"> not </w:t>
      </w:r>
      <w:del w:id="192" w:author="Ezra-redaktør" w:date="2026-10-18T13:44:37Z">
        <w:r>
          <w:delText xml:space="preserve">intentionally</w:delText>
        </w:r>
      </w:del>
      <w:ins w:id="193" w:author="Ezra-redaktør" w:date="2026-10-18T13:44:37Z">
        <w:r>
          <w:t xml:space="preserve">by their own choosing</w:t>
        </w:r>
      </w:ins>
    </w:p>
    <w:p>
      <w:pPr>
        <w:rPr>
          <w:del w:id="194" w:author="Ezra-redaktør" w:date="2026-10-18T13:44:37Z"/>
        </w:rPr>
      </w:pPr>
      <w:del w:id="195" w:author="Ezra-redaktør" w:date="2026-10-18T13:44:37Z">
        <w:r>
          <w:delText xml:space="preserve">If you are looking for comfort, this book may frustrate you. If you are looking for formation, it was written for you.</w:delText>
        </w:r>
      </w:del>
    </w:p>
    <w:p>
      <w:pPr>
        <w:rPr>
          <w:ins w:id="196" w:author="Ezra-redaktør" w:date="2026-10-18T13:44:37Z"/>
        </w:rPr>
      </w:pPr>
      <w:ins w:id="197" w:author="Ezra-redaktør" w:date="2026-10-18T13:44:37Z">
        <w:r>
          <w:t xml:space="preserve">It will not hype you up, flatter you, entertain you, or fix you quickly, and it cannot replace mentors, community, or your own responsibility. If you want comfort, it may frustrate you. If you want to be formed, it was written for you.</w:t>
        </w:r>
      </w:ins>
    </w:p>
    <w:p>
      <w:pPr>
        <w:pStyle w:val="Heading2"/>
        <w:rPr>
          <w:ins w:id="198" w:author="Ezra-redaktør" w:date="2026-10-18T13:44:37Z"/>
        </w:rPr>
      </w:pPr>
      <w:ins w:id="199" w:author="Ezra-redaktør" w:date="2026-10-18T13:44:37Z">
        <w:r>
          <w:t xml:space="preserve">The FORGE Path</w:t>
        </w:r>
      </w:ins>
    </w:p>
    <w:p>
      <w:pPr>
        <w:rPr>
          <w:ins w:id="200" w:author="Ezra-redaktør" w:date="2026-10-18T13:44:37Z"/>
        </w:rPr>
      </w:pPr>
      <w:ins w:id="201" w:author="Ezra-redaktør" w:date="2026-10-18T13:44:37Z">
        <w:r>
          <w:t xml:space="preserve">The forty days follow one training cycle, FORGE. Each letter names a phase.</w:t>
        </w:r>
      </w:ins>
    </w:p>
    <w:p>
      <w:pPr>
        <w:rPr>
          <w:ins w:id="202" w:author="Ezra-redaktør" w:date="2026-10-18T13:44:37Z"/>
        </w:rPr>
      </w:pPr>
      <w:ins w:id="203" w:author="Ezra-redaktør" w:date="2026-10-18T13:44:37Z">
        <w:r>
          <w:t xml:space="preserve">**FLARE (Days 1–8): Ignition.** Passive faith is shaken awake and starts to become your own. Questions become signs of ownership.</w:t>
        </w:r>
      </w:ins>
    </w:p>
    <w:p>
      <w:pPr>
        <w:rPr>
          <w:ins w:id="204" w:author="Ezra-redaktør" w:date="2026-10-18T13:44:37Z"/>
        </w:rPr>
      </w:pPr>
      <w:ins w:id="205" w:author="Ezra-redaktør" w:date="2026-10-18T13:44:37Z">
        <w:r>
          <w:t xml:space="preserve">**OBSERVE (Days 9–16): Awareness.** You start to see what has been shaping you without your noticing: screens, silence, peers, money, anger, relationships, private habits.</w:t>
        </w:r>
      </w:ins>
    </w:p>
    <w:p>
      <w:pPr>
        <w:rPr>
          <w:ins w:id="206" w:author="Ezra-redaktør" w:date="2026-10-18T13:44:37Z"/>
        </w:rPr>
      </w:pPr>
      <w:ins w:id="207" w:author="Ezra-redaktør" w:date="2026-10-18T13:44:37Z">
        <w:r>
          <w:t xml:space="preserve">**REFINE (Days 17–24): Integration.** Belief moves into action. Knowledge demands obedience, and brotherhood replaces isolation.</w:t>
        </w:r>
      </w:ins>
    </w:p>
    <w:p>
      <w:pPr>
        <w:rPr>
          <w:ins w:id="208" w:author="Ezra-redaktør" w:date="2026-10-18T13:44:37Z"/>
        </w:rPr>
      </w:pPr>
      <w:ins w:id="209" w:author="Ezra-redaktør" w:date="2026-10-18T13:44:37Z">
        <w:r>
          <w:t xml:space="preserve">**GRIT (Days 25–32): Endurance.** Discipline settles into rhythm through mornings, fatigue, anxiety, care of the body, and finishing what you start.</w:t>
        </w:r>
      </w:ins>
    </w:p>
    <w:p>
      <w:pPr>
        <w:rPr>
          <w:ins w:id="210" w:author="Ezra-redaktør" w:date="2026-10-18T13:44:37Z"/>
        </w:rPr>
      </w:pPr>
      <w:ins w:id="211" w:author="Ezra-redaktør" w:date="2026-10-18T13:44:37Z">
        <w:r>
          <w:t xml:space="preserve">**ELEVATE (Days 33–40): Expression.** What was formed inside turns outward into leadership, witness, speech, and influence.</w:t>
        </w:r>
      </w:ins>
    </w:p>
    <w:p>
      <w:pPr>
        <w:rPr>
          <w:ins w:id="212" w:author="Ezra-redaktør" w:date="2026-10-18T13:44:37Z"/>
        </w:rPr>
      </w:pPr>
      <w:ins w:id="213" w:author="Ezra-redaktør" w:date="2026-10-18T13:44:37Z">
        <w:r>
          <w:t xml:space="preserve">Each phase builds on the last. Walk the whole path.</w:t>
        </w:r>
      </w:ins>
    </w:p>
    <w:p>
      <w:pPr>
        <w:pStyle w:val="Heading2"/>
      </w:pPr>
      <w:r>
        <w:t xml:space="preserve">How</w:t>
      </w:r>
      <w:del w:id="214" w:author="Ezra-redaktør" w:date="2026-10-18T13:44:37Z">
        <w:r>
          <w:delText xml:space="preserve"> to Use</w:delText>
        </w:r>
      </w:del>
      <w:r>
        <w:t xml:space="preserve"> This Book</w:t>
      </w:r>
      <w:ins w:id="215" w:author="Ezra-redaktør" w:date="2026-10-18T13:44:37Z">
        <w:r>
          <w:t xml:space="preserve"> Works</w:t>
        </w:r>
      </w:ins>
    </w:p>
    <w:p>
      <w:pPr>
        <w:rPr>
          <w:del w:id="216" w:author="Ezra-redaktør" w:date="2026-10-18T13:44:37Z"/>
        </w:rPr>
      </w:pPr>
      <w:del w:id="217" w:author="Ezra-redaktør" w:date="2026-10-18T13:44:37Z">
        <w:r>
          <w:delText xml:space="preserve">Read one day at a time. Do not rush. The practices matter more than the pages; the quiet repetitions matter more than insight; and the days you feel nothing count for as much as the days you feel clarity.</w:delText>
        </w:r>
      </w:del>
    </w:p>
    <w:p>
      <w:pPr>
        <w:rPr>
          <w:ins w:id="218" w:author="Ezra-redaktør" w:date="2026-10-18T13:44:37Z"/>
        </w:rPr>
      </w:pPr>
      <w:ins w:id="219" w:author="Ezra-redaktør" w:date="2026-10-18T13:44:37Z">
        <w:r>
          <w:t xml:space="preserve">Every day has the same shape: a short opening, a scenario drawn from lived experience, a contrast table, a reframing, one concrete practice, and a short Healing Forge section. The scenarios are ordinary ones: quiet failures, small compromises, the tensions most young men carry without words for them. There are no heroes in them, only honest men still being forged.</w:t>
        </w:r>
      </w:ins>
    </w:p>
    <w:p>
      <w:pPr>
        <w:rPr>
          <w:del w:id="220" w:author="Ezra-redaktør" w:date="2026-10-18T13:44:37Z"/>
        </w:rPr>
      </w:pPr>
      <w:del w:id="221" w:author="Ezra-redaktør" w:date="2026-10-18T13:44:37Z">
        <w:r>
          <w:delText xml:space="preserve">And a word about the size of the practices, so you can trust it. Each day asks for one action and a few questions: five to ten minutes, not an evening. Where a day lists examples, they are a menu, not a checklist: choose one. The load is meant to stay the same from Day 1 to Day 40, and it does. The point is never volume. It is repetition.</w:delText>
        </w:r>
      </w:del>
    </w:p>
    <w:p>
      <w:pPr>
        <w:rPr>
          <w:ins w:id="222" w:author="Ezra-redaktør" w:date="2026-10-18T13:44:37Z"/>
        </w:rPr>
      </w:pPr>
      <w:ins w:id="223" w:author="Ezra-redaktør" w:date="2026-10-18T13:44:37Z">
        <w:r>
          <w:t xml:space="preserve">The practice is the point. You are not asked to feel anything, and the days you feel nothing count as much as the days you feel clarity. Repetition forms reflex, and reflex decides who you are under pressure.</w:t>
        </w:r>
      </w:ins>
    </w:p>
    <w:p>
      <w:pPr>
        <w:rPr>
          <w:del w:id="224" w:author="Ezra-redaktør" w:date="2026-10-18T13:44:37Z"/>
        </w:rPr>
      </w:pPr>
      <w:del w:id="225" w:author="Ezra-redaktør" w:date="2026-10-18T13:44:37Z">
        <w:r>
          <w:delText xml:space="preserve">You will notice, too, that the days share one frame. That is deliberate. A scaffold you recognize is a scaffold you stop noticing. And what remains standing is the work.</w:delText>
        </w:r>
      </w:del>
    </w:p>
    <w:p>
      <w:pPr>
        <w:rPr>
          <w:ins w:id="226" w:author="Ezra-redaktør" w:date="2026-10-18T13:44:37Z"/>
        </w:rPr>
      </w:pPr>
      <w:ins w:id="227" w:author="Ezra-redaktør" w:date="2026-10-18T13:44:37Z">
        <w:r>
          <w:t xml:space="preserve">Read one day at a time. Most practices take five to ten minutes: one action, sometimes a few questions. Where a day lists examples, choose one. The load stays the same from Day 1 to Day 40.</w:t>
        </w:r>
      </w:ins>
    </w:p>
    <w:p>
      <w:del w:id="228" w:author="Ezra-redaktør" w:date="2026-10-18T13:44:37Z">
        <w:r>
          <w:delText xml:space="preserve">And decide now what you will do when</w:delText>
        </w:r>
      </w:del>
      <w:ins w:id="229" w:author="Ezra-redaktør" w:date="2026-10-18T13:44:37Z">
        <w:r>
          <w:t xml:space="preserve">If</w:t>
        </w:r>
      </w:ins>
      <w:r>
        <w:t xml:space="preserve"> you miss a day, </w:t>
      </w:r>
      <w:del w:id="230" w:author="Ezra-redaktør" w:date="2026-10-18T13:44:37Z">
        <w:r>
          <w:delText xml:space="preserve">because you will. A gap is not disqualification. Do</w:delText>
        </w:r>
      </w:del>
      <w:ins w:id="231" w:author="Ezra-redaktør" w:date="2026-10-18T13:44:37Z">
        <w:r>
          <w:t xml:space="preserve">do</w:t>
        </w:r>
      </w:ins>
      <w:r>
        <w:t xml:space="preserve"> not go back to Day </w:t>
      </w:r>
      <w:del w:id="232" w:author="Ezra-redaktør" w:date="2026-10-18T13:44:37Z">
        <w:r>
          <w:delText xml:space="preserve">1:</w:delText>
        </w:r>
      </w:del>
      <w:ins w:id="233" w:author="Ezra-redaktør" w:date="2026-10-18T13:44:37Z">
        <w:r>
          <w:t xml:space="preserve">1.</w:t>
        </w:r>
      </w:ins>
      <w:r>
        <w:t xml:space="preserve"> </w:t>
      </w:r>
      <w:del w:id="234" w:author="Ezra-redaktør" w:date="2026-10-18T13:44:37Z">
        <w:r>
          <w:delText xml:space="preserve">restart</w:delText>
        </w:r>
      </w:del>
      <w:ins w:id="235" w:author="Ezra-redaktør" w:date="2026-10-18T13:44:37Z">
        <w:r>
          <w:t xml:space="preserve">Restart</w:t>
        </w:r>
      </w:ins>
      <w:r>
        <w:t xml:space="preserve"> loops are how men quit for good. Reread the last day you finished, </w:t>
      </w:r>
      <w:del w:id="236" w:author="Ezra-redaktør" w:date="2026-10-18T13:44:37Z">
        <w:r>
          <w:delText xml:space="preserve">then </w:delText>
        </w:r>
      </w:del>
      <w:r>
        <w:t xml:space="preserve">take the next one, and count the return as </w:t>
      </w:r>
      <w:ins w:id="237" w:author="Ezra-redaktør" w:date="2026-10-18T13:44:37Z">
        <w:r>
          <w:t xml:space="preserve">part of </w:t>
        </w:r>
      </w:ins>
      <w:r>
        <w:t xml:space="preserve">the practice.</w:t>
      </w:r>
      <w:del w:id="238" w:author="Ezra-redaktør" w:date="2026-10-18T13:44:37Z">
        <w:r>
          <w:delText xml:space="preserve"> The gap was never the failure. Staying gone is.</w:delText>
        </w:r>
      </w:del>
    </w:p>
    <w:p>
      <w:del w:id="239" w:author="Ezra-redaktør" w:date="2026-10-18T13:44:37Z">
        <w:r>
          <w:delText xml:space="preserve">One more thing, and I mean it practically: this path is better walked with company. Ask one brother to walk</w:delText>
        </w:r>
      </w:del>
      <w:ins w:id="240" w:author="Ezra-redaktør" w:date="2026-10-18T13:44:37Z">
        <w:r>
          <w:t xml:space="preserve">Walk</w:t>
        </w:r>
      </w:ins>
      <w:r>
        <w:t xml:space="preserve"> the forty days </w:t>
      </w:r>
      <w:del w:id="241" w:author="Ezra-redaktør" w:date="2026-10-18T13:44:37Z">
        <w:r>
          <w:delText xml:space="preserve">alongside</w:delText>
        </w:r>
      </w:del>
      <w:ins w:id="242" w:author="Ezra-redaktør" w:date="2026-10-18T13:44:37Z">
        <w:r>
          <w:t xml:space="preserve">with</w:t>
        </w:r>
      </w:ins>
      <w:r>
        <w:t xml:space="preserve"> </w:t>
      </w:r>
      <w:del w:id="243" w:author="Ezra-redaktør" w:date="2026-10-18T13:44:37Z">
        <w:r>
          <w:delText xml:space="preserve">you:</w:delText>
        </w:r>
      </w:del>
      <w:ins w:id="244" w:author="Ezra-redaktør" w:date="2026-10-18T13:44:37Z">
        <w:r>
          <w:t xml:space="preserve">someone if you can:</w:t>
        </w:r>
      </w:ins>
      <w:r>
        <w:t xml:space="preserve"> a friend, a </w:t>
      </w:r>
      <w:del w:id="245" w:author="Ezra-redaktør" w:date="2026-10-18T13:44:37Z">
        <w:r>
          <w:delText xml:space="preserve">small group, a </w:delText>
        </w:r>
      </w:del>
      <w:r>
        <w:t xml:space="preserve">father, a </w:t>
      </w:r>
      <w:del w:id="246" w:author="Ezra-redaktør" w:date="2026-10-18T13:44:37Z">
        <w:r>
          <w:delText xml:space="preserve">mentor.</w:delText>
        </w:r>
      </w:del>
      <w:ins w:id="247" w:author="Ezra-redaktør" w:date="2026-10-18T13:44:37Z">
        <w:r>
          <w:t xml:space="preserve">mentor,</w:t>
        </w:r>
      </w:ins>
      <w:r>
        <w:t xml:space="preserve"> </w:t>
      </w:r>
      <w:del w:id="248" w:author="Ezra-redaktør" w:date="2026-10-18T13:44:37Z">
        <w:r>
          <w:delText xml:space="preserve">Not</w:delText>
        </w:r>
      </w:del>
      <w:ins w:id="249" w:author="Ezra-redaktør" w:date="2026-10-18T13:44:37Z">
        <w:r>
          <w:t xml:space="preserve">a small group. Ask them to sharpen you, not</w:t>
        </w:r>
      </w:ins>
      <w:r>
        <w:t xml:space="preserve"> to supervise you.</w:t>
      </w:r>
      <w:del w:id="250" w:author="Ezra-redaktør" w:date="2026-10-18T13:44:37Z">
        <w:r>
          <w:delText xml:space="preserve"> To sharpen you. There is a full day on brotherhood later in this book; you do not have to wait for it to begin.</w:delText>
        </w:r>
      </w:del>
    </w:p>
    <w:p>
      <w:pPr>
        <w:rPr>
          <w:ins w:id="251" w:author="Ezra-redaktør" w:date="2026-10-18T13:44:37Z"/>
        </w:rPr>
      </w:pPr>
      <w:ins w:id="252" w:author="Ezra-redaktør" w:date="2026-10-18T13:44:37Z">
        <w:r>
          <w:t xml:space="preserve">Every day ends with a Healing Forge section, because anxiety, anger, relational wounds, sexual shame, spiritual numbness, and unresolved father pain sabotage formation the way water in a fuel line sabotages an engine: no amount of throttle will fix it. Many young men need healing more than they need discipline. These sections name the pattern so it stops steering you, and they give you one grounded step to take.</w:t>
        </w:r>
      </w:ins>
    </w:p>
    <w:p>
      <w:pPr>
        <w:rPr>
          <w:del w:id="253" w:author="Ezra-redaktør" w:date="2026-10-18T13:44:37Z"/>
        </w:rPr>
      </w:pPr>
      <w:del w:id="254" w:author="Ezra-redaktør" w:date="2026-10-18T13:44:37Z">
        <w:r>
          <w:delText xml:space="preserve">This is not a challenge to complete. It is a path to walk.</w:delText>
        </w:r>
      </w:del>
    </w:p>
    <w:p>
      <w:pPr>
        <w:rPr>
          <w:ins w:id="255" w:author="Ezra-redaktør" w:date="2026-10-18T13:44:37Z"/>
        </w:rPr>
      </w:pPr>
      <w:ins w:id="256" w:author="Ezra-redaktør" w:date="2026-10-18T13:44:37Z">
        <w:r>
          <w:t xml:space="preserve">This book is not a counselor. If you carry deep trauma, harm done to you, grief that will not move, or thoughts that frighten you, go to a pastor, a doctor, or a licensed counselor. Going is part of the training: the same honesty this book asks of you everywhere else, taken into the right room.</w:t>
        </w:r>
      </w:ins>
    </w:p>
    <w:p>
      <w:pPr>
        <w:pStyle w:val="Heading2"/>
      </w:pPr>
      <w:r>
        <w:t xml:space="preserve">Before You Begin</w:t>
      </w:r>
    </w:p>
    <w:p>
      <w:pPr>
        <w:rPr>
          <w:del w:id="257" w:author="Ezra-redaktør" w:date="2026-10-18T13:44:37Z"/>
        </w:rPr>
      </w:pPr>
      <w:del w:id="258" w:author="Ezra-redaktør" w:date="2026-10-18T13:44:37Z">
        <w:r>
          <w:delText xml:space="preserve">Two final things, and the first governs everything else in this book, so I will say it without decoration.</w:delText>
        </w:r>
      </w:del>
    </w:p>
    <w:p>
      <w:r>
        <w:t xml:space="preserve">None of the forty days ahead earns you anything from God. </w:t>
      </w:r>
      <w:del w:id="259" w:author="Ezra-redaktør" w:date="2026-10-18T13:44:37Z">
        <w:r>
          <w:delText xml:space="preserve">You do not train your way into </w:delText>
        </w:r>
      </w:del>
      <w:r>
        <w:t xml:space="preserve">His </w:t>
      </w:r>
      <w:del w:id="260" w:author="Ezra-redaktør" w:date="2026-10-18T13:44:37Z">
        <w:r>
          <w:delText xml:space="preserve">acceptance; you begin these days already received, and that</w:delText>
        </w:r>
      </w:del>
      <w:ins w:id="261" w:author="Ezra-redaktør" w:date="2026-10-18T13:44:37Z">
        <w:r>
          <w:t xml:space="preserve">acceptance</w:t>
        </w:r>
      </w:ins>
      <w:r>
        <w:t xml:space="preserve"> was settled</w:t>
      </w:r>
      <w:ins w:id="262" w:author="Ezra-redaktør" w:date="2026-10-18T13:44:37Z">
        <w:r>
          <w:t xml:space="preserve"> before you began,</w:t>
        </w:r>
      </w:ins>
      <w:r>
        <w:t xml:space="preserve"> at a cross you did not carry. Formation is </w:t>
      </w:r>
      <w:del w:id="263" w:author="Ezra-redaktør" w:date="2026-10-18T13:44:37Z">
        <w:r>
          <w:delText xml:space="preserve">not how you qualify for that love. It is </w:delText>
        </w:r>
      </w:del>
      <w:r>
        <w:t xml:space="preserve">how you answer </w:t>
      </w:r>
      <w:del w:id="264" w:author="Ezra-redaktør" w:date="2026-10-18T13:44:37Z">
        <w:r>
          <w:delText xml:space="preserve">it.</w:delText>
        </w:r>
      </w:del>
      <w:ins w:id="265" w:author="Ezra-redaktør" w:date="2026-10-18T13:44:37Z">
        <w:r>
          <w:t xml:space="preserve">that love. A son does not train to be adopted. He trains because of whose house he lives in.</w:t>
        </w:r>
      </w:ins>
    </w:p>
    <w:p>
      <w:pPr>
        <w:rPr>
          <w:del w:id="266" w:author="Ezra-redaktør" w:date="2026-10-18T13:44:37Z"/>
        </w:rPr>
      </w:pPr>
      <w:del w:id="267" w:author="Ezra-redaktør" w:date="2026-10-18T13:44:37Z">
        <w:r>
          <w:delText xml:space="preserve">A son does not train to be adopted. He trains because of whose house he lives in. And if you forget everything else in this introduction, keep that.</w:delText>
        </w:r>
      </w:del>
    </w:p>
    <w:p>
      <w:pPr>
        <w:rPr>
          <w:del w:id="268" w:author="Ezra-redaktør" w:date="2026-10-18T13:44:37Z"/>
        </w:rPr>
      </w:pPr>
      <w:del w:id="269" w:author="Ezra-redaktør" w:date="2026-10-18T13:44:37Z">
        <w:r>
          <w:delText xml:space="preserve">Discipline that forgets grace curdles into performance, and performance is the one load this book refuses to hand you.</w:delText>
        </w:r>
      </w:del>
    </w:p>
    <w:p>
      <w:del w:id="270" w:author="Ezra-redaktør" w:date="2026-10-18T13:44:37Z">
        <w:r>
          <w:delText xml:space="preserve">The second is this. </w:delText>
        </w:r>
      </w:del>
      <w:r>
        <w:t xml:space="preserve">You do not need to become someone else. You need to become </w:t>
      </w:r>
      <w:del w:id="271" w:author="Ezra-redaktør" w:date="2026-10-18T13:44:37Z">
        <w:r>
          <w:delText xml:space="preserve">aligned.</w:delText>
        </w:r>
      </w:del>
      <w:ins w:id="272" w:author="Ezra-redaktør" w:date="2026-10-18T13:44:37Z">
        <w:r>
          <w:t xml:space="preserve">aligned,</w:t>
        </w:r>
      </w:ins>
      <w:r>
        <w:t xml:space="preserve"> </w:t>
      </w:r>
      <w:del w:id="273" w:author="Ezra-redaktør" w:date="2026-10-18T13:44:37Z">
        <w:r>
          <w:delText xml:space="preserve">And by aligned I mean one thing, everywhere in this book:</w:delText>
        </w:r>
      </w:del>
      <w:ins w:id="274" w:author="Ezra-redaktør" w:date="2026-10-18T13:44:37Z">
        <w:r>
          <w:t xml:space="preserve">so</w:t>
        </w:r>
      </w:ins>
      <w:r>
        <w:t xml:space="preserve"> that what you believe, what you practice, and where you are headed move </w:t>
      </w:r>
      <w:del w:id="275" w:author="Ezra-redaktør" w:date="2026-10-18T13:44:37Z">
        <w:r>
          <w:delText xml:space="preserve">together. Head, habit, and direction </w:delText>
        </w:r>
      </w:del>
      <w:r>
        <w:t xml:space="preserve">in one line. </w:t>
      </w:r>
      <w:del w:id="276" w:author="Ezra-redaktør" w:date="2026-10-18T13:44:37Z">
        <w:r>
          <w:delText xml:space="preserve">Alignment</w:delText>
        </w:r>
      </w:del>
      <w:ins w:id="277" w:author="Ezra-redaktør" w:date="2026-10-18T13:44:37Z">
        <w:r>
          <w:t xml:space="preserve">That</w:t>
        </w:r>
      </w:ins>
      <w:r>
        <w:t xml:space="preserve"> is what </w:t>
      </w:r>
      <w:del w:id="278" w:author="Ezra-redaktør" w:date="2026-10-18T13:44:37Z">
        <w:r>
          <w:delText xml:space="preserve">survives</w:delText>
        </w:r>
      </w:del>
      <w:ins w:id="279" w:author="Ezra-redaktør" w:date="2026-10-18T13:44:37Z">
        <w:r>
          <w:t xml:space="preserve">holds</w:t>
        </w:r>
      </w:ins>
      <w:r>
        <w:t xml:space="preserve"> </w:t>
      </w:r>
      <w:del w:id="280" w:author="Ezra-redaktør" w:date="2026-10-18T13:44:37Z">
        <w:r>
          <w:delText xml:space="preserve">pressure;</w:delText>
        </w:r>
      </w:del>
      <w:ins w:id="281" w:author="Ezra-redaktør" w:date="2026-10-18T13:44:37Z">
        <w:r>
          <w:t xml:space="preserve">under</w:t>
        </w:r>
      </w:ins>
      <w:r>
        <w:t xml:space="preserve"> </w:t>
      </w:r>
      <w:del w:id="282" w:author="Ezra-redaktør" w:date="2026-10-18T13:44:37Z">
        <w:r>
          <w:delText xml:space="preserve">alignment</w:delText>
        </w:r>
      </w:del>
      <w:ins w:id="283" w:author="Ezra-redaktør" w:date="2026-10-18T13:44:37Z">
        <w:r>
          <w:t xml:space="preserve">pressure,</w:t>
        </w:r>
      </w:ins>
      <w:r>
        <w:t xml:space="preserve"> </w:t>
      </w:r>
      <w:del w:id="284" w:author="Ezra-redaktør" w:date="2026-10-18T13:44:37Z">
        <w:r>
          <w:delText xml:space="preserve">is</w:delText>
        </w:r>
      </w:del>
      <w:ins w:id="285" w:author="Ezra-redaktør" w:date="2026-10-18T13:44:37Z">
        <w:r>
          <w:t xml:space="preserve">and</w:t>
        </w:r>
      </w:ins>
      <w:r>
        <w:t xml:space="preserve"> </w:t>
      </w:r>
      <w:del w:id="286" w:author="Ezra-redaktør" w:date="2026-10-18T13:44:37Z">
        <w:r>
          <w:delText xml:space="preserve">what gives endurance without force; alignment</w:delText>
        </w:r>
      </w:del>
      <w:ins w:id="287" w:author="Ezra-redaktør" w:date="2026-10-18T13:44:37Z">
        <w:r>
          <w:t xml:space="preserve">it</w:t>
        </w:r>
      </w:ins>
      <w:r>
        <w:t xml:space="preserve"> is what lets you live forward without fear.</w:t>
      </w:r>
    </w:p>
    <w:p>
      <w:r>
        <w:t xml:space="preserve">Begin there.</w:t>
      </w:r>
    </w:p>
    <w:p>
      <w:pPr>
        <w:pStyle w:val="Heading1"/>
      </w:pPr>
      <w:del w:id="288" w:author="Ezra-redaktør" w:date="2026-10-18T13:44:37Z">
        <w:r>
          <w:delText xml:space="preserve">PHASE</w:delText>
        </w:r>
      </w:del>
      <w:ins w:id="289" w:author="Ezra-redaktør" w:date="2026-10-18T13:44:37Z">
        <w:r>
          <w:t xml:space="preserve">Phase</w:t>
        </w:r>
      </w:ins>
      <w:r>
        <w:t xml:space="preserve"> </w:t>
      </w:r>
      <w:del w:id="290" w:author="Ezra-redaktør" w:date="2026-10-18T13:44:37Z">
        <w:r>
          <w:delText xml:space="preserve">I</w:delText>
        </w:r>
      </w:del>
      <w:ins w:id="291" w:author="Ezra-redaktør" w:date="2026-10-18T13:44:37Z">
        <w:r>
          <w:t xml:space="preserve">I:</w:t>
        </w:r>
      </w:ins>
      <w:r>
        <w:t xml:space="preserve"> </w:t>
      </w:r>
      <w:del w:id="292" w:author="Ezra-redaktør" w:date="2026-10-18T13:44:37Z">
        <w:r>
          <w:delText xml:space="preserve">– FLARE</w:delText>
        </w:r>
      </w:del>
      <w:ins w:id="293" w:author="Ezra-redaktør" w:date="2026-10-18T13:44:37Z">
        <w:r>
          <w:t xml:space="preserve">Flare</w:t>
        </w:r>
      </w:ins>
    </w:p>
    <w:p>
      <w:r>
        <w:t xml:space="preserve">*The moment something breaks through*</w:t>
      </w:r>
    </w:p>
    <w:p>
      <w:pPr>
        <w:pStyle w:val="Heading2"/>
      </w:pPr>
      <w:r>
        <w:t xml:space="preserve">Day </w:t>
      </w:r>
      <w:del w:id="294" w:author="Ezra-redaktør" w:date="2026-10-18T13:44:37Z">
        <w:r>
          <w:delText xml:space="preserve">1 –</w:delText>
        </w:r>
      </w:del>
      <w:ins w:id="295" w:author="Ezra-redaktør" w:date="2026-10-18T13:44:37Z">
        <w:r>
          <w:t xml:space="preserve">1:</w:t>
        </w:r>
      </w:ins>
      <w:r>
        <w:t xml:space="preserve"> Kindling the Flame</w:t>
      </w:r>
    </w:p>
    <w:p>
      <w:r>
        <w:t xml:space="preserve">&gt; “Do not quench the Spirit.” </w:t>
      </w:r>
      <w:del w:id="296" w:author="Ezra-redaktør" w:date="2026-10-18T13:44:37Z">
        <w:r>
          <w:delText xml:space="preserve">–</w:delText>
        </w:r>
      </w:del>
      <w:ins w:id="297" w:author="Ezra-redaktør" w:date="2026-10-18T13:44:37Z">
        <w:r>
          <w:t xml:space="preserve">&gt; &gt;</w:t>
        </w:r>
      </w:ins>
      <w:r>
        <w:t xml:space="preserve"> 1 Thessalonians 5:19</w:t>
      </w:r>
    </w:p>
    <w:p>
      <w:pPr>
        <w:rPr>
          <w:ins w:id="298" w:author="Ezra-redaktør" w:date="2026-10-18T13:44:37Z"/>
        </w:rPr>
      </w:pPr>
      <w:ins w:id="299" w:author="Ezra-redaktør" w:date="2026-10-18T13:44:37Z">
        <w:r>
          <w:t xml:space="preserve">God never asked you to be flawless. He asked you to be alive.</w:t>
        </w:r>
      </w:ins>
    </w:p>
    <w:p>
      <w:del w:id="300" w:author="Ezra-redaktør" w:date="2026-10-18T13:44:37Z">
        <w:r>
          <w:delText xml:space="preserve">God never asked you to be flawless. He asked you to be alive. And here is what I have found about</w:delText>
        </w:r>
      </w:del>
      <w:ins w:id="301" w:author="Ezra-redaktør" w:date="2026-10-18T13:44:37Z">
        <w:r>
          <w:t xml:space="preserve">Most</w:t>
        </w:r>
      </w:ins>
      <w:r>
        <w:t xml:space="preserve"> young men who lose their </w:t>
      </w:r>
      <w:del w:id="302" w:author="Ezra-redaktør" w:date="2026-10-18T13:44:37Z">
        <w:r>
          <w:delText xml:space="preserve">faith: most of them</w:delText>
        </w:r>
      </w:del>
      <w:ins w:id="303" w:author="Ezra-redaktør" w:date="2026-10-18T13:44:37Z">
        <w:r>
          <w:t xml:space="preserve">faith</w:t>
        </w:r>
      </w:ins>
      <w:r>
        <w:t xml:space="preserve"> never </w:t>
      </w:r>
      <w:del w:id="304" w:author="Ezra-redaktør" w:date="2026-10-18T13:44:37Z">
        <w:r>
          <w:delText xml:space="preserve">rejected</w:delText>
        </w:r>
      </w:del>
      <w:ins w:id="305" w:author="Ezra-redaktør" w:date="2026-10-18T13:44:37Z">
        <w:r>
          <w:t xml:space="preserve">decide to reject</w:t>
        </w:r>
      </w:ins>
      <w:r>
        <w:t xml:space="preserve"> it. </w:t>
      </w:r>
      <w:del w:id="306" w:author="Ezra-redaktør" w:date="2026-10-18T13:44:37Z">
        <w:r>
          <w:delText xml:space="preserve">It</w:delText>
        </w:r>
      </w:del>
      <w:ins w:id="307" w:author="Ezra-redaktør" w:date="2026-10-18T13:44:37Z">
        <w:r>
          <w:t xml:space="preserve">They</w:t>
        </w:r>
      </w:ins>
      <w:r>
        <w:t xml:space="preserve"> </w:t>
      </w:r>
      <w:del w:id="308" w:author="Ezra-redaktør" w:date="2026-10-18T13:44:37Z">
        <w:r>
          <w:delText xml:space="preserve">was never tested under real conditions: never examined, never pressured, never trained to hold. And so they lost</w:delText>
        </w:r>
      </w:del>
      <w:ins w:id="309" w:author="Ezra-redaktør" w:date="2026-10-18T13:44:37Z">
        <w:r>
          <w:t xml:space="preserve">lose</w:t>
        </w:r>
      </w:ins>
      <w:r>
        <w:t xml:space="preserve"> it the way a man loses a language he never speaks, </w:t>
      </w:r>
      <w:del w:id="310" w:author="Ezra-redaktør" w:date="2026-10-18T13:44:37Z">
        <w:r>
          <w:delText xml:space="preserve">not by decision, but by</w:delText>
        </w:r>
      </w:del>
      <w:ins w:id="311" w:author="Ezra-redaktør" w:date="2026-10-18T13:44:37Z">
        <w:r>
          <w:t xml:space="preserve">through</w:t>
        </w:r>
      </w:ins>
      <w:r>
        <w:t xml:space="preserve"> disuse.</w:t>
      </w:r>
    </w:p>
    <w:p>
      <w:r>
        <w:t xml:space="preserve">Faith that has met no resistance </w:t>
      </w:r>
      <w:del w:id="312" w:author="Ezra-redaktør" w:date="2026-10-18T13:44:37Z">
        <w:r>
          <w:delText xml:space="preserve">remains</w:delText>
        </w:r>
      </w:del>
      <w:ins w:id="313" w:author="Ezra-redaktør" w:date="2026-10-18T13:44:37Z">
        <w:r>
          <w:t xml:space="preserve">is still</w:t>
        </w:r>
      </w:ins>
      <w:r>
        <w:t xml:space="preserve"> an assumption. Faith that has </w:t>
      </w:r>
      <w:del w:id="314" w:author="Ezra-redaktør" w:date="2026-10-18T13:44:37Z">
        <w:r>
          <w:delText xml:space="preserve">been</w:delText>
        </w:r>
      </w:del>
      <w:ins w:id="315" w:author="Ezra-redaktør" w:date="2026-10-18T13:44:37Z">
        <w:r>
          <w:t xml:space="preserve">stood</w:t>
        </w:r>
      </w:ins>
      <w:r>
        <w:t xml:space="preserve"> </w:t>
      </w:r>
      <w:del w:id="316" w:author="Ezra-redaktør" w:date="2026-10-18T13:44:37Z">
        <w:r>
          <w:delText xml:space="preserve">pressured</w:delText>
        </w:r>
      </w:del>
      <w:ins w:id="317" w:author="Ezra-redaktør" w:date="2026-10-18T13:44:37Z">
        <w:r>
          <w:t xml:space="preserve">under pressure</w:t>
        </w:r>
      </w:ins>
      <w:r>
        <w:t xml:space="preserve"> becomes a position.</w:t>
      </w:r>
    </w:p>
    <w:p>
      <w:pPr>
        <w:pStyle w:val="Heading3"/>
      </w:pPr>
      <w:r>
        <w:t xml:space="preserve">The Scenario</w:t>
      </w:r>
    </w:p>
    <w:p>
      <w:r>
        <w:t xml:space="preserve">Jake was nineteen when the motorcycle hit the guardrail. One </w:t>
      </w:r>
      <w:del w:id="318" w:author="Ezra-redaktør" w:date="2026-10-18T13:44:37Z">
        <w:r>
          <w:delText xml:space="preserve">moment,</w:delText>
        </w:r>
      </w:del>
      <w:ins w:id="319" w:author="Ezra-redaktør" w:date="2026-10-18T13:44:37Z">
        <w:r>
          <w:t xml:space="preserve">moment there was</w:t>
        </w:r>
      </w:ins>
      <w:r>
        <w:t xml:space="preserve"> speed and </w:t>
      </w:r>
      <w:del w:id="320" w:author="Ezra-redaktør" w:date="2026-10-18T13:44:37Z">
        <w:r>
          <w:delText xml:space="preserve">confidence;</w:delText>
        </w:r>
      </w:del>
      <w:ins w:id="321" w:author="Ezra-redaktør" w:date="2026-10-18T13:44:37Z">
        <w:r>
          <w:t xml:space="preserve">confidence.</w:t>
        </w:r>
      </w:ins>
      <w:r>
        <w:t xml:space="preserve"> </w:t>
      </w:r>
      <w:del w:id="322" w:author="Ezra-redaktør" w:date="2026-10-18T13:44:37Z">
        <w:r>
          <w:delText xml:space="preserve">the</w:delText>
        </w:r>
      </w:del>
      <w:ins w:id="323" w:author="Ezra-redaktør" w:date="2026-10-18T13:44:37Z">
        <w:r>
          <w:t xml:space="preserve">The</w:t>
        </w:r>
      </w:ins>
      <w:r>
        <w:t xml:space="preserve"> next, silence, pain, fluorescent lights, and the sound of his own </w:t>
      </w:r>
      <w:del w:id="324" w:author="Ezra-redaktør" w:date="2026-10-18T13:44:37Z">
        <w:r>
          <w:delText xml:space="preserve">breathing</w:delText>
        </w:r>
      </w:del>
      <w:ins w:id="325" w:author="Ezra-redaktør" w:date="2026-10-18T13:44:37Z">
        <w:r>
          <w:t xml:space="preserve">breathing,</w:t>
        </w:r>
      </w:ins>
      <w:r>
        <w:t xml:space="preserve"> </w:t>
      </w:r>
      <w:del w:id="326" w:author="Ezra-redaktør" w:date="2026-10-18T13:44:37Z">
        <w:r>
          <w:delText xml:space="preserve">amplified</w:delText>
        </w:r>
      </w:del>
      <w:ins w:id="327" w:author="Ezra-redaktør" w:date="2026-10-18T13:44:37Z">
        <w:r>
          <w:t xml:space="preserve">loud</w:t>
        </w:r>
      </w:ins>
      <w:r>
        <w:t xml:space="preserve"> </w:t>
      </w:r>
      <w:del w:id="328" w:author="Ezra-redaktør" w:date="2026-10-18T13:44:37Z">
        <w:r>
          <w:delText xml:space="preserve">by</w:delText>
        </w:r>
      </w:del>
      <w:ins w:id="329" w:author="Ezra-redaktør" w:date="2026-10-18T13:44:37Z">
        <w:r>
          <w:t xml:space="preserve">with</w:t>
        </w:r>
      </w:ins>
      <w:r>
        <w:t xml:space="preserve"> fear.</w:t>
      </w:r>
    </w:p>
    <w:p>
      <w:r>
        <w:t xml:space="preserve">Lying in the hospital bed, he </w:t>
      </w:r>
      <w:del w:id="330" w:author="Ezra-redaktør" w:date="2026-10-18T13:44:37Z">
        <w:r>
          <w:delText xml:space="preserve">noticed</w:delText>
        </w:r>
      </w:del>
      <w:ins w:id="331" w:author="Ezra-redaktør" w:date="2026-10-18T13:44:37Z">
        <w:r>
          <w:t xml:space="preserve">faced</w:t>
        </w:r>
      </w:ins>
      <w:r>
        <w:t xml:space="preserve"> something he had never been forced to </w:t>
      </w:r>
      <w:del w:id="332" w:author="Ezra-redaktør" w:date="2026-10-18T13:44:37Z">
        <w:r>
          <w:delText xml:space="preserve">notice before:</w:delText>
        </w:r>
      </w:del>
      <w:ins w:id="333" w:author="Ezra-redaktør" w:date="2026-10-18T13:44:37Z">
        <w:r>
          <w:t xml:space="preserve">face:</w:t>
        </w:r>
      </w:ins>
      <w:r>
        <w:t xml:space="preserve"> he did not </w:t>
      </w:r>
      <w:del w:id="334" w:author="Ezra-redaktør" w:date="2026-10-18T13:44:37Z">
        <w:r>
          <w:delText xml:space="preserve">actually</w:delText>
        </w:r>
      </w:del>
      <w:ins w:id="335" w:author="Ezra-redaktør" w:date="2026-10-18T13:44:37Z">
        <w:r>
          <w:t xml:space="preserve">know</w:t>
        </w:r>
      </w:ins>
      <w:r>
        <w:t xml:space="preserve"> </w:t>
      </w:r>
      <w:del w:id="336" w:author="Ezra-redaktør" w:date="2026-10-18T13:44:37Z">
        <w:r>
          <w:delText xml:space="preserve">know</w:delText>
        </w:r>
      </w:del>
      <w:ins w:id="337" w:author="Ezra-redaktør" w:date="2026-10-18T13:44:37Z">
        <w:r>
          <w:t xml:space="preserve">whether</w:t>
        </w:r>
      </w:ins>
      <w:r>
        <w:t xml:space="preserve"> what he believed would hold if he died that night. He had </w:t>
      </w:r>
      <w:del w:id="338" w:author="Ezra-redaktør" w:date="2026-10-18T13:44:37Z">
        <w:r>
          <w:delText xml:space="preserve">beliefs.</w:delText>
        </w:r>
      </w:del>
      <w:ins w:id="339" w:author="Ezra-redaktør" w:date="2026-10-18T13:44:37Z">
        <w:r>
          <w:t xml:space="preserve">beliefs,</w:t>
        </w:r>
      </w:ins>
      <w:r>
        <w:t xml:space="preserve"> </w:t>
      </w:r>
      <w:del w:id="340" w:author="Ezra-redaktør" w:date="2026-10-18T13:44:37Z">
        <w:r>
          <w:delText xml:space="preserve">He</w:delText>
        </w:r>
      </w:del>
      <w:ins w:id="341" w:author="Ezra-redaktør" w:date="2026-10-18T13:44:37Z">
        <w:r>
          <w:t xml:space="preserve">and</w:t>
        </w:r>
      </w:ins>
      <w:r>
        <w:t xml:space="preserve"> </w:t>
      </w:r>
      <w:del w:id="342" w:author="Ezra-redaktør" w:date="2026-10-18T13:44:37Z">
        <w:r>
          <w:delText xml:space="preserve">had</w:delText>
        </w:r>
      </w:del>
      <w:ins w:id="343" w:author="Ezra-redaktør" w:date="2026-10-18T13:44:37Z">
        <w:r>
          <w:t xml:space="preserve">he</w:t>
        </w:r>
      </w:ins>
      <w:r>
        <w:t xml:space="preserve"> </w:t>
      </w:r>
      <w:del w:id="344" w:author="Ezra-redaktør" w:date="2026-10-18T13:44:37Z">
        <w:r>
          <w:delText xml:space="preserve">language.</w:delText>
        </w:r>
      </w:del>
      <w:ins w:id="345" w:author="Ezra-redaktør" w:date="2026-10-18T13:44:37Z">
        <w:r>
          <w:t xml:space="preserve">knew</w:t>
        </w:r>
      </w:ins>
      <w:r>
        <w:t xml:space="preserve"> </w:t>
      </w:r>
      <w:del w:id="346" w:author="Ezra-redaktør" w:date="2026-10-18T13:44:37Z">
        <w:r>
          <w:delText xml:space="preserve">He</w:delText>
        </w:r>
      </w:del>
      <w:ins w:id="347" w:author="Ezra-redaktør" w:date="2026-10-18T13:44:37Z">
        <w:r>
          <w:t xml:space="preserve">the</w:t>
        </w:r>
      </w:ins>
      <w:r>
        <w:t xml:space="preserve"> </w:t>
      </w:r>
      <w:del w:id="348" w:author="Ezra-redaktør" w:date="2026-10-18T13:44:37Z">
        <w:r>
          <w:delText xml:space="preserve">had familiarity.</w:delText>
        </w:r>
      </w:del>
      <w:ins w:id="349" w:author="Ezra-redaktør" w:date="2026-10-18T13:44:37Z">
        <w:r>
          <w:t xml:space="preserve">words.</w:t>
        </w:r>
      </w:ins>
      <w:r>
        <w:t xml:space="preserve"> What he did not have was certainty earned under pressure.</w:t>
      </w:r>
    </w:p>
    <w:p>
      <w:r>
        <w:t xml:space="preserve">Nothing dramatic happened in that room. No vision, no revelation. </w:t>
      </w:r>
      <w:del w:id="350" w:author="Ezra-redaktør" w:date="2026-10-18T13:44:37Z">
        <w:r>
          <w:delText xml:space="preserve">What happened</w:delText>
        </w:r>
      </w:del>
      <w:ins w:id="351" w:author="Ezra-redaktør" w:date="2026-10-18T13:44:37Z">
        <w:r>
          <w:t xml:space="preserve">Jake</w:t>
        </w:r>
      </w:ins>
      <w:r>
        <w:t xml:space="preserve"> was </w:t>
      </w:r>
      <w:del w:id="352" w:author="Ezra-redaktør" w:date="2026-10-18T13:44:37Z">
        <w:r>
          <w:delText xml:space="preserve">simpler, and harder: Jake was</w:delText>
        </w:r>
      </w:del>
      <w:ins w:id="353" w:author="Ezra-redaktør" w:date="2026-10-18T13:44:37Z">
        <w:r>
          <w:t xml:space="preserve">simply</w:t>
        </w:r>
      </w:ins>
      <w:r>
        <w:t xml:space="preserve"> awake. For the first </w:t>
      </w:r>
      <w:del w:id="354" w:author="Ezra-redaktør" w:date="2026-10-18T13:44:37Z">
        <w:r>
          <w:delText xml:space="preserve">time,</w:delText>
        </w:r>
      </w:del>
      <w:ins w:id="355" w:author="Ezra-redaktør" w:date="2026-10-18T13:44:37Z">
        <w:r>
          <w:t xml:space="preserve">time his</w:t>
        </w:r>
      </w:ins>
      <w:r>
        <w:t xml:space="preserve"> belief was </w:t>
      </w:r>
      <w:del w:id="356" w:author="Ezra-redaktør" w:date="2026-10-18T13:44:37Z">
        <w:r>
          <w:delText xml:space="preserve">not</w:delText>
        </w:r>
      </w:del>
      <w:ins w:id="357" w:author="Ezra-redaktør" w:date="2026-10-18T13:44:37Z">
        <w:r>
          <w:t xml:space="preserve">personal</w:t>
        </w:r>
      </w:ins>
      <w:r>
        <w:t xml:space="preserve"> </w:t>
      </w:r>
      <w:del w:id="358" w:author="Ezra-redaktør" w:date="2026-10-18T13:44:37Z">
        <w:r>
          <w:delText xml:space="preserve">theoretical. It was personal,</w:delText>
        </w:r>
      </w:del>
      <w:ins w:id="359" w:author="Ezra-redaktør" w:date="2026-10-18T13:44:37Z">
        <w:r>
          <w:t xml:space="preserve">and</w:t>
        </w:r>
      </w:ins>
      <w:r>
        <w:t xml:space="preserve"> immediate, and </w:t>
      </w:r>
      <w:del w:id="360" w:author="Ezra-redaktør" w:date="2026-10-18T13:44:37Z">
        <w:r>
          <w:delText xml:space="preserve">required</w:delText>
        </w:r>
      </w:del>
      <w:ins w:id="361" w:author="Ezra-redaktør" w:date="2026-10-18T13:44:37Z">
        <w:r>
          <w:t xml:space="preserve">it had something real</w:t>
        </w:r>
      </w:ins>
      <w:r>
        <w:t xml:space="preserve"> to </w:t>
      </w:r>
      <w:del w:id="362" w:author="Ezra-redaktør" w:date="2026-10-18T13:44:37Z">
        <w:r>
          <w:delText xml:space="preserve">answer something.</w:delText>
        </w:r>
      </w:del>
      <w:ins w:id="363" w:author="Ezra-redaktør" w:date="2026-10-18T13:44:37Z">
        <w:r>
          <w:t xml:space="preserve">answer.</w:t>
        </w:r>
      </w:ins>
      <w:r>
        <w:t xml:space="preserve"> That was the moment the flame was lit.</w:t>
      </w:r>
    </w:p>
    <w:p>
      <w:pPr>
        <w:pStyle w:val="Heading3"/>
      </w:pPr>
      <w:r>
        <w:t xml:space="preserve">Faith Untested vs.</w:t>
      </w:r>
      <w:del w:id="364" w:author="Ezra-redaktør" w:date="2026-10-18T13:44:37Z">
        <w:r>
          <w:delText xml:space="preserve"> </w:delText>
        </w:r>
      </w:del>
      <w:ins w:id="365" w:author="Ezra-redaktør" w:date="2026-10-18T13:44:37Z">
        <w:r>
          <w:t xml:space="preserve"> </w:t>
        </w:r>
      </w:ins>
      <w:r>
        <w:t xml:space="preserve">Faith Under Load</w:t>
      </w:r>
    </w:p>
    <w:p>
      <w:r>
        <w:t xml:space="preserve">| Faith Untested</w:t>
      </w:r>
      <w:del w:id="366" w:author="Ezra-redaktør" w:date="2026-10-18T13:44:37Z">
        <w:r>
          <w:delText xml:space="preserve">         </w:delText>
        </w:r>
      </w:del>
      <w:ins w:id="367" w:author="Ezra-redaktør" w:date="2026-10-18T13:44:37Z">
        <w:r>
          <w:t xml:space="preserve"> </w:t>
        </w:r>
      </w:ins>
      <w:r>
        <w:t xml:space="preserve">| Faith Under Load</w:t>
      </w:r>
      <w:del w:id="368" w:author="Ezra-redaktør" w:date="2026-10-18T13:44:37Z">
        <w:r>
          <w:delText xml:space="preserve">     </w:delText>
        </w:r>
      </w:del>
      <w:ins w:id="369" w:author="Ezra-redaktør" w:date="2026-10-18T13:44:37Z">
        <w:r>
          <w:t xml:space="preserve"> </w:t>
        </w:r>
      </w:ins>
      <w:r>
        <w:t xml:space="preserve">| </w:t>
      </w:r>
      <w:del w:id="370" w:author="Ezra-redaktør" w:date="2026-10-18T13:44:37Z">
        <w:r>
          <w:delText xml:space="preserve">|------------------------|----------------------|</w:delText>
        </w:r>
      </w:del>
      <w:ins w:id="371" w:author="Ezra-redaktør" w:date="2026-10-18T13:44:37Z">
        <w:r>
          <w:t xml:space="preserve">| :- | :- |</w:t>
        </w:r>
      </w:ins>
      <w:r>
        <w:t xml:space="preserve"> | Has not met resistance | Has </w:t>
      </w:r>
      <w:del w:id="372" w:author="Ezra-redaktør" w:date="2026-10-18T13:44:37Z">
        <w:r>
          <w:delText xml:space="preserve">been</w:delText>
        </w:r>
      </w:del>
      <w:ins w:id="373" w:author="Ezra-redaktør" w:date="2026-10-18T13:44:37Z">
        <w:r>
          <w:t xml:space="preserve">stood</w:t>
        </w:r>
      </w:ins>
      <w:r>
        <w:t xml:space="preserve"> </w:t>
      </w:r>
      <w:del w:id="374" w:author="Ezra-redaktør" w:date="2026-10-18T13:44:37Z">
        <w:r>
          <w:delText xml:space="preserve">pressured   </w:delText>
        </w:r>
      </w:del>
      <w:ins w:id="375" w:author="Ezra-redaktør" w:date="2026-10-18T13:44:37Z">
        <w:r>
          <w:t xml:space="preserve">under pressure </w:t>
        </w:r>
      </w:ins>
      <w:r>
        <w:t xml:space="preserve">| | </w:t>
      </w:r>
      <w:del w:id="376" w:author="Ezra-redaktør" w:date="2026-10-18T13:44:37Z">
        <w:r>
          <w:delText xml:space="preserve">Feels</w:delText>
        </w:r>
      </w:del>
      <w:ins w:id="377" w:author="Ezra-redaktør" w:date="2026-10-18T13:44:37Z">
        <w:r>
          <w:t xml:space="preserve">May feel</w:t>
        </w:r>
      </w:ins>
      <w:r>
        <w:t xml:space="preserve"> certain</w:t>
      </w:r>
      <w:del w:id="378" w:author="Ezra-redaktør" w:date="2026-10-18T13:44:37Z">
        <w:r>
          <w:delText xml:space="preserve">          </w:delText>
        </w:r>
      </w:del>
      <w:ins w:id="379" w:author="Ezra-redaktør" w:date="2026-10-18T13:44:37Z">
        <w:r>
          <w:t xml:space="preserve"> </w:t>
        </w:r>
      </w:ins>
      <w:r>
        <w:t xml:space="preserve">| Has earned certainty | | Assumes it will hold</w:t>
      </w:r>
      <w:del w:id="380" w:author="Ezra-redaktør" w:date="2026-10-18T13:44:37Z">
        <w:r>
          <w:delText xml:space="preserve">   </w:delText>
        </w:r>
      </w:del>
      <w:ins w:id="381" w:author="Ezra-redaktør" w:date="2026-10-18T13:44:37Z">
        <w:r>
          <w:t xml:space="preserve"> </w:t>
        </w:r>
      </w:ins>
      <w:r>
        <w:t xml:space="preserve">| Knows what holds</w:t>
      </w:r>
      <w:del w:id="382" w:author="Ezra-redaktør" w:date="2026-10-18T13:44:37Z">
        <w:r>
          <w:delText xml:space="preserve">     </w:delText>
        </w:r>
      </w:del>
      <w:ins w:id="383" w:author="Ezra-redaktør" w:date="2026-10-18T13:44:37Z">
        <w:r>
          <w:t xml:space="preserve"> </w:t>
        </w:r>
      </w:ins>
      <w:r>
        <w:t xml:space="preserve">| | Lives in theory</w:t>
      </w:r>
      <w:del w:id="384" w:author="Ezra-redaktør" w:date="2026-10-18T13:44:37Z">
        <w:r>
          <w:delText xml:space="preserve">        </w:delText>
        </w:r>
      </w:del>
      <w:ins w:id="385" w:author="Ezra-redaktør" w:date="2026-10-18T13:44:37Z">
        <w:r>
          <w:t xml:space="preserve"> </w:t>
        </w:r>
      </w:ins>
      <w:r>
        <w:t xml:space="preserve">| Lives in practice</w:t>
      </w:r>
      <w:del w:id="386" w:author="Ezra-redaktør" w:date="2026-10-18T13:44:37Z">
        <w:r>
          <w:delText xml:space="preserve">    </w:delText>
        </w:r>
      </w:del>
      <w:ins w:id="387" w:author="Ezra-redaktør" w:date="2026-10-18T13:44:37Z">
        <w:r>
          <w:t xml:space="preserve"> </w:t>
        </w:r>
      </w:ins>
      <w:r>
        <w:t xml:space="preserve">| | Waits for crisis</w:t>
      </w:r>
      <w:del w:id="388" w:author="Ezra-redaktør" w:date="2026-10-18T13:44:37Z">
        <w:r>
          <w:delText xml:space="preserve">       </w:delText>
        </w:r>
      </w:del>
      <w:ins w:id="389" w:author="Ezra-redaktør" w:date="2026-10-18T13:44:37Z">
        <w:r>
          <w:t xml:space="preserve"> </w:t>
        </w:r>
      </w:ins>
      <w:r>
        <w:t xml:space="preserve">| Trains before crisis |</w:t>
      </w:r>
    </w:p>
    <w:p>
      <w:r>
        <w:t xml:space="preserve">No one begins with tested faith. It is formed where belief meets pressure and </w:t>
      </w:r>
      <w:del w:id="390" w:author="Ezra-redaktør" w:date="2026-10-18T13:44:37Z">
        <w:r>
          <w:delText xml:space="preserve">is required</w:delText>
        </w:r>
      </w:del>
      <w:ins w:id="391" w:author="Ezra-redaktør" w:date="2026-10-18T13:44:37Z">
        <w:r>
          <w:t xml:space="preserve">has</w:t>
        </w:r>
      </w:ins>
      <w:r>
        <w:t xml:space="preserve"> to hold.</w:t>
      </w:r>
    </w:p>
    <w:p>
      <w:pPr>
        <w:pStyle w:val="Heading3"/>
      </w:pPr>
      <w:r>
        <w:t xml:space="preserve">What This Day Is Really About</w:t>
      </w:r>
    </w:p>
    <w:p>
      <w:del w:id="392" w:author="Ezra-redaktør" w:date="2026-10-18T13:44:37Z">
        <w:r>
          <w:delText xml:space="preserve">This</w:delText>
        </w:r>
      </w:del>
      <w:ins w:id="393" w:author="Ezra-redaktør" w:date="2026-10-18T13:44:37Z">
        <w:r>
          <w:t xml:space="preserve">Today</w:t>
        </w:r>
      </w:ins>
      <w:r>
        <w:t xml:space="preserve"> is </w:t>
      </w:r>
      <w:del w:id="394" w:author="Ezra-redaktør" w:date="2026-10-18T13:44:37Z">
        <w:r>
          <w:delText xml:space="preserve">not </w:delText>
        </w:r>
      </w:del>
      <w:r>
        <w:t xml:space="preserve">about </w:t>
      </w:r>
      <w:del w:id="395" w:author="Ezra-redaktør" w:date="2026-10-18T13:44:37Z">
        <w:r>
          <w:delText xml:space="preserve">rejecting</w:delText>
        </w:r>
      </w:del>
      <w:ins w:id="396" w:author="Ezra-redaktør" w:date="2026-10-18T13:44:37Z">
        <w:r>
          <w:t xml:space="preserve">finding out whether</w:t>
        </w:r>
      </w:ins>
      <w:r>
        <w:t xml:space="preserve"> what you were </w:t>
      </w:r>
      <w:del w:id="397" w:author="Ezra-redaktør" w:date="2026-10-18T13:44:37Z">
        <w:r>
          <w:delText xml:space="preserve">taught.</w:delText>
        </w:r>
      </w:del>
      <w:ins w:id="398" w:author="Ezra-redaktør" w:date="2026-10-18T13:44:37Z">
        <w:r>
          <w:t xml:space="preserve">taught</w:t>
        </w:r>
      </w:ins>
      <w:r>
        <w:t xml:space="preserve"> </w:t>
      </w:r>
      <w:del w:id="399" w:author="Ezra-redaktør" w:date="2026-10-18T13:44:37Z">
        <w:r>
          <w:delText xml:space="preserve">It</w:delText>
        </w:r>
      </w:del>
      <w:ins w:id="400" w:author="Ezra-redaktør" w:date="2026-10-18T13:44:37Z">
        <w:r>
          <w:t xml:space="preserve">will</w:t>
        </w:r>
      </w:ins>
      <w:r>
        <w:t xml:space="preserve"> </w:t>
      </w:r>
      <w:del w:id="401" w:author="Ezra-redaktør" w:date="2026-10-18T13:44:37Z">
        <w:r>
          <w:delText xml:space="preserve">is about discovering whether it holds. And those are very different projects.</w:delText>
        </w:r>
      </w:del>
      <w:ins w:id="402" w:author="Ezra-redaktør" w:date="2026-10-18T13:44:37Z">
        <w:r>
          <w:t xml:space="preserve">hold.</w:t>
        </w:r>
      </w:ins>
      <w:r>
        <w:t xml:space="preserve"> Think of a rope you have owned for years </w:t>
      </w:r>
      <w:del w:id="403" w:author="Ezra-redaktør" w:date="2026-10-18T13:44:37Z">
        <w:r>
          <w:delText xml:space="preserve">but</w:delText>
        </w:r>
      </w:del>
      <w:ins w:id="404" w:author="Ezra-redaktør" w:date="2026-10-18T13:44:37Z">
        <w:r>
          <w:t xml:space="preserve">and</w:t>
        </w:r>
      </w:ins>
      <w:r>
        <w:t xml:space="preserve"> never climbed. You may call it strong, and you may </w:t>
      </w:r>
      <w:del w:id="405" w:author="Ezra-redaktør" w:date="2026-10-18T13:44:37Z">
        <w:r>
          <w:delText xml:space="preserve">even </w:delText>
        </w:r>
      </w:del>
      <w:r>
        <w:t xml:space="preserve">be right. </w:t>
      </w:r>
      <w:del w:id="406" w:author="Ezra-redaktør" w:date="2026-10-18T13:44:37Z">
        <w:r>
          <w:delText xml:space="preserve">But there</w:delText>
        </w:r>
      </w:del>
      <w:ins w:id="407" w:author="Ezra-redaktør" w:date="2026-10-18T13:44:37Z">
        <w:r>
          <w:t xml:space="preserve">There</w:t>
        </w:r>
      </w:ins>
      <w:r>
        <w:t xml:space="preserve"> is only one way to know, and </w:t>
      </w:r>
      <w:del w:id="408" w:author="Ezra-redaktør" w:date="2026-10-18T13:44:37Z">
        <w:r>
          <w:delText xml:space="preserve">it is not by </w:delText>
        </w:r>
      </w:del>
      <w:r>
        <w:t xml:space="preserve">admiring the coil in the </w:t>
      </w:r>
      <w:del w:id="409" w:author="Ezra-redaktør" w:date="2026-10-18T13:44:37Z">
        <w:r>
          <w:delText xml:space="preserve">garage.</w:delText>
        </w:r>
      </w:del>
      <w:ins w:id="410" w:author="Ezra-redaktør" w:date="2026-10-18T13:44:37Z">
        <w:r>
          <w:t xml:space="preserve">garage is not it. Weight has to go on it.</w:t>
        </w:r>
      </w:ins>
    </w:p>
    <w:p>
      <w:pPr>
        <w:rPr>
          <w:del w:id="411" w:author="Ezra-redaktør" w:date="2026-10-18T13:44:37Z"/>
        </w:rPr>
      </w:pPr>
      <w:del w:id="412" w:author="Ezra-redaktør" w:date="2026-10-18T13:44:37Z">
        <w:r>
          <w:delText xml:space="preserve">Of course the picture breaks down. A rope holds or fails in a second, and faith is tested over years. The first step, though, is the same: weight must go on it.</w:delText>
        </w:r>
      </w:del>
    </w:p>
    <w:p>
      <w:del w:id="413" w:author="Ezra-redaktør" w:date="2026-10-18T13:44:37Z">
        <w:r>
          <w:delText xml:space="preserve">And one distinction, because a careful reader will feel it. </w:delText>
        </w:r>
      </w:del>
      <w:r>
        <w:t xml:space="preserve">Scripture says do not put the Lord your God to the </w:t>
      </w:r>
      <w:del w:id="414" w:author="Ezra-redaktør" w:date="2026-10-18T13:44:37Z">
        <w:r>
          <w:delText xml:space="preserve">test,</w:delText>
        </w:r>
      </w:del>
      <w:ins w:id="415" w:author="Ezra-redaktør" w:date="2026-10-18T13:44:37Z">
        <w:r>
          <w:t xml:space="preserve">test (Deuteronomy 6:16),</w:t>
        </w:r>
      </w:ins>
      <w:r>
        <w:t xml:space="preserve"> and this day does not ask you to. </w:t>
      </w:r>
      <w:del w:id="416" w:author="Ezra-redaktør" w:date="2026-10-18T13:44:37Z">
        <w:r>
          <w:delText xml:space="preserve">You</w:delText>
        </w:r>
      </w:del>
      <w:ins w:id="417" w:author="Ezra-redaktør" w:date="2026-10-18T13:44:37Z">
        <w:r>
          <w:t xml:space="preserve">What</w:t>
        </w:r>
      </w:ins>
      <w:r>
        <w:t xml:space="preserve"> </w:t>
      </w:r>
      <w:del w:id="418" w:author="Ezra-redaktør" w:date="2026-10-18T13:44:37Z">
        <w:r>
          <w:delText xml:space="preserve">are not testing God. You</w:delText>
        </w:r>
      </w:del>
      <w:ins w:id="419" w:author="Ezra-redaktør" w:date="2026-10-18T13:44:37Z">
        <w:r>
          <w:t xml:space="preserve">you</w:t>
        </w:r>
      </w:ins>
      <w:r>
        <w:t xml:space="preserve"> are testing </w:t>
      </w:r>
      <w:ins w:id="420" w:author="Ezra-redaktør" w:date="2026-10-18T13:44:37Z">
        <w:r>
          <w:t xml:space="preserve">is </w:t>
        </w:r>
      </w:ins>
      <w:r>
        <w:t xml:space="preserve">your </w:t>
      </w:r>
      <w:del w:id="421" w:author="Ezra-redaktør" w:date="2026-10-18T13:44:37Z">
        <w:r>
          <w:delText xml:space="preserve">grip</w:delText>
        </w:r>
      </w:del>
      <w:ins w:id="422" w:author="Ezra-redaktør" w:date="2026-10-18T13:44:37Z">
        <w:r>
          <w:t xml:space="preserve">hold</w:t>
        </w:r>
      </w:ins>
      <w:r>
        <w:t xml:space="preserve"> on what you believe about Him: the rope, not the One it is fastened to.</w:t>
      </w:r>
    </w:p>
    <w:p>
      <w:r>
        <w:t xml:space="preserve">Faith is not weakened by examination. It is weakened by avoidance. Questions are </w:t>
      </w:r>
      <w:del w:id="423" w:author="Ezra-redaktør" w:date="2026-10-18T13:44:37Z">
        <w:r>
          <w:delText xml:space="preserve">not threats; they are </w:delText>
        </w:r>
      </w:del>
      <w:r>
        <w:t xml:space="preserve">signals that belief is becoming </w:t>
      </w:r>
      <w:del w:id="424" w:author="Ezra-redaktør" w:date="2026-10-18T13:44:37Z">
        <w:r>
          <w:delText xml:space="preserve">personal.</w:delText>
        </w:r>
      </w:del>
      <w:ins w:id="425" w:author="Ezra-redaktør" w:date="2026-10-18T13:44:37Z">
        <w:r>
          <w:t xml:space="preserve">your</w:t>
        </w:r>
      </w:ins>
      <w:r>
        <w:t xml:space="preserve"> </w:t>
      </w:r>
      <w:del w:id="426" w:author="Ezra-redaktør" w:date="2026-10-18T13:44:37Z">
        <w:r>
          <w:delText xml:space="preserve">And</w:delText>
        </w:r>
      </w:del>
      <w:ins w:id="427" w:author="Ezra-redaktør" w:date="2026-10-18T13:44:37Z">
        <w:r>
          <w:t xml:space="preserve">own. What quenches</w:t>
        </w:r>
      </w:ins>
      <w:r>
        <w:t xml:space="preserve"> the </w:t>
      </w:r>
      <w:del w:id="428" w:author="Ezra-redaktør" w:date="2026-10-18T13:44:37Z">
        <w:r>
          <w:delText xml:space="preserve">Spirit, notice,</w:delText>
        </w:r>
      </w:del>
      <w:ins w:id="429" w:author="Ezra-redaktør" w:date="2026-10-18T13:44:37Z">
        <w:r>
          <w:t xml:space="preserve">Spirit</w:t>
        </w:r>
      </w:ins>
      <w:r>
        <w:t xml:space="preserve"> is</w:t>
      </w:r>
      <w:del w:id="430" w:author="Ezra-redaktør" w:date="2026-10-18T13:44:37Z">
        <w:r>
          <w:delText xml:space="preserve"> not quenched by honest attention. It is quenched by</w:delText>
        </w:r>
      </w:del>
      <w:r>
        <w:t xml:space="preserve"> neglect, distraction, and delay.</w:t>
      </w:r>
    </w:p>
    <w:p>
      <w:pPr>
        <w:rPr>
          <w:del w:id="431" w:author="Ezra-redaktør" w:date="2026-10-18T13:44:37Z"/>
        </w:rPr>
      </w:pPr>
      <w:del w:id="432" w:author="Ezra-redaktør" w:date="2026-10-18T13:44:37Z">
        <w:r>
          <w:delText xml:space="preserve">Day 1 is ignition, not transformation. It is the moment passive belief becomes active responsibility.</w:delText>
        </w:r>
      </w:del>
    </w:p>
    <w:p>
      <w:pPr>
        <w:pStyle w:val="Heading3"/>
      </w:pPr>
      <w:r>
        <w:t xml:space="preserve">The Practice</w:t>
      </w:r>
    </w:p>
    <w:p>
      <w:del w:id="433" w:author="Ezra-redaktør" w:date="2026-10-18T13:44:37Z">
        <w:r>
          <w:delText xml:space="preserve">Today, do one thing. </w:delText>
        </w:r>
      </w:del>
      <w:r>
        <w:t xml:space="preserve">Identify one belief you assume is solid but have never tested under discomfort, resistance, or cost. Write it down. If it takes </w:t>
      </w:r>
      <w:del w:id="434" w:author="Ezra-redaktør" w:date="2026-10-18T13:44:37Z">
        <w:r>
          <w:delText xml:space="preserve">you </w:delText>
        </w:r>
      </w:del>
      <w:r>
        <w:t xml:space="preserve">a while to find one, </w:t>
      </w:r>
      <w:del w:id="435" w:author="Ezra-redaktør" w:date="2026-10-18T13:44:37Z">
        <w:r>
          <w:delText xml:space="preserve">that</w:delText>
        </w:r>
      </w:del>
      <w:ins w:id="436" w:author="Ezra-redaktør" w:date="2026-10-18T13:44:37Z">
        <w:r>
          <w:t xml:space="preserve">the exercise</w:t>
        </w:r>
      </w:ins>
      <w:r>
        <w:t xml:space="preserve"> is </w:t>
      </w:r>
      <w:del w:id="437" w:author="Ezra-redaktør" w:date="2026-10-18T13:44:37Z">
        <w:r>
          <w:delText xml:space="preserve">not a delay; that is the exercise</w:delText>
        </w:r>
      </w:del>
      <w:ins w:id="438" w:author="Ezra-redaktør" w:date="2026-10-18T13:44:37Z">
        <w:r>
          <w:t xml:space="preserve">already</w:t>
        </w:r>
      </w:ins>
      <w:r>
        <w:t xml:space="preserve"> working. Then ask:</w:t>
      </w:r>
    </w:p>
    <w:p>
      <w:r>
        <w:t xml:space="preserve">- What pressure have I</w:t>
      </w:r>
      <w:del w:id="439" w:author="Ezra-redaktør" w:date="2026-10-18T13:44:37Z">
        <w:r>
          <w:delText xml:space="preserve"> actually</w:delText>
        </w:r>
      </w:del>
      <w:r>
        <w:t xml:space="preserve"> let this belief face? - Where do I avoid testing it? - What would it </w:t>
      </w:r>
      <w:del w:id="440" w:author="Ezra-redaktør" w:date="2026-10-18T13:44:37Z">
        <w:r>
          <w:delText xml:space="preserve">require</w:delText>
        </w:r>
      </w:del>
      <w:ins w:id="441" w:author="Ezra-redaktør" w:date="2026-10-18T13:44:37Z">
        <w:r>
          <w:t xml:space="preserve">take</w:t>
        </w:r>
      </w:ins>
      <w:r>
        <w:t xml:space="preserve"> to train this belief instead of assuming it?</w:t>
      </w:r>
    </w:p>
    <w:p>
      <w:del w:id="442" w:author="Ezra-redaktør" w:date="2026-10-18T13:44:37Z">
        <w:r>
          <w:delText xml:space="preserve">Do</w:delText>
        </w:r>
      </w:del>
      <w:ins w:id="443" w:author="Ezra-redaktør" w:date="2026-10-18T13:44:37Z">
        <w:r>
          <w:t xml:space="preserve">Leave</w:t>
        </w:r>
      </w:ins>
      <w:r>
        <w:t xml:space="preserve"> </w:t>
      </w:r>
      <w:del w:id="444" w:author="Ezra-redaktør" w:date="2026-10-18T13:44:37Z">
        <w:r>
          <w:delText xml:space="preserve">not</w:delText>
        </w:r>
      </w:del>
      <w:ins w:id="445" w:author="Ezra-redaktør" w:date="2026-10-18T13:44:37Z">
        <w:r>
          <w:t xml:space="preserve">the</w:t>
        </w:r>
      </w:ins>
      <w:r>
        <w:t xml:space="preserve"> </w:t>
      </w:r>
      <w:del w:id="446" w:author="Ezra-redaktør" w:date="2026-10-18T13:44:37Z">
        <w:r>
          <w:delText xml:space="preserve">fix</w:delText>
        </w:r>
      </w:del>
      <w:ins w:id="447" w:author="Ezra-redaktør" w:date="2026-10-18T13:44:37Z">
        <w:r>
          <w:t xml:space="preserve">fixing</w:t>
        </w:r>
      </w:ins>
      <w:r>
        <w:t xml:space="preserve"> </w:t>
      </w:r>
      <w:del w:id="448" w:author="Ezra-redaktør" w:date="2026-10-18T13:44:37Z">
        <w:r>
          <w:delText xml:space="preserve">anything</w:delText>
        </w:r>
      </w:del>
      <w:ins w:id="449" w:author="Ezra-redaktør" w:date="2026-10-18T13:44:37Z">
        <w:r>
          <w:t xml:space="preserve">for</w:t>
        </w:r>
      </w:ins>
      <w:r>
        <w:t xml:space="preserve"> </w:t>
      </w:r>
      <w:del w:id="450" w:author="Ezra-redaktør" w:date="2026-10-18T13:44:37Z">
        <w:r>
          <w:delText xml:space="preserve">today.</w:delText>
        </w:r>
      </w:del>
      <w:ins w:id="451" w:author="Ezra-redaktør" w:date="2026-10-18T13:44:37Z">
        <w:r>
          <w:t xml:space="preserve">later.</w:t>
        </w:r>
      </w:ins>
      <w:r>
        <w:t xml:space="preserve"> </w:t>
      </w:r>
      <w:del w:id="452" w:author="Ezra-redaktør" w:date="2026-10-18T13:44:37Z">
        <w:r>
          <w:delText xml:space="preserve">We</w:delText>
        </w:r>
      </w:del>
      <w:ins w:id="453" w:author="Ezra-redaktør" w:date="2026-10-18T13:44:37Z">
        <w:r>
          <w:t xml:space="preserve">Today you</w:t>
        </w:r>
      </w:ins>
      <w:r>
        <w:t xml:space="preserve"> are </w:t>
      </w:r>
      <w:del w:id="454" w:author="Ezra-redaktør" w:date="2026-10-18T13:44:37Z">
        <w:r>
          <w:delText xml:space="preserve">lighting</w:delText>
        </w:r>
      </w:del>
      <w:ins w:id="455" w:author="Ezra-redaktør" w:date="2026-10-18T13:44:37Z">
        <w:r>
          <w:t xml:space="preserve">only</w:t>
        </w:r>
      </w:ins>
      <w:r>
        <w:t xml:space="preserve"> </w:t>
      </w:r>
      <w:del w:id="456" w:author="Ezra-redaktør" w:date="2026-10-18T13:44:37Z">
        <w:r>
          <w:delText xml:space="preserve">a fire, not building</w:delText>
        </w:r>
      </w:del>
      <w:ins w:id="457" w:author="Ezra-redaktør" w:date="2026-10-18T13:44:37Z">
        <w:r>
          <w:t xml:space="preserve">striking</w:t>
        </w:r>
      </w:ins>
      <w:r>
        <w:t xml:space="preserve"> the </w:t>
      </w:r>
      <w:del w:id="458" w:author="Ezra-redaktør" w:date="2026-10-18T13:44:37Z">
        <w:r>
          <w:delText xml:space="preserve">house.</w:delText>
        </w:r>
      </w:del>
      <w:ins w:id="459" w:author="Ezra-redaktør" w:date="2026-10-18T13:44:37Z">
        <w:r>
          <w:t xml:space="preserve">match.</w:t>
        </w:r>
      </w:ins>
      <w:r>
        <w:t xml:space="preserve"> Just notice where the flame is trying to start.</w:t>
      </w:r>
    </w:p>
    <w:p>
      <w:pPr>
        <w:pStyle w:val="Heading3"/>
      </w:pPr>
      <w:r>
        <w:t xml:space="preserve">Healing </w:t>
      </w:r>
      <w:del w:id="460" w:author="Ezra-redaktør" w:date="2026-10-18T13:44:37Z">
        <w:r>
          <w:delText xml:space="preserve">Forge –</w:delText>
        </w:r>
      </w:del>
      <w:ins w:id="461" w:author="Ezra-redaktør" w:date="2026-10-18T13:44:37Z">
        <w:r>
          <w:t xml:space="preserve">Forge:</w:t>
        </w:r>
      </w:ins>
      <w:r>
        <w:t xml:space="preserve"> When Faith Feels Numb</w:t>
      </w:r>
    </w:p>
    <w:p>
      <w:r>
        <w:t xml:space="preserve">Sometimes faith </w:t>
      </w:r>
      <w:del w:id="462" w:author="Ezra-redaktør" w:date="2026-10-18T13:44:37Z">
        <w:r>
          <w:delText xml:space="preserve">doesn’t feel weak; it </w:delText>
        </w:r>
      </w:del>
      <w:r>
        <w:t xml:space="preserve">feels </w:t>
      </w:r>
      <w:del w:id="463" w:author="Ezra-redaktør" w:date="2026-10-18T13:44:37Z">
        <w:r>
          <w:delText xml:space="preserve">absent.</w:delText>
        </w:r>
      </w:del>
      <w:ins w:id="464" w:author="Ezra-redaktør" w:date="2026-10-18T13:44:37Z">
        <w:r>
          <w:t xml:space="preserve">absent</w:t>
        </w:r>
      </w:ins>
      <w:r>
        <w:t xml:space="preserve"> </w:t>
      </w:r>
      <w:del w:id="465" w:author="Ezra-redaktør" w:date="2026-10-18T13:44:37Z">
        <w:r>
          <w:delText xml:space="preserve">I</w:delText>
        </w:r>
      </w:del>
      <w:ins w:id="466" w:author="Ezra-redaktør" w:date="2026-10-18T13:44:37Z">
        <w:r>
          <w:t xml:space="preserve">rather</w:t>
        </w:r>
      </w:ins>
      <w:r>
        <w:t xml:space="preserve"> </w:t>
      </w:r>
      <w:del w:id="467" w:author="Ezra-redaktør" w:date="2026-10-18T13:44:37Z">
        <w:r>
          <w:delText xml:space="preserve">want</w:delText>
        </w:r>
      </w:del>
      <w:ins w:id="468" w:author="Ezra-redaktør" w:date="2026-10-18T13:44:37Z">
        <w:r>
          <w:t xml:space="preserve">than</w:t>
        </w:r>
      </w:ins>
      <w:r>
        <w:t xml:space="preserve"> </w:t>
      </w:r>
      <w:del w:id="469" w:author="Ezra-redaktør" w:date="2026-10-18T13:44:37Z">
        <w:r>
          <w:delText xml:space="preserve">to</w:delText>
        </w:r>
      </w:del>
      <w:ins w:id="470" w:author="Ezra-redaktør" w:date="2026-10-18T13:44:37Z">
        <w:r>
          <w:t xml:space="preserve">weak.</w:t>
        </w:r>
      </w:ins>
      <w:r>
        <w:t xml:space="preserve"> </w:t>
      </w:r>
      <w:del w:id="471" w:author="Ezra-redaktør" w:date="2026-10-18T13:44:37Z">
        <w:r>
          <w:delText xml:space="preserve">say plainly that this</w:delText>
        </w:r>
      </w:del>
      <w:ins w:id="472" w:author="Ezra-redaktør" w:date="2026-10-18T13:44:37Z">
        <w:r>
          <w:t xml:space="preserve">That</w:t>
        </w:r>
      </w:ins>
      <w:r>
        <w:t xml:space="preserve"> is not always rebellion. Often it is exhaustion.</w:t>
      </w:r>
    </w:p>
    <w:p>
      <w:r>
        <w:t xml:space="preserve">Numbness is </w:t>
      </w:r>
      <w:del w:id="473" w:author="Ezra-redaktør" w:date="2026-10-18T13:44:37Z">
        <w:r>
          <w:delText xml:space="preserve">frequently</w:delText>
        </w:r>
      </w:del>
      <w:ins w:id="474" w:author="Ezra-redaktør" w:date="2026-10-18T13:44:37Z">
        <w:r>
          <w:t xml:space="preserve">often</w:t>
        </w:r>
      </w:ins>
      <w:r>
        <w:t xml:space="preserve"> what </w:t>
      </w:r>
      <w:del w:id="475" w:author="Ezra-redaktør" w:date="2026-10-18T13:44:37Z">
        <w:r>
          <w:delText xml:space="preserve">long-standing</w:delText>
        </w:r>
      </w:del>
      <w:ins w:id="476" w:author="Ezra-redaktør" w:date="2026-10-18T13:44:37Z">
        <w:r>
          <w:t xml:space="preserve">long</w:t>
        </w:r>
      </w:ins>
      <w:r>
        <w:t xml:space="preserve"> pressure without release leaves </w:t>
      </w:r>
      <w:del w:id="477" w:author="Ezra-redaktør" w:date="2026-10-18T13:44:37Z">
        <w:r>
          <w:delText xml:space="preserve">behind:</w:delText>
        </w:r>
      </w:del>
      <w:ins w:id="478" w:author="Ezra-redaktør" w:date="2026-10-18T13:44:37Z">
        <w:r>
          <w:t xml:space="preserve">behind. The pressure may be</w:t>
        </w:r>
      </w:ins>
      <w:r>
        <w:t xml:space="preserve"> unresolved anger, suppressed grief, sexual shame, relational loss, or chronic self-control with no healing underneath it. </w:t>
      </w:r>
      <w:del w:id="479" w:author="Ezra-redaktør" w:date="2026-10-18T13:44:37Z">
        <w:r>
          <w:delText xml:space="preserve">Today’s work is</w:delText>
        </w:r>
      </w:del>
      <w:ins w:id="480" w:author="Ezra-redaktør" w:date="2026-10-18T13:44:37Z">
        <w:r>
          <w:t xml:space="preserve">Do</w:t>
        </w:r>
      </w:ins>
      <w:r>
        <w:t xml:space="preserve"> not</w:t>
      </w:r>
      <w:ins w:id="481" w:author="Ezra-redaktør" w:date="2026-10-18T13:44:37Z">
        <w:r>
          <w:t xml:space="preserve"> try</w:t>
        </w:r>
      </w:ins>
      <w:r>
        <w:t xml:space="preserve"> to force feeling back into </w:t>
      </w:r>
      <w:del w:id="482" w:author="Ezra-redaktør" w:date="2026-10-18T13:44:37Z">
        <w:r>
          <w:delText xml:space="preserve">faith.</w:delText>
        </w:r>
      </w:del>
      <w:ins w:id="483" w:author="Ezra-redaktør" w:date="2026-10-18T13:44:37Z">
        <w:r>
          <w:t xml:space="preserve">your</w:t>
        </w:r>
      </w:ins>
      <w:r>
        <w:t xml:space="preserve"> </w:t>
      </w:r>
      <w:del w:id="484" w:author="Ezra-redaktør" w:date="2026-10-18T13:44:37Z">
        <w:r>
          <w:delText xml:space="preserve">It</w:delText>
        </w:r>
      </w:del>
      <w:ins w:id="485" w:author="Ezra-redaktør" w:date="2026-10-18T13:44:37Z">
        <w:r>
          <w:t xml:space="preserve">faith</w:t>
        </w:r>
      </w:ins>
      <w:r>
        <w:t xml:space="preserve"> </w:t>
      </w:r>
      <w:del w:id="486" w:author="Ezra-redaktør" w:date="2026-10-18T13:44:37Z">
        <w:r>
          <w:delText xml:space="preserve">is</w:delText>
        </w:r>
      </w:del>
      <w:ins w:id="487" w:author="Ezra-redaktør" w:date="2026-10-18T13:44:37Z">
        <w:r>
          <w:t xml:space="preserve">today.</w:t>
        </w:r>
      </w:ins>
      <w:r>
        <w:t xml:space="preserve"> </w:t>
      </w:r>
      <w:del w:id="488" w:author="Ezra-redaktør" w:date="2026-10-18T13:44:37Z">
        <w:r>
          <w:delText xml:space="preserve">to stop ignoring</w:delText>
        </w:r>
      </w:del>
      <w:ins w:id="489" w:author="Ezra-redaktør" w:date="2026-10-18T13:44:37Z">
        <w:r>
          <w:t xml:space="preserve">Name</w:t>
        </w:r>
      </w:ins>
      <w:r>
        <w:t xml:space="preserve"> what has dulled it. Awareness is the first act of mercy.</w:t>
      </w:r>
    </w:p>
    <w:p>
      <w:r>
        <w:t xml:space="preserve">*End of Day 1*</w:t>
      </w:r>
    </w:p>
    <w:p>
      <w:pPr>
        <w:pStyle w:val="Heading2"/>
      </w:pPr>
      <w:r>
        <w:t xml:space="preserve">Day </w:t>
      </w:r>
      <w:del w:id="490" w:author="Ezra-redaktør" w:date="2026-10-18T13:44:37Z">
        <w:r>
          <w:delText xml:space="preserve">2 –</w:delText>
        </w:r>
      </w:del>
      <w:ins w:id="491" w:author="Ezra-redaktør" w:date="2026-10-18T13:44:37Z">
        <w:r>
          <w:t xml:space="preserve">2:</w:t>
        </w:r>
      </w:ins>
      <w:r>
        <w:t xml:space="preserve"> Separation Without Rejection</w:t>
      </w:r>
    </w:p>
    <w:p>
      <w:r>
        <w:t xml:space="preserve">&gt; “Go out from their midst, and be separate from them, says the Lord.” </w:t>
      </w:r>
      <w:del w:id="492" w:author="Ezra-redaktør" w:date="2026-10-18T13:44:37Z">
        <w:r>
          <w:delText xml:space="preserve">–</w:delText>
        </w:r>
      </w:del>
      <w:ins w:id="493" w:author="Ezra-redaktør" w:date="2026-10-18T13:44:37Z">
        <w:r>
          <w:t xml:space="preserve">&gt; &gt;</w:t>
        </w:r>
      </w:ins>
      <w:r>
        <w:t xml:space="preserve"> 2 Corinthians 6:17</w:t>
      </w:r>
    </w:p>
    <w:p>
      <w:r>
        <w:t xml:space="preserve">Separation is </w:t>
      </w:r>
      <w:del w:id="494" w:author="Ezra-redaktør" w:date="2026-10-18T13:44:37Z">
        <w:r>
          <w:delText xml:space="preserve">not</w:delText>
        </w:r>
      </w:del>
      <w:ins w:id="495" w:author="Ezra-redaktør" w:date="2026-10-18T13:44:37Z">
        <w:r>
          <w:t xml:space="preserve">easy</w:t>
        </w:r>
      </w:ins>
      <w:r>
        <w:t xml:space="preserve"> </w:t>
      </w:r>
      <w:del w:id="496" w:author="Ezra-redaktør" w:date="2026-10-18T13:44:37Z">
        <w:r>
          <w:delText xml:space="preserve">withdrawal.</w:delText>
        </w:r>
      </w:del>
      <w:ins w:id="497" w:author="Ezra-redaktør" w:date="2026-10-18T13:44:37Z">
        <w:r>
          <w:t xml:space="preserve">to get wrong. Some people hear superiority in it, others hear rejection, and both miss what it asks.</w:t>
        </w:r>
      </w:ins>
      <w:r>
        <w:t xml:space="preserve"> It </w:t>
      </w:r>
      <w:del w:id="498" w:author="Ezra-redaktør" w:date="2026-10-18T13:44:37Z">
        <w:r>
          <w:delText xml:space="preserve">is alignment. Many people confuse separation with superiority, and others confuse it with rejection; both misunderstand what is actually required. Separation is not about who you think you are better than. It is about</w:delText>
        </w:r>
      </w:del>
      <w:ins w:id="499" w:author="Ezra-redaktør" w:date="2026-10-18T13:44:37Z">
        <w:r>
          <w:t xml:space="preserve">asks</w:t>
        </w:r>
      </w:ins>
      <w:r>
        <w:t xml:space="preserve"> what you are willing to step away from </w:t>
      </w:r>
      <w:del w:id="500" w:author="Ezra-redaktør" w:date="2026-10-18T13:44:37Z">
        <w:r>
          <w:delText xml:space="preserve">in</w:delText>
        </w:r>
      </w:del>
      <w:ins w:id="501" w:author="Ezra-redaktør" w:date="2026-10-18T13:44:37Z">
        <w:r>
          <w:t xml:space="preserve">so</w:t>
        </w:r>
      </w:ins>
      <w:r>
        <w:t xml:space="preserve"> </w:t>
      </w:r>
      <w:del w:id="502" w:author="Ezra-redaktør" w:date="2026-10-18T13:44:37Z">
        <w:r>
          <w:delText xml:space="preserve">order</w:delText>
        </w:r>
      </w:del>
      <w:ins w:id="503" w:author="Ezra-redaktør" w:date="2026-10-18T13:44:37Z">
        <w:r>
          <w:t xml:space="preserve">that</w:t>
        </w:r>
      </w:ins>
      <w:r>
        <w:t xml:space="preserve"> </w:t>
      </w:r>
      <w:del w:id="504" w:author="Ezra-redaktør" w:date="2026-10-18T13:44:37Z">
        <w:r>
          <w:delText xml:space="preserve">to</w:delText>
        </w:r>
      </w:del>
      <w:ins w:id="505" w:author="Ezra-redaktør" w:date="2026-10-18T13:44:37Z">
        <w:r>
          <w:t xml:space="preserve">your</w:t>
        </w:r>
      </w:ins>
      <w:r>
        <w:t xml:space="preserve"> </w:t>
      </w:r>
      <w:del w:id="506" w:author="Ezra-redaktør" w:date="2026-10-18T13:44:37Z">
        <w:r>
          <w:delText xml:space="preserve">become</w:delText>
        </w:r>
      </w:del>
      <w:ins w:id="507" w:author="Ezra-redaktør" w:date="2026-10-18T13:44:37Z">
        <w:r>
          <w:t xml:space="preserve">life</w:t>
        </w:r>
      </w:ins>
      <w:r>
        <w:t xml:space="preserve"> </w:t>
      </w:r>
      <w:del w:id="508" w:author="Ezra-redaktør" w:date="2026-10-18T13:44:37Z">
        <w:r>
          <w:delText xml:space="preserve">coherent.</w:delText>
        </w:r>
      </w:del>
      <w:ins w:id="509" w:author="Ezra-redaktør" w:date="2026-10-18T13:44:37Z">
        <w:r>
          <w:t xml:space="preserve">can hold together.</w:t>
        </w:r>
      </w:ins>
    </w:p>
    <w:p>
      <w:pPr>
        <w:pStyle w:val="Heading3"/>
      </w:pPr>
      <w:r>
        <w:t xml:space="preserve">The Scenario</w:t>
      </w:r>
    </w:p>
    <w:p>
      <w:r>
        <w:t xml:space="preserve">Aaron </w:t>
      </w:r>
      <w:del w:id="510" w:author="Ezra-redaktør" w:date="2026-10-18T13:44:37Z">
        <w:r>
          <w:delText xml:space="preserve">didn’t</w:delText>
        </w:r>
      </w:del>
      <w:ins w:id="511" w:author="Ezra-redaktør" w:date="2026-10-18T13:44:37Z">
        <w:r>
          <w:t xml:space="preserve">did not</w:t>
        </w:r>
      </w:ins>
      <w:r>
        <w:t xml:space="preserve"> leave his group dramatically. </w:t>
      </w:r>
      <w:del w:id="512" w:author="Ezra-redaktør" w:date="2026-10-18T13:44:37Z">
        <w:r>
          <w:delText xml:space="preserve">He</w:delText>
        </w:r>
      </w:del>
      <w:ins w:id="513" w:author="Ezra-redaktør" w:date="2026-10-18T13:44:37Z">
        <w:r>
          <w:t xml:space="preserve">There</w:t>
        </w:r>
      </w:ins>
      <w:r>
        <w:t xml:space="preserve"> </w:t>
      </w:r>
      <w:del w:id="514" w:author="Ezra-redaktør" w:date="2026-10-18T13:44:37Z">
        <w:r>
          <w:delText xml:space="preserve">made</w:delText>
        </w:r>
      </w:del>
      <w:ins w:id="515" w:author="Ezra-redaktør" w:date="2026-10-18T13:44:37Z">
        <w:r>
          <w:t xml:space="preserve">was</w:t>
        </w:r>
      </w:ins>
      <w:r>
        <w:t xml:space="preserve"> no announcement and</w:t>
      </w:r>
      <w:del w:id="516" w:author="Ezra-redaktør" w:date="2026-10-18T13:44:37Z">
        <w:r>
          <w:delText xml:space="preserve"> gave</w:delText>
        </w:r>
      </w:del>
      <w:r>
        <w:t xml:space="preserve"> no speech. He simply stopped laughing at</w:t>
      </w:r>
      <w:ins w:id="517" w:author="Ezra-redaktør" w:date="2026-10-18T13:44:37Z">
        <w:r>
          <w:t xml:space="preserve"> the</w:t>
        </w:r>
      </w:ins>
      <w:r>
        <w:t xml:space="preserve"> things that hollowed him out. At first nothing </w:t>
      </w:r>
      <w:del w:id="518" w:author="Ezra-redaktør" w:date="2026-10-18T13:44:37Z">
        <w:r>
          <w:delText xml:space="preserve">changed:</w:delText>
        </w:r>
      </w:del>
      <w:ins w:id="519" w:author="Ezra-redaktør" w:date="2026-10-18T13:44:37Z">
        <w:r>
          <w:t xml:space="preserve">changed.</w:t>
        </w:r>
      </w:ins>
      <w:r>
        <w:t xml:space="preserve"> </w:t>
      </w:r>
      <w:del w:id="520" w:author="Ezra-redaktør" w:date="2026-10-18T13:44:37Z">
        <w:r>
          <w:delText xml:space="preserve">he</w:delText>
        </w:r>
      </w:del>
      <w:ins w:id="521" w:author="Ezra-redaktør" w:date="2026-10-18T13:44:37Z">
        <w:r>
          <w:t xml:space="preserve">He</w:t>
        </w:r>
      </w:ins>
      <w:r>
        <w:t xml:space="preserve"> was still invited, still included. Then the invitations slowed, </w:t>
      </w:r>
      <w:ins w:id="522" w:author="Ezra-redaktør" w:date="2026-10-18T13:44:37Z">
        <w:r>
          <w:t xml:space="preserve">the </w:t>
        </w:r>
      </w:ins>
      <w:r>
        <w:t xml:space="preserve">conversations grew </w:t>
      </w:r>
      <w:del w:id="523" w:author="Ezra-redaktør" w:date="2026-10-18T13:44:37Z">
        <w:r>
          <w:delText xml:space="preserve">shallower,</w:delText>
        </w:r>
      </w:del>
      <w:ins w:id="524" w:author="Ezra-redaktør" w:date="2026-10-18T13:44:37Z">
        <w:r>
          <w:t xml:space="preserve">thinner,</w:t>
        </w:r>
      </w:ins>
      <w:r>
        <w:t xml:space="preserve"> and silence settled where familiarity used to be.</w:t>
      </w:r>
    </w:p>
    <w:p>
      <w:del w:id="525" w:author="Ezra-redaktør" w:date="2026-10-18T13:44:37Z">
        <w:r>
          <w:delText xml:space="preserve">Aaron noticed something important: no</w:delText>
        </w:r>
      </w:del>
      <w:ins w:id="526" w:author="Ezra-redaktør" w:date="2026-10-18T13:44:37Z">
        <w:r>
          <w:t xml:space="preserve">No</w:t>
        </w:r>
      </w:ins>
      <w:r>
        <w:t xml:space="preserve"> one</w:t>
      </w:r>
      <w:ins w:id="527" w:author="Ezra-redaktør" w:date="2026-10-18T13:44:37Z">
        <w:r>
          <w:t xml:space="preserve"> ever</w:t>
        </w:r>
      </w:ins>
      <w:r>
        <w:t xml:space="preserve"> told him to leave. But staying now required him to pretend, </w:t>
      </w:r>
      <w:del w:id="528" w:author="Ezra-redaktør" w:date="2026-10-18T13:44:37Z">
        <w:r>
          <w:delText xml:space="preserve">so</w:delText>
        </w:r>
      </w:del>
      <w:ins w:id="529" w:author="Ezra-redaktør" w:date="2026-10-18T13:44:37Z">
        <w:r>
          <w:t xml:space="preserve">and</w:t>
        </w:r>
      </w:ins>
      <w:r>
        <w:t xml:space="preserve"> he </w:t>
      </w:r>
      <w:del w:id="530" w:author="Ezra-redaktør" w:date="2026-10-18T13:44:37Z">
        <w:r>
          <w:delText xml:space="preserve">didn’t.</w:delText>
        </w:r>
      </w:del>
      <w:ins w:id="531" w:author="Ezra-redaktør" w:date="2026-10-18T13:44:37Z">
        <w:r>
          <w:t xml:space="preserve">would not.</w:t>
        </w:r>
      </w:ins>
      <w:r>
        <w:t xml:space="preserve"> The distance </w:t>
      </w:r>
      <w:del w:id="532" w:author="Ezra-redaktør" w:date="2026-10-18T13:44:37Z">
        <w:r>
          <w:delText xml:space="preserve">grew,</w:delText>
        </w:r>
      </w:del>
      <w:ins w:id="533" w:author="Ezra-redaktør" w:date="2026-10-18T13:44:37Z">
        <w:r>
          <w:t xml:space="preserve">came</w:t>
        </w:r>
      </w:ins>
      <w:r>
        <w:t xml:space="preserve"> </w:t>
      </w:r>
      <w:del w:id="534" w:author="Ezra-redaktør" w:date="2026-10-18T13:44:37Z">
        <w:r>
          <w:delText xml:space="preserve">not out of anger, but out of</w:delText>
        </w:r>
      </w:del>
      <w:ins w:id="535" w:author="Ezra-redaktør" w:date="2026-10-18T13:44:37Z">
        <w:r>
          <w:t xml:space="preserve">from</w:t>
        </w:r>
      </w:ins>
      <w:r>
        <w:t xml:space="preserve"> honesty. </w:t>
      </w:r>
      <w:del w:id="536" w:author="Ezra-redaktør" w:date="2026-10-18T13:44:37Z">
        <w:r>
          <w:delText xml:space="preserve">That</w:delText>
        </w:r>
      </w:del>
      <w:ins w:id="537" w:author="Ezra-redaktør" w:date="2026-10-18T13:44:37Z">
        <w:r>
          <w:t xml:space="preserve">It</w:t>
        </w:r>
      </w:ins>
      <w:r>
        <w:t xml:space="preserve"> cost him something. It also gave him clarity.</w:t>
      </w:r>
    </w:p>
    <w:p>
      <w:pPr>
        <w:pStyle w:val="Heading3"/>
      </w:pPr>
      <w:del w:id="538" w:author="Ezra-redaktør" w:date="2026-10-18T13:44:37Z">
        <w:r>
          <w:delText xml:space="preserve">Incoherent</w:delText>
        </w:r>
      </w:del>
      <w:ins w:id="539" w:author="Ezra-redaktør" w:date="2026-10-18T13:44:37Z">
        <w:r>
          <w:t xml:space="preserve">Divided</w:t>
        </w:r>
      </w:ins>
      <w:r>
        <w:t xml:space="preserve"> Belonging vs.</w:t>
      </w:r>
      <w:del w:id="540" w:author="Ezra-redaktør" w:date="2026-10-18T13:44:37Z">
        <w:r>
          <w:delText xml:space="preserve"> </w:delText>
        </w:r>
      </w:del>
      <w:ins w:id="541" w:author="Ezra-redaktør" w:date="2026-10-18T13:44:37Z">
        <w:r>
          <w:t xml:space="preserve"> </w:t>
        </w:r>
      </w:ins>
      <w:r>
        <w:t xml:space="preserve">Aligned Separation</w:t>
      </w:r>
    </w:p>
    <w:p>
      <w:r>
        <w:t xml:space="preserve">| </w:t>
      </w:r>
      <w:del w:id="542" w:author="Ezra-redaktør" w:date="2026-10-18T13:44:37Z">
        <w:r>
          <w:delText xml:space="preserve">Incoherent</w:delText>
        </w:r>
      </w:del>
      <w:ins w:id="543" w:author="Ezra-redaktør" w:date="2026-10-18T13:44:37Z">
        <w:r>
          <w:t xml:space="preserve">Divided</w:t>
        </w:r>
      </w:ins>
      <w:r>
        <w:t xml:space="preserve"> Belonging</w:t>
      </w:r>
      <w:del w:id="544" w:author="Ezra-redaktør" w:date="2026-10-18T13:44:37Z">
        <w:r>
          <w:delText xml:space="preserve">             </w:delText>
        </w:r>
      </w:del>
      <w:ins w:id="545" w:author="Ezra-redaktør" w:date="2026-10-18T13:44:37Z">
        <w:r>
          <w:t xml:space="preserve"> </w:t>
        </w:r>
      </w:ins>
      <w:r>
        <w:t xml:space="preserve">| Aligned Separation</w:t>
      </w:r>
      <w:del w:id="546" w:author="Ezra-redaktør" w:date="2026-10-18T13:44:37Z">
        <w:r>
          <w:delText xml:space="preserve">                   </w:delText>
        </w:r>
      </w:del>
      <w:ins w:id="547" w:author="Ezra-redaktør" w:date="2026-10-18T13:44:37Z">
        <w:r>
          <w:t xml:space="preserve"> </w:t>
        </w:r>
      </w:ins>
      <w:r>
        <w:t xml:space="preserve">| </w:t>
      </w:r>
      <w:del w:id="548" w:author="Ezra-redaktør" w:date="2026-10-18T13:44:37Z">
        <w:r>
          <w:delText xml:space="preserve">|----------------------------------|--------------------------------------|</w:delText>
        </w:r>
      </w:del>
      <w:ins w:id="549" w:author="Ezra-redaktør" w:date="2026-10-18T13:44:37Z">
        <w:r>
          <w:t xml:space="preserve">| :- | :- |</w:t>
        </w:r>
      </w:ins>
      <w:r>
        <w:t xml:space="preserve"> | Stays to avoid discomfort</w:t>
      </w:r>
      <w:del w:id="550" w:author="Ezra-redaktør" w:date="2026-10-18T13:44:37Z">
        <w:r>
          <w:delText xml:space="preserve">        </w:delText>
        </w:r>
      </w:del>
      <w:ins w:id="551" w:author="Ezra-redaktør" w:date="2026-10-18T13:44:37Z">
        <w:r>
          <w:t xml:space="preserve"> </w:t>
        </w:r>
      </w:ins>
      <w:r>
        <w:t xml:space="preserve">| Steps back to preserve integrity</w:t>
      </w:r>
      <w:del w:id="552" w:author="Ezra-redaktør" w:date="2026-10-18T13:44:37Z">
        <w:r>
          <w:delText xml:space="preserve">     </w:delText>
        </w:r>
      </w:del>
      <w:ins w:id="553" w:author="Ezra-redaktør" w:date="2026-10-18T13:44:37Z">
        <w:r>
          <w:t xml:space="preserve"> </w:t>
        </w:r>
      </w:ins>
      <w:r>
        <w:t xml:space="preserve">| | Requires performance</w:t>
      </w:r>
      <w:del w:id="554" w:author="Ezra-redaktør" w:date="2026-10-18T13:44:37Z">
        <w:r>
          <w:delText xml:space="preserve">             </w:delText>
        </w:r>
      </w:del>
      <w:ins w:id="555" w:author="Ezra-redaktør" w:date="2026-10-18T13:44:37Z">
        <w:r>
          <w:t xml:space="preserve"> </w:t>
        </w:r>
      </w:ins>
      <w:r>
        <w:t xml:space="preserve">| Allows consistency</w:t>
      </w:r>
      <w:del w:id="556" w:author="Ezra-redaktør" w:date="2026-10-18T13:44:37Z">
        <w:r>
          <w:delText xml:space="preserve">                   </w:delText>
        </w:r>
      </w:del>
      <w:ins w:id="557" w:author="Ezra-redaktør" w:date="2026-10-18T13:44:37Z">
        <w:r>
          <w:t xml:space="preserve"> </w:t>
        </w:r>
      </w:ins>
      <w:r>
        <w:t xml:space="preserve">| | Confuses presence with agreement | Distinguishes respect from imitation | | Feels loyal</w:t>
      </w:r>
      <w:del w:id="558" w:author="Ezra-redaktør" w:date="2026-10-18T13:44:37Z">
        <w:r>
          <w:delText xml:space="preserve">                      </w:delText>
        </w:r>
      </w:del>
      <w:ins w:id="559" w:author="Ezra-redaktør" w:date="2026-10-18T13:44:37Z">
        <w:r>
          <w:t xml:space="preserve"> </w:t>
        </w:r>
      </w:ins>
      <w:r>
        <w:t xml:space="preserve">| Acts responsibly</w:t>
      </w:r>
      <w:del w:id="560" w:author="Ezra-redaktør" w:date="2026-10-18T13:44:37Z">
        <w:r>
          <w:delText xml:space="preserve">                     </w:delText>
        </w:r>
      </w:del>
      <w:ins w:id="561" w:author="Ezra-redaktør" w:date="2026-10-18T13:44:37Z">
        <w:r>
          <w:t xml:space="preserve"> </w:t>
        </w:r>
      </w:ins>
      <w:r>
        <w:t xml:space="preserve">| | Avoids tension</w:t>
      </w:r>
      <w:del w:id="562" w:author="Ezra-redaktør" w:date="2026-10-18T13:44:37Z">
        <w:r>
          <w:delText xml:space="preserve">                   </w:delText>
        </w:r>
      </w:del>
      <w:ins w:id="563" w:author="Ezra-redaktør" w:date="2026-10-18T13:44:37Z">
        <w:r>
          <w:t xml:space="preserve"> </w:t>
        </w:r>
      </w:ins>
      <w:r>
        <w:t xml:space="preserve">| Accepts cost</w:t>
      </w:r>
      <w:del w:id="564" w:author="Ezra-redaktør" w:date="2026-10-18T13:44:37Z">
        <w:r>
          <w:delText xml:space="preserve">                         </w:delText>
        </w:r>
      </w:del>
      <w:ins w:id="565" w:author="Ezra-redaktør" w:date="2026-10-18T13:44:37Z">
        <w:r>
          <w:t xml:space="preserve"> </w:t>
        </w:r>
      </w:ins>
      <w:r>
        <w:t xml:space="preserve">|</w:t>
      </w:r>
    </w:p>
    <w:p>
      <w:r>
        <w:t xml:space="preserve">Separation does not require disdain. It requires discernment.</w:t>
      </w:r>
    </w:p>
    <w:p>
      <w:pPr>
        <w:pStyle w:val="Heading3"/>
      </w:pPr>
      <w:r>
        <w:t xml:space="preserve">What This Day Is Really About</w:t>
      </w:r>
    </w:p>
    <w:p>
      <w:del w:id="566" w:author="Ezra-redaktør" w:date="2026-10-18T13:44:37Z">
        <w:r>
          <w:delText xml:space="preserve">This day is not about abandoning people. It is about refusing</w:delText>
        </w:r>
      </w:del>
      <w:ins w:id="567" w:author="Ezra-redaktør" w:date="2026-10-18T13:44:37Z">
        <w:r>
          <w:t xml:space="preserve">Refuse</w:t>
        </w:r>
      </w:ins>
      <w:r>
        <w:t xml:space="preserve"> to be formed by what </w:t>
      </w:r>
      <w:del w:id="568" w:author="Ezra-redaktør" w:date="2026-10-18T13:44:37Z">
        <w:r>
          <w:delText xml:space="preserve">contradicts</w:delText>
        </w:r>
      </w:del>
      <w:ins w:id="569" w:author="Ezra-redaktør" w:date="2026-10-18T13:44:37Z">
        <w:r>
          <w:t xml:space="preserve">works</w:t>
        </w:r>
      </w:ins>
      <w:r>
        <w:t xml:space="preserve"> </w:t>
      </w:r>
      <w:del w:id="570" w:author="Ezra-redaktør" w:date="2026-10-18T13:44:37Z">
        <w:r>
          <w:delText xml:space="preserve">what</w:delText>
        </w:r>
      </w:del>
      <w:ins w:id="571" w:author="Ezra-redaktør" w:date="2026-10-18T13:44:37Z">
        <w:r>
          <w:t xml:space="preserve">against the man</w:t>
        </w:r>
      </w:ins>
      <w:r>
        <w:t xml:space="preserve"> you are trying to become.</w:t>
      </w:r>
      <w:ins w:id="572" w:author="Ezra-redaktør" w:date="2026-10-18T13:44:37Z">
        <w:r>
          <w:t xml:space="preserve"> Nobody has to be abandoned for that.</w:t>
        </w:r>
      </w:ins>
      <w:r>
        <w:t xml:space="preserve"> Belonging always shapes you. Every room trains </w:t>
      </w:r>
      <w:del w:id="573" w:author="Ezra-redaktør" w:date="2026-10-18T13:44:37Z">
        <w:r>
          <w:delText xml:space="preserve">something;</w:delText>
        </w:r>
      </w:del>
      <w:ins w:id="574" w:author="Ezra-redaktør" w:date="2026-10-18T13:44:37Z">
        <w:r>
          <w:t xml:space="preserve">something,</w:t>
        </w:r>
      </w:ins>
      <w:r>
        <w:t xml:space="preserve"> every </w:t>
      </w:r>
      <w:del w:id="575" w:author="Ezra-redaktør" w:date="2026-10-18T13:44:37Z">
        <w:r>
          <w:delText xml:space="preserve">rhythm</w:delText>
        </w:r>
      </w:del>
      <w:ins w:id="576" w:author="Ezra-redaktør" w:date="2026-10-18T13:44:37Z">
        <w:r>
          <w:t xml:space="preserve">routine</w:t>
        </w:r>
      </w:ins>
      <w:r>
        <w:t xml:space="preserve"> teaches </w:t>
      </w:r>
      <w:del w:id="577" w:author="Ezra-redaktør" w:date="2026-10-18T13:44:37Z">
        <w:r>
          <w:delText xml:space="preserve">something;</w:delText>
        </w:r>
      </w:del>
      <w:ins w:id="578" w:author="Ezra-redaktør" w:date="2026-10-18T13:44:37Z">
        <w:r>
          <w:t xml:space="preserve">something, and</w:t>
        </w:r>
      </w:ins>
      <w:r>
        <w:t xml:space="preserve"> every relationship applies pressure.</w:t>
      </w:r>
    </w:p>
    <w:p>
      <w:r>
        <w:t xml:space="preserve">You</w:t>
      </w:r>
      <w:ins w:id="579" w:author="Ezra-redaktør" w:date="2026-10-18T13:44:37Z">
        <w:r>
          <w:t xml:space="preserve"> already</w:t>
        </w:r>
      </w:ins>
      <w:r>
        <w:t xml:space="preserve"> know </w:t>
      </w:r>
      <w:del w:id="580" w:author="Ezra-redaktør" w:date="2026-10-18T13:44:37Z">
        <w:r>
          <w:delText xml:space="preserve">this</w:delText>
        </w:r>
      </w:del>
      <w:ins w:id="581" w:author="Ezra-redaktør" w:date="2026-10-18T13:44:37Z">
        <w:r>
          <w:t xml:space="preserve">this.</w:t>
        </w:r>
      </w:ins>
      <w:r>
        <w:t xml:space="preserve"> </w:t>
      </w:r>
      <w:del w:id="582" w:author="Ezra-redaktør" w:date="2026-10-18T13:44:37Z">
        <w:r>
          <w:delText xml:space="preserve">already</w:delText>
        </w:r>
      </w:del>
      <w:ins w:id="583" w:author="Ezra-redaktør" w:date="2026-10-18T13:44:37Z">
        <w:r>
          <w:t xml:space="preserve">You</w:t>
        </w:r>
      </w:ins>
      <w:r>
        <w:t xml:space="preserve"> </w:t>
      </w:r>
      <w:del w:id="584" w:author="Ezra-redaktør" w:date="2026-10-18T13:44:37Z">
        <w:r>
          <w:delText xml:space="preserve">from</w:delText>
        </w:r>
      </w:del>
      <w:ins w:id="585" w:author="Ezra-redaktør" w:date="2026-10-18T13:44:37Z">
        <w:r>
          <w:t xml:space="preserve">talk</w:t>
        </w:r>
      </w:ins>
      <w:r>
        <w:t xml:space="preserve"> </w:t>
      </w:r>
      <w:del w:id="586" w:author="Ezra-redaktør" w:date="2026-10-18T13:44:37Z">
        <w:r>
          <w:delText xml:space="preserve">the</w:delText>
        </w:r>
      </w:del>
      <w:ins w:id="587" w:author="Ezra-redaktør" w:date="2026-10-18T13:44:37Z">
        <w:r>
          <w:t xml:space="preserve">one</w:t>
        </w:r>
      </w:ins>
      <w:r>
        <w:t xml:space="preserve"> way</w:t>
      </w:r>
      <w:del w:id="588" w:author="Ezra-redaktør" w:date="2026-10-18T13:44:37Z">
        <w:r>
          <w:delText xml:space="preserve"> you speak</w:delText>
        </w:r>
      </w:del>
      <w:r>
        <w:t xml:space="preserve"> in one house and </w:t>
      </w:r>
      <w:del w:id="589" w:author="Ezra-redaktør" w:date="2026-10-18T13:44:37Z">
        <w:r>
          <w:delText xml:space="preserve">the</w:delText>
        </w:r>
      </w:del>
      <w:ins w:id="590" w:author="Ezra-redaktør" w:date="2026-10-18T13:44:37Z">
        <w:r>
          <w:t xml:space="preserve">another</w:t>
        </w:r>
      </w:ins>
      <w:r>
        <w:t xml:space="preserve"> way </w:t>
      </w:r>
      <w:del w:id="591" w:author="Ezra-redaktør" w:date="2026-10-18T13:44:37Z">
        <w:r>
          <w:delText xml:space="preserve">you speak </w:delText>
        </w:r>
      </w:del>
      <w:r>
        <w:t xml:space="preserve">in </w:t>
      </w:r>
      <w:del w:id="592" w:author="Ezra-redaktør" w:date="2026-10-18T13:44:37Z">
        <w:r>
          <w:delText xml:space="preserve">another:</w:delText>
        </w:r>
      </w:del>
      <w:ins w:id="593" w:author="Ezra-redaktør" w:date="2026-10-18T13:44:37Z">
        <w:r>
          <w:t xml:space="preserve">the</w:t>
        </w:r>
      </w:ins>
      <w:r>
        <w:t xml:space="preserve"> </w:t>
      </w:r>
      <w:del w:id="594" w:author="Ezra-redaktør" w:date="2026-10-18T13:44:37Z">
        <w:r>
          <w:delText xml:space="preserve">the</w:delText>
        </w:r>
      </w:del>
      <w:ins w:id="595" w:author="Ezra-redaktør" w:date="2026-10-18T13:44:37Z">
        <w:r>
          <w:t xml:space="preserve">next. The</w:t>
        </w:r>
      </w:ins>
      <w:r>
        <w:t xml:space="preserve"> room did that, and you never voted on it. </w:t>
      </w:r>
      <w:del w:id="596" w:author="Ezra-redaktør" w:date="2026-10-18T13:44:37Z">
        <w:r>
          <w:delText xml:space="preserve">So the question is not whether</w:delText>
        </w:r>
      </w:del>
      <w:ins w:id="597" w:author="Ezra-redaktør" w:date="2026-10-18T13:44:37Z">
        <w:r>
          <w:t xml:space="preserve">Since</w:t>
        </w:r>
      </w:ins>
      <w:r>
        <w:t xml:space="preserve"> you are being </w:t>
      </w:r>
      <w:del w:id="598" w:author="Ezra-redaktør" w:date="2026-10-18T13:44:37Z">
        <w:r>
          <w:delText xml:space="preserve">shaped.</w:delText>
        </w:r>
      </w:del>
      <w:ins w:id="599" w:author="Ezra-redaktør" w:date="2026-10-18T13:44:37Z">
        <w:r>
          <w:t xml:space="preserve">shaped</w:t>
        </w:r>
      </w:ins>
      <w:r>
        <w:t xml:space="preserve"> </w:t>
      </w:r>
      <w:del w:id="600" w:author="Ezra-redaktør" w:date="2026-10-18T13:44:37Z">
        <w:r>
          <w:delText xml:space="preserve">The</w:delText>
        </w:r>
      </w:del>
      <w:ins w:id="601" w:author="Ezra-redaktør" w:date="2026-10-18T13:44:37Z">
        <w:r>
          <w:t xml:space="preserve">either way, the only</w:t>
        </w:r>
      </w:ins>
      <w:r>
        <w:t xml:space="preserve"> question is by what. Separation is the decision to </w:t>
      </w:r>
      <w:del w:id="602" w:author="Ezra-redaktør" w:date="2026-10-18T13:44:37Z">
        <w:r>
          <w:delText xml:space="preserve">let</w:delText>
        </w:r>
      </w:del>
      <w:ins w:id="603" w:author="Ezra-redaktør" w:date="2026-10-18T13:44:37Z">
        <w:r>
          <w:t xml:space="preserve">choose</w:t>
        </w:r>
      </w:ins>
      <w:r>
        <w:t xml:space="preserve"> </w:t>
      </w:r>
      <w:del w:id="604" w:author="Ezra-redaktør" w:date="2026-10-18T13:44:37Z">
        <w:r>
          <w:delText xml:space="preserve">formation</w:delText>
        </w:r>
      </w:del>
      <w:ins w:id="605" w:author="Ezra-redaktør" w:date="2026-10-18T13:44:37Z">
        <w:r>
          <w:t xml:space="preserve">what</w:t>
        </w:r>
      </w:ins>
      <w:r>
        <w:t xml:space="preserve"> </w:t>
      </w:r>
      <w:del w:id="606" w:author="Ezra-redaktør" w:date="2026-10-18T13:44:37Z">
        <w:r>
          <w:delText xml:space="preserve">become</w:delText>
        </w:r>
      </w:del>
      <w:ins w:id="607" w:author="Ezra-redaktør" w:date="2026-10-18T13:44:37Z">
        <w:r>
          <w:t xml:space="preserve">forms</w:t>
        </w:r>
      </w:ins>
      <w:r>
        <w:t xml:space="preserve"> </w:t>
      </w:r>
      <w:del w:id="608" w:author="Ezra-redaktør" w:date="2026-10-18T13:44:37Z">
        <w:r>
          <w:delText xml:space="preserve">intentional.</w:delText>
        </w:r>
      </w:del>
      <w:ins w:id="609" w:author="Ezra-redaktør" w:date="2026-10-18T13:44:37Z">
        <w:r>
          <w:t xml:space="preserve">you.</w:t>
        </w:r>
      </w:ins>
    </w:p>
    <w:p>
      <w:pPr>
        <w:pStyle w:val="Heading3"/>
      </w:pPr>
      <w:r>
        <w:t xml:space="preserve">The Practice</w:t>
      </w:r>
    </w:p>
    <w:p>
      <w:del w:id="610" w:author="Ezra-redaktør" w:date="2026-10-18T13:44:37Z">
        <w:r>
          <w:delText xml:space="preserve">Today, identify</w:delText>
        </w:r>
      </w:del>
      <w:ins w:id="611" w:author="Ezra-redaktør" w:date="2026-10-18T13:44:37Z">
        <w:r>
          <w:t xml:space="preserve">Name</w:t>
        </w:r>
      </w:ins>
      <w:r>
        <w:t xml:space="preserve"> one environment that shapes you more than you admit. It might be:</w:t>
      </w:r>
    </w:p>
    <w:p>
      <w:r>
        <w:t xml:space="preserve">- a friend group - a digital space - a routine you return to without thinking - humor that dulls your awareness - conversations that pull you sideways</w:t>
      </w:r>
    </w:p>
    <w:p>
      <w:r>
        <w:t xml:space="preserve">Do not judge it. Ask instead:</w:t>
      </w:r>
    </w:p>
    <w:p>
      <w:r>
        <w:t xml:space="preserve">- What does this environment train in me? - Who am I required to be to remain here? - What part of myself do I mute in order to belong?</w:t>
      </w:r>
    </w:p>
    <w:p>
      <w:pPr>
        <w:rPr>
          <w:del w:id="612" w:author="Ezra-redaktør" w:date="2026-10-18T13:44:37Z"/>
        </w:rPr>
      </w:pPr>
      <w:del w:id="613" w:author="Ezra-redaktør" w:date="2026-10-18T13:44:37Z">
        <w:r>
          <w:delText xml:space="preserve">If separation is required, begin quietly. Alignment does not announce itself.</w:delText>
        </w:r>
      </w:del>
    </w:p>
    <w:p>
      <w:pPr>
        <w:rPr>
          <w:ins w:id="614" w:author="Ezra-redaktør" w:date="2026-10-18T13:44:37Z"/>
        </w:rPr>
      </w:pPr>
      <w:ins w:id="615" w:author="Ezra-redaktør" w:date="2026-10-18T13:44:37Z">
        <w:r>
          <w:t xml:space="preserve">If you need to step back, start quietly. There is nothing to announce.</w:t>
        </w:r>
      </w:ins>
    </w:p>
    <w:p>
      <w:pPr>
        <w:pStyle w:val="Heading3"/>
      </w:pPr>
      <w:r>
        <w:t xml:space="preserve">Healing </w:t>
      </w:r>
      <w:del w:id="616" w:author="Ezra-redaktør" w:date="2026-10-18T13:44:37Z">
        <w:r>
          <w:delText xml:space="preserve">Forge –</w:delText>
        </w:r>
      </w:del>
      <w:ins w:id="617" w:author="Ezra-redaktør" w:date="2026-10-18T13:44:37Z">
        <w:r>
          <w:t xml:space="preserve">Forge:</w:t>
        </w:r>
      </w:ins>
      <w:r>
        <w:t xml:space="preserve"> When Distance Feels Like Loss</w:t>
      </w:r>
    </w:p>
    <w:p>
      <w:r>
        <w:t xml:space="preserve">Separation </w:t>
      </w:r>
      <w:del w:id="618" w:author="Ezra-redaktør" w:date="2026-10-18T13:44:37Z">
        <w:r>
          <w:delText xml:space="preserve">often</w:delText>
        </w:r>
      </w:del>
      <w:ins w:id="619" w:author="Ezra-redaktør" w:date="2026-10-18T13:44:37Z">
        <w:r>
          <w:t xml:space="preserve">can</w:t>
        </w:r>
      </w:ins>
      <w:r>
        <w:t xml:space="preserve"> </w:t>
      </w:r>
      <w:del w:id="620" w:author="Ezra-redaktør" w:date="2026-10-18T13:44:37Z">
        <w:r>
          <w:delText xml:space="preserve">feels</w:delText>
        </w:r>
      </w:del>
      <w:ins w:id="621" w:author="Ezra-redaktør" w:date="2026-10-18T13:44:37Z">
        <w:r>
          <w:t xml:space="preserve">feel</w:t>
        </w:r>
      </w:ins>
      <w:r>
        <w:t xml:space="preserve"> like </w:t>
      </w:r>
      <w:del w:id="622" w:author="Ezra-redaktør" w:date="2026-10-18T13:44:37Z">
        <w:r>
          <w:delText xml:space="preserve">rejection</w:delText>
        </w:r>
      </w:del>
      <w:ins w:id="623" w:author="Ezra-redaktør" w:date="2026-10-18T13:44:37Z">
        <w:r>
          <w:t xml:space="preserve">rejection,</w:t>
        </w:r>
      </w:ins>
      <w:r>
        <w:t xml:space="preserve"> because loss </w:t>
      </w:r>
      <w:del w:id="624" w:author="Ezra-redaktør" w:date="2026-10-18T13:44:37Z">
        <w:r>
          <w:delText xml:space="preserve">hurts,</w:delText>
        </w:r>
      </w:del>
      <w:ins w:id="625" w:author="Ezra-redaktør" w:date="2026-10-18T13:44:37Z">
        <w:r>
          <w:t xml:space="preserve">hurts</w:t>
        </w:r>
      </w:ins>
      <w:r>
        <w:t xml:space="preserve"> even when </w:t>
      </w:r>
      <w:del w:id="626" w:author="Ezra-redaktør" w:date="2026-10-18T13:44:37Z">
        <w:r>
          <w:delText xml:space="preserve">the loss</w:delText>
        </w:r>
      </w:del>
      <w:ins w:id="627" w:author="Ezra-redaktør" w:date="2026-10-18T13:44:37Z">
        <w:r>
          <w:t xml:space="preserve">it</w:t>
        </w:r>
      </w:ins>
      <w:r>
        <w:t xml:space="preserve"> is necessary. </w:t>
      </w:r>
      <w:del w:id="628" w:author="Ezra-redaktør" w:date="2026-10-18T13:44:37Z">
        <w:r>
          <w:delText xml:space="preserve">Leaving</w:delText>
        </w:r>
      </w:del>
      <w:ins w:id="629" w:author="Ezra-redaktør" w:date="2026-10-18T13:44:37Z">
        <w:r>
          <w:t xml:space="preserve">When</w:t>
        </w:r>
      </w:ins>
      <w:r>
        <w:t xml:space="preserve"> </w:t>
      </w:r>
      <w:del w:id="630" w:author="Ezra-redaktør" w:date="2026-10-18T13:44:37Z">
        <w:r>
          <w:delText xml:space="preserve">incoherent</w:delText>
        </w:r>
      </w:del>
      <w:ins w:id="631" w:author="Ezra-redaktør" w:date="2026-10-18T13:44:37Z">
        <w:r>
          <w:t xml:space="preserve">you step away from a</w:t>
        </w:r>
      </w:ins>
      <w:r>
        <w:t xml:space="preserve"> belonging </w:t>
      </w:r>
      <w:del w:id="632" w:author="Ezra-redaktør" w:date="2026-10-18T13:44:37Z">
        <w:r>
          <w:delText xml:space="preserve">creates</w:delText>
        </w:r>
      </w:del>
      <w:ins w:id="633" w:author="Ezra-redaktør" w:date="2026-10-18T13:44:37Z">
        <w:r>
          <w:t xml:space="preserve">that required you to pretend, the</w:t>
        </w:r>
      </w:ins>
      <w:r>
        <w:t xml:space="preserve"> empty space </w:t>
      </w:r>
      <w:ins w:id="634" w:author="Ezra-redaktør" w:date="2026-10-18T13:44:37Z">
        <w:r>
          <w:t xml:space="preserve">comes </w:t>
        </w:r>
      </w:ins>
      <w:r>
        <w:t xml:space="preserve">before</w:t>
      </w:r>
      <w:del w:id="635" w:author="Ezra-redaktør" w:date="2026-10-18T13:44:37Z">
        <w:r>
          <w:delText xml:space="preserve"> it creates clarity, and I want you to hear this about</w:delText>
        </w:r>
      </w:del>
      <w:r>
        <w:t xml:space="preserve"> the </w:t>
      </w:r>
      <w:del w:id="636" w:author="Ezra-redaktør" w:date="2026-10-18T13:44:37Z">
        <w:r>
          <w:delText xml:space="preserve">space:</w:delText>
        </w:r>
      </w:del>
      <w:ins w:id="637" w:author="Ezra-redaktør" w:date="2026-10-18T13:44:37Z">
        <w:r>
          <w:t xml:space="preserve">clarity</w:t>
        </w:r>
      </w:ins>
      <w:r>
        <w:t xml:space="preserve"> </w:t>
      </w:r>
      <w:del w:id="638" w:author="Ezra-redaktør" w:date="2026-10-18T13:44:37Z">
        <w:r>
          <w:delText xml:space="preserve">it</w:delText>
        </w:r>
      </w:del>
      <w:ins w:id="639" w:author="Ezra-redaktør" w:date="2026-10-18T13:44:37Z">
        <w:r>
          <w:t xml:space="preserve">does. That space</w:t>
        </w:r>
      </w:ins>
      <w:r>
        <w:t xml:space="preserve"> is</w:t>
      </w:r>
      <w:ins w:id="640" w:author="Ezra-redaktør" w:date="2026-10-18T13:44:37Z">
        <w:r>
          <w:t xml:space="preserve"> preparation,</w:t>
        </w:r>
      </w:ins>
      <w:r>
        <w:t xml:space="preserve"> not punishment.</w:t>
      </w:r>
      <w:del w:id="641" w:author="Ezra-redaktør" w:date="2026-10-18T13:44:37Z">
        <w:r>
          <w:delText xml:space="preserve"> It is preparation.</w:delText>
        </w:r>
      </w:del>
      <w:r>
        <w:t xml:space="preserve"> Loneliness does not always mean something is </w:t>
      </w:r>
      <w:del w:id="642" w:author="Ezra-redaktør" w:date="2026-10-18T13:44:37Z">
        <w:r>
          <w:delText xml:space="preserve">wrong;</w:delText>
        </w:r>
      </w:del>
      <w:ins w:id="643" w:author="Ezra-redaktør" w:date="2026-10-18T13:44:37Z">
        <w:r>
          <w:t xml:space="preserve">wrong.</w:t>
        </w:r>
      </w:ins>
      <w:r>
        <w:t xml:space="preserve"> </w:t>
      </w:r>
      <w:del w:id="644" w:author="Ezra-redaktør" w:date="2026-10-18T13:44:37Z">
        <w:r>
          <w:delText xml:space="preserve">sometimes</w:delText>
        </w:r>
      </w:del>
      <w:ins w:id="645" w:author="Ezra-redaktør" w:date="2026-10-18T13:44:37Z">
        <w:r>
          <w:t xml:space="preserve">Sometimes</w:t>
        </w:r>
      </w:ins>
      <w:r>
        <w:t xml:space="preserve"> it means </w:t>
      </w:r>
      <w:del w:id="646" w:author="Ezra-redaktør" w:date="2026-10-18T13:44:37Z">
        <w:r>
          <w:delText xml:space="preserve">formation</w:delText>
        </w:r>
      </w:del>
      <w:ins w:id="647" w:author="Ezra-redaktør" w:date="2026-10-18T13:44:37Z">
        <w:r>
          <w:t xml:space="preserve">you</w:t>
        </w:r>
      </w:ins>
      <w:r>
        <w:t xml:space="preserve"> </w:t>
      </w:r>
      <w:del w:id="648" w:author="Ezra-redaktør" w:date="2026-10-18T13:44:37Z">
        <w:r>
          <w:delText xml:space="preserve">is</w:delText>
        </w:r>
      </w:del>
      <w:ins w:id="649" w:author="Ezra-redaktør" w:date="2026-10-18T13:44:37Z">
        <w:r>
          <w:t xml:space="preserve">are</w:t>
        </w:r>
      </w:ins>
      <w:r>
        <w:t xml:space="preserve"> </w:t>
      </w:r>
      <w:del w:id="650" w:author="Ezra-redaktør" w:date="2026-10-18T13:44:37Z">
        <w:r>
          <w:delText xml:space="preserve">underway.</w:delText>
        </w:r>
      </w:del>
      <w:ins w:id="651" w:author="Ezra-redaktør" w:date="2026-10-18T13:44:37Z">
        <w:r>
          <w:t xml:space="preserve">being formed.</w:t>
        </w:r>
      </w:ins>
      <w:r>
        <w:t xml:space="preserve"> Do not rush to fill the gap. Let alignment catch up.</w:t>
      </w:r>
    </w:p>
    <w:p>
      <w:r>
        <w:t xml:space="preserve">*End of Day 2*</w:t>
      </w:r>
    </w:p>
    <w:p>
      <w:pPr>
        <w:pStyle w:val="Heading2"/>
      </w:pPr>
      <w:r>
        <w:t xml:space="preserve">Day </w:t>
      </w:r>
      <w:del w:id="652" w:author="Ezra-redaktør" w:date="2026-10-18T13:44:37Z">
        <w:r>
          <w:delText xml:space="preserve">3 –</w:delText>
        </w:r>
      </w:del>
      <w:ins w:id="653" w:author="Ezra-redaktør" w:date="2026-10-18T13:44:37Z">
        <w:r>
          <w:t xml:space="preserve">3:</w:t>
        </w:r>
      </w:ins>
      <w:r>
        <w:t xml:space="preserve"> Questions That Refine</w:t>
      </w:r>
    </w:p>
    <w:p>
      <w:r>
        <w:t xml:space="preserve">&gt; “Test everything; hold fast what is good.” </w:t>
      </w:r>
      <w:del w:id="654" w:author="Ezra-redaktør" w:date="2026-10-18T13:44:37Z">
        <w:r>
          <w:delText xml:space="preserve">–</w:delText>
        </w:r>
      </w:del>
      <w:ins w:id="655" w:author="Ezra-redaktør" w:date="2026-10-18T13:44:37Z">
        <w:r>
          <w:t xml:space="preserve">&gt; &gt;</w:t>
        </w:r>
      </w:ins>
      <w:r>
        <w:t xml:space="preserve"> 1 Thessalonians 5:21</w:t>
      </w:r>
    </w:p>
    <w:p>
      <w:r>
        <w:t xml:space="preserve">Questions are not the enemy of faith. Avoided questions are. </w:t>
      </w:r>
      <w:del w:id="656" w:author="Ezra-redaktør" w:date="2026-10-18T13:44:37Z">
        <w:r>
          <w:delText xml:space="preserve">Faith</w:delText>
        </w:r>
      </w:del>
      <w:ins w:id="657" w:author="Ezra-redaktør" w:date="2026-10-18T13:44:37Z">
        <w:r>
          <w:t xml:space="preserve">A faith</w:t>
        </w:r>
      </w:ins>
      <w:r>
        <w:t xml:space="preserve"> that forbids examination </w:t>
      </w:r>
      <w:del w:id="658" w:author="Ezra-redaktør" w:date="2026-10-18T13:44:37Z">
        <w:r>
          <w:delText xml:space="preserve">demands</w:delText>
        </w:r>
      </w:del>
      <w:ins w:id="659" w:author="Ezra-redaktør" w:date="2026-10-18T13:44:37Z">
        <w:r>
          <w:t xml:space="preserve">stays</w:t>
        </w:r>
      </w:ins>
      <w:r>
        <w:t xml:space="preserve"> </w:t>
      </w:r>
      <w:del w:id="660" w:author="Ezra-redaktør" w:date="2026-10-18T13:44:37Z">
        <w:r>
          <w:delText xml:space="preserve">fragility;</w:delText>
        </w:r>
      </w:del>
      <w:ins w:id="661" w:author="Ezra-redaktør" w:date="2026-10-18T13:44:37Z">
        <w:r>
          <w:t xml:space="preserve">fragile. A</w:t>
        </w:r>
      </w:ins>
      <w:r>
        <w:t xml:space="preserve"> faith that invites it </w:t>
      </w:r>
      <w:del w:id="662" w:author="Ezra-redaktør" w:date="2026-10-18T13:44:37Z">
        <w:r>
          <w:delText xml:space="preserve">trains</w:delText>
        </w:r>
      </w:del>
      <w:ins w:id="663" w:author="Ezra-redaktør" w:date="2026-10-18T13:44:37Z">
        <w:r>
          <w:t xml:space="preserve">grows</w:t>
        </w:r>
      </w:ins>
      <w:r>
        <w:t xml:space="preserve"> </w:t>
      </w:r>
      <w:del w:id="664" w:author="Ezra-redaktør" w:date="2026-10-18T13:44:37Z">
        <w:r>
          <w:delText xml:space="preserve">strength.</w:delText>
        </w:r>
      </w:del>
      <w:ins w:id="665" w:author="Ezra-redaktør" w:date="2026-10-18T13:44:37Z">
        <w:r>
          <w:t xml:space="preserve">strong.</w:t>
        </w:r>
      </w:ins>
      <w:r>
        <w:t xml:space="preserve"> Not every question is </w:t>
      </w:r>
      <w:del w:id="666" w:author="Ezra-redaktør" w:date="2026-10-18T13:44:37Z">
        <w:r>
          <w:delText xml:space="preserve">constructive.</w:delText>
        </w:r>
      </w:del>
      <w:ins w:id="667" w:author="Ezra-redaktør" w:date="2026-10-18T13:44:37Z">
        <w:r>
          <w:t xml:space="preserve">constructive,</w:t>
        </w:r>
      </w:ins>
      <w:r>
        <w:t xml:space="preserve"> </w:t>
      </w:r>
      <w:del w:id="668" w:author="Ezra-redaktør" w:date="2026-10-18T13:44:37Z">
        <w:r>
          <w:delText xml:space="preserve">But</w:delText>
        </w:r>
      </w:del>
      <w:ins w:id="669" w:author="Ezra-redaktør" w:date="2026-10-18T13:44:37Z">
        <w:r>
          <w:t xml:space="preserve">but</w:t>
        </w:r>
      </w:ins>
      <w:r>
        <w:t xml:space="preserve"> every </w:t>
      </w:r>
      <w:del w:id="670" w:author="Ezra-redaktør" w:date="2026-10-18T13:44:37Z">
        <w:r>
          <w:delText xml:space="preserve">unasked</w:delText>
        </w:r>
      </w:del>
      <w:ins w:id="671" w:author="Ezra-redaktør" w:date="2026-10-18T13:44:37Z">
        <w:r>
          <w:t xml:space="preserve">question</w:t>
        </w:r>
      </w:ins>
      <w:r>
        <w:t xml:space="preserve"> </w:t>
      </w:r>
      <w:del w:id="672" w:author="Ezra-redaktør" w:date="2026-10-18T13:44:37Z">
        <w:r>
          <w:delText xml:space="preserve">question</w:delText>
        </w:r>
      </w:del>
      <w:ins w:id="673" w:author="Ezra-redaktør" w:date="2026-10-18T13:44:37Z">
        <w:r>
          <w:t xml:space="preserve">you refuse to ask</w:t>
        </w:r>
      </w:ins>
      <w:r>
        <w:t xml:space="preserve"> trains </w:t>
      </w:r>
      <w:del w:id="674" w:author="Ezra-redaktør" w:date="2026-10-18T13:44:37Z">
        <w:r>
          <w:delText xml:space="preserve">avoidance.</w:delText>
        </w:r>
      </w:del>
      <w:ins w:id="675" w:author="Ezra-redaktør" w:date="2026-10-18T13:44:37Z">
        <w:r>
          <w:t xml:space="preserve">you to look away.</w:t>
        </w:r>
      </w:ins>
    </w:p>
    <w:p>
      <w:pPr>
        <w:pStyle w:val="Heading3"/>
      </w:pPr>
      <w:r>
        <w:t xml:space="preserve">The Scenario</w:t>
      </w:r>
    </w:p>
    <w:p>
      <w:r>
        <w:t xml:space="preserve">Lucas was articulate. He could explain what he </w:t>
      </w:r>
      <w:del w:id="676" w:author="Ezra-redaktør" w:date="2026-10-18T13:44:37Z">
        <w:r>
          <w:delText xml:space="preserve">believed clearly,</w:delText>
        </w:r>
      </w:del>
      <w:ins w:id="677" w:author="Ezra-redaktør" w:date="2026-10-18T13:44:37Z">
        <w:r>
          <w:t xml:space="preserve">believed,</w:t>
        </w:r>
      </w:ins>
      <w:r>
        <w:t xml:space="preserve"> and he could explain </w:t>
      </w:r>
      <w:ins w:id="678" w:author="Ezra-redaktør" w:date="2026-10-18T13:44:37Z">
        <w:r>
          <w:t xml:space="preserve">just as clearly </w:t>
        </w:r>
      </w:ins>
      <w:r>
        <w:t xml:space="preserve">why he avoided certain </w:t>
      </w:r>
      <w:del w:id="679" w:author="Ezra-redaktør" w:date="2026-10-18T13:44:37Z">
        <w:r>
          <w:delText xml:space="preserve">questions</w:delText>
        </w:r>
      </w:del>
      <w:ins w:id="680" w:author="Ezra-redaktør" w:date="2026-10-18T13:44:37Z">
        <w:r>
          <w:t xml:space="preserve">questions.</w:t>
        </w:r>
      </w:ins>
      <w:r>
        <w:t xml:space="preserve"> </w:t>
      </w:r>
      <w:del w:id="681" w:author="Ezra-redaktør" w:date="2026-10-18T13:44:37Z">
        <w:r>
          <w:delText xml:space="preserve">just as well. It wasn’t dishonesty; it</w:delText>
        </w:r>
      </w:del>
      <w:ins w:id="682" w:author="Ezra-redaktør" w:date="2026-10-18T13:44:37Z">
        <w:r>
          <w:t xml:space="preserve">He</w:t>
        </w:r>
      </w:ins>
      <w:r>
        <w:t xml:space="preserve"> was </w:t>
      </w:r>
      <w:del w:id="683" w:author="Ezra-redaktør" w:date="2026-10-18T13:44:37Z">
        <w:r>
          <w:delText xml:space="preserve">efficiency.</w:delText>
        </w:r>
      </w:del>
      <w:ins w:id="684" w:author="Ezra-redaktør" w:date="2026-10-18T13:44:37Z">
        <w:r>
          <w:t xml:space="preserve">being efficient, not dishonest.</w:t>
        </w:r>
      </w:ins>
      <w:r>
        <w:t xml:space="preserve"> Some questions slowed things down. Some complicated conversations. Some threatened the comfort of having an answer ready. So he learned which ones to skip.</w:t>
      </w:r>
    </w:p>
    <w:p>
      <w:r>
        <w:t xml:space="preserve">Over time</w:t>
      </w:r>
      <w:del w:id="685" w:author="Ezra-redaktør" w:date="2026-10-18T13:44:37Z">
        <w:r>
          <w:delText xml:space="preserve"> something subtle happened:</w:delText>
        </w:r>
      </w:del>
      <w:r>
        <w:t xml:space="preserve"> his faith </w:t>
      </w:r>
      <w:del w:id="686" w:author="Ezra-redaktør" w:date="2026-10-18T13:44:37Z">
        <w:r>
          <w:delText xml:space="preserve">remained</w:delText>
        </w:r>
      </w:del>
      <w:ins w:id="687" w:author="Ezra-redaktør" w:date="2026-10-18T13:44:37Z">
        <w:r>
          <w:t xml:space="preserve">stayed</w:t>
        </w:r>
      </w:ins>
      <w:r>
        <w:t xml:space="preserve"> intact in theory and</w:t>
      </w:r>
      <w:ins w:id="688" w:author="Ezra-redaktør" w:date="2026-10-18T13:44:37Z">
        <w:r>
          <w:t xml:space="preserve"> grew</w:t>
        </w:r>
      </w:ins>
      <w:r>
        <w:t xml:space="preserve"> shallow in practice. When pressure came, Lucas </w:t>
      </w:r>
      <w:del w:id="689" w:author="Ezra-redaktør" w:date="2026-10-18T13:44:37Z">
        <w:r>
          <w:delText xml:space="preserve">discovered</w:delText>
        </w:r>
      </w:del>
      <w:ins w:id="690" w:author="Ezra-redaktør" w:date="2026-10-18T13:44:37Z">
        <w:r>
          <w:t xml:space="preserve">found</w:t>
        </w:r>
      </w:ins>
      <w:r>
        <w:t xml:space="preserve"> the gap: he knew what to say, but not why it held. </w:t>
      </w:r>
      <w:del w:id="691" w:author="Ezra-redaktør" w:date="2026-10-18T13:44:37Z">
        <w:r>
          <w:delText xml:space="preserve">It wasn’t doubt that</w:delText>
        </w:r>
      </w:del>
      <w:ins w:id="692" w:author="Ezra-redaktør" w:date="2026-10-18T13:44:37Z">
        <w:r>
          <w:t xml:space="preserve">What</w:t>
        </w:r>
      </w:ins>
      <w:r>
        <w:t xml:space="preserve"> exposed </w:t>
      </w:r>
      <w:del w:id="693" w:author="Ezra-redaktør" w:date="2026-10-18T13:44:37Z">
        <w:r>
          <w:delText xml:space="preserve">him. It</w:delText>
        </w:r>
      </w:del>
      <w:ins w:id="694" w:author="Ezra-redaktør" w:date="2026-10-18T13:44:37Z">
        <w:r>
          <w:t xml:space="preserve">him</w:t>
        </w:r>
      </w:ins>
      <w:r>
        <w:t xml:space="preserve"> was untested certainty.</w:t>
      </w:r>
    </w:p>
    <w:p>
      <w:pPr>
        <w:pStyle w:val="Heading3"/>
      </w:pPr>
      <w:r>
        <w:t xml:space="preserve">Questions That Erode vs.</w:t>
      </w:r>
      <w:del w:id="695" w:author="Ezra-redaktør" w:date="2026-10-18T13:44:37Z">
        <w:r>
          <w:delText xml:space="preserve"> </w:delText>
        </w:r>
      </w:del>
      <w:ins w:id="696" w:author="Ezra-redaktør" w:date="2026-10-18T13:44:37Z">
        <w:r>
          <w:t xml:space="preserve"> </w:t>
        </w:r>
      </w:ins>
      <w:r>
        <w:t xml:space="preserve">Questions That Refine</w:t>
      </w:r>
    </w:p>
    <w:p>
      <w:r>
        <w:t xml:space="preserve">| Questions That Erode</w:t>
      </w:r>
      <w:del w:id="697" w:author="Ezra-redaktør" w:date="2026-10-18T13:44:37Z">
        <w:r>
          <w:delText xml:space="preserve">       </w:delText>
        </w:r>
      </w:del>
      <w:ins w:id="698" w:author="Ezra-redaktør" w:date="2026-10-18T13:44:37Z">
        <w:r>
          <w:t xml:space="preserve"> </w:t>
        </w:r>
      </w:ins>
      <w:r>
        <w:t xml:space="preserve">| Questions That Refine | </w:t>
      </w:r>
      <w:del w:id="699" w:author="Ezra-redaktør" w:date="2026-10-18T13:44:37Z">
        <w:r>
          <w:delText xml:space="preserve">|----------------------------|-----------------------|</w:delText>
        </w:r>
      </w:del>
      <w:ins w:id="700" w:author="Ezra-redaktør" w:date="2026-10-18T13:44:37Z">
        <w:r>
          <w:t xml:space="preserve">| :- | :- |</w:t>
        </w:r>
      </w:ins>
      <w:r>
        <w:t xml:space="preserve"> | Seek escape</w:t>
      </w:r>
      <w:del w:id="701" w:author="Ezra-redaktør" w:date="2026-10-18T13:44:37Z">
        <w:r>
          <w:delText xml:space="preserve">                </w:delText>
        </w:r>
      </w:del>
      <w:ins w:id="702" w:author="Ezra-redaktør" w:date="2026-10-18T13:44:37Z">
        <w:r>
          <w:t xml:space="preserve"> </w:t>
        </w:r>
      </w:ins>
      <w:r>
        <w:t xml:space="preserve">| Seek clarity</w:t>
      </w:r>
      <w:del w:id="703" w:author="Ezra-redaktør" w:date="2026-10-18T13:44:37Z">
        <w:r>
          <w:delText xml:space="preserve">          </w:delText>
        </w:r>
      </w:del>
      <w:ins w:id="704" w:author="Ezra-redaktør" w:date="2026-10-18T13:44:37Z">
        <w:r>
          <w:t xml:space="preserve"> </w:t>
        </w:r>
      </w:ins>
      <w:r>
        <w:t xml:space="preserve">| | Undermine responsibility</w:t>
      </w:r>
      <w:del w:id="705" w:author="Ezra-redaktør" w:date="2026-10-18T13:44:37Z">
        <w:r>
          <w:delText xml:space="preserve">   </w:delText>
        </w:r>
      </w:del>
      <w:ins w:id="706" w:author="Ezra-redaktør" w:date="2026-10-18T13:44:37Z">
        <w:r>
          <w:t xml:space="preserve"> </w:t>
        </w:r>
      </w:ins>
      <w:r>
        <w:t xml:space="preserve">| Demand ownership</w:t>
      </w:r>
      <w:del w:id="707" w:author="Ezra-redaktør" w:date="2026-10-18T13:44:37Z">
        <w:r>
          <w:delText xml:space="preserve">      </w:delText>
        </w:r>
      </w:del>
      <w:ins w:id="708" w:author="Ezra-redaktør" w:date="2026-10-18T13:44:37Z">
        <w:r>
          <w:t xml:space="preserve"> </w:t>
        </w:r>
      </w:ins>
      <w:r>
        <w:t xml:space="preserve">| | Chase novelty</w:t>
      </w:r>
      <w:del w:id="709" w:author="Ezra-redaktør" w:date="2026-10-18T13:44:37Z">
        <w:r>
          <w:delText xml:space="preserve">              </w:delText>
        </w:r>
      </w:del>
      <w:ins w:id="710" w:author="Ezra-redaktør" w:date="2026-10-18T13:44:37Z">
        <w:r>
          <w:t xml:space="preserve"> </w:t>
        </w:r>
      </w:ins>
      <w:r>
        <w:t xml:space="preserve">| Test foundations</w:t>
      </w:r>
      <w:del w:id="711" w:author="Ezra-redaktør" w:date="2026-10-18T13:44:37Z">
        <w:r>
          <w:delText xml:space="preserve">      </w:delText>
        </w:r>
      </w:del>
      <w:ins w:id="712" w:author="Ezra-redaktør" w:date="2026-10-18T13:44:37Z">
        <w:r>
          <w:t xml:space="preserve"> </w:t>
        </w:r>
      </w:ins>
      <w:r>
        <w:t xml:space="preserve">| | Multiply without direction | Narrow focus</w:t>
      </w:r>
      <w:del w:id="713" w:author="Ezra-redaktør" w:date="2026-10-18T13:44:37Z">
        <w:r>
          <w:delText xml:space="preserve">          </w:delText>
        </w:r>
      </w:del>
      <w:ins w:id="714" w:author="Ezra-redaktør" w:date="2026-10-18T13:44:37Z">
        <w:r>
          <w:t xml:space="preserve"> </w:t>
        </w:r>
      </w:ins>
      <w:r>
        <w:t xml:space="preserve">| | Avoid cost</w:t>
      </w:r>
      <w:del w:id="715" w:author="Ezra-redaktør" w:date="2026-10-18T13:44:37Z">
        <w:r>
          <w:delText xml:space="preserve">                 </w:delText>
        </w:r>
      </w:del>
      <w:ins w:id="716" w:author="Ezra-redaktør" w:date="2026-10-18T13:44:37Z">
        <w:r>
          <w:t xml:space="preserve"> </w:t>
        </w:r>
      </w:ins>
      <w:r>
        <w:t xml:space="preserve">| Accept consequence</w:t>
      </w:r>
      <w:del w:id="717" w:author="Ezra-redaktør" w:date="2026-10-18T13:44:37Z">
        <w:r>
          <w:delText xml:space="preserve">    </w:delText>
        </w:r>
      </w:del>
      <w:ins w:id="718" w:author="Ezra-redaktør" w:date="2026-10-18T13:44:37Z">
        <w:r>
          <w:t xml:space="preserve"> </w:t>
        </w:r>
      </w:ins>
      <w:r>
        <w:t xml:space="preserve">|</w:t>
      </w:r>
    </w:p>
    <w:p>
      <w:del w:id="719" w:author="Ezra-redaktør" w:date="2026-10-18T13:44:37Z">
        <w:r>
          <w:delText xml:space="preserve">Not all</w:delText>
        </w:r>
      </w:del>
      <w:ins w:id="720" w:author="Ezra-redaktør" w:date="2026-10-18T13:44:37Z">
        <w:r>
          <w:t xml:space="preserve">Some</w:t>
        </w:r>
      </w:ins>
      <w:r>
        <w:t xml:space="preserve"> questions </w:t>
      </w:r>
      <w:del w:id="721" w:author="Ezra-redaktør" w:date="2026-10-18T13:44:37Z">
        <w:r>
          <w:delText xml:space="preserve">are equal. Some </w:delText>
        </w:r>
      </w:del>
      <w:r>
        <w:t xml:space="preserve">dissolve </w:t>
      </w:r>
      <w:del w:id="722" w:author="Ezra-redaktør" w:date="2026-10-18T13:44:37Z">
        <w:r>
          <w:delText xml:space="preserve">commitment;</w:delText>
        </w:r>
      </w:del>
      <w:ins w:id="723" w:author="Ezra-redaktør" w:date="2026-10-18T13:44:37Z">
        <w:r>
          <w:t xml:space="preserve">commitment and</w:t>
        </w:r>
      </w:ins>
      <w:r>
        <w:t xml:space="preserve"> others sharpen it. The difference is direction.</w:t>
      </w:r>
    </w:p>
    <w:p>
      <w:pPr>
        <w:pStyle w:val="Heading3"/>
      </w:pPr>
      <w:r>
        <w:t xml:space="preserve">What This Day Is Really About</w:t>
      </w:r>
    </w:p>
    <w:p>
      <w:del w:id="724" w:author="Ezra-redaktør" w:date="2026-10-18T13:44:37Z">
        <w:r>
          <w:delText xml:space="preserve">This day is not about questioning everything. It is about questioning</w:delText>
        </w:r>
      </w:del>
      <w:ins w:id="725" w:author="Ezra-redaktør" w:date="2026-10-18T13:44:37Z">
        <w:r>
          <w:t xml:space="preserve">Question</w:t>
        </w:r>
      </w:ins>
      <w:r>
        <w:t xml:space="preserve"> what you rely on before pressure forces the issue. </w:t>
      </w:r>
      <w:del w:id="726" w:author="Ezra-redaktør" w:date="2026-10-18T13:44:37Z">
        <w:r>
          <w:delText xml:space="preserve">A</w:delText>
        </w:r>
      </w:del>
      <w:ins w:id="727" w:author="Ezra-redaktør" w:date="2026-10-18T13:44:37Z">
        <w:r>
          <w:t xml:space="preserve">An inspector never weakened a bridge. If the</w:t>
        </w:r>
      </w:ins>
      <w:r>
        <w:t xml:space="preserve"> bridge </w:t>
      </w:r>
      <w:del w:id="728" w:author="Ezra-redaktør" w:date="2026-10-18T13:44:37Z">
        <w:r>
          <w:delText xml:space="preserve">is not weakened by the inspector. If it </w:delText>
        </w:r>
      </w:del>
      <w:r>
        <w:t xml:space="preserve">fails</w:t>
      </w:r>
      <w:del w:id="729" w:author="Ezra-redaktør" w:date="2026-10-18T13:44:37Z">
        <w:r>
          <w:delText xml:space="preserve"> under</w:delText>
        </w:r>
      </w:del>
      <w:r>
        <w:t xml:space="preserve"> inspection, it was already </w:t>
      </w:r>
      <w:del w:id="730" w:author="Ezra-redaktør" w:date="2026-10-18T13:44:37Z">
        <w:r>
          <w:delText xml:space="preserve">failing;</w:delText>
        </w:r>
      </w:del>
      <w:ins w:id="731" w:author="Ezra-redaktør" w:date="2026-10-18T13:44:37Z">
        <w:r>
          <w:t xml:space="preserve">failing, and</w:t>
        </w:r>
      </w:ins>
      <w:r>
        <w:t xml:space="preserve"> the inspection</w:t>
      </w:r>
      <w:del w:id="732" w:author="Ezra-redaktør" w:date="2026-10-18T13:44:37Z">
        <w:r>
          <w:delText xml:space="preserve"> only</w:delText>
        </w:r>
      </w:del>
      <w:r>
        <w:t xml:space="preserve"> told the truth early, while there was still time to </w:t>
      </w:r>
      <w:del w:id="733" w:author="Ezra-redaktør" w:date="2026-10-18T13:44:37Z">
        <w:r>
          <w:delText xml:space="preserve">act on it.</w:delText>
        </w:r>
      </w:del>
      <w:ins w:id="734" w:author="Ezra-redaktør" w:date="2026-10-18T13:44:37Z">
        <w:r>
          <w:t xml:space="preserve">act.</w:t>
        </w:r>
      </w:ins>
      <w:r>
        <w:t xml:space="preserve"> Refining questions work the same way. They </w:t>
      </w:r>
      <w:del w:id="735" w:author="Ezra-redaktør" w:date="2026-10-18T13:44:37Z">
        <w:r>
          <w:delText xml:space="preserve">do not weaken faith; they </w:delText>
        </w:r>
      </w:del>
      <w:r>
        <w:t xml:space="preserve">remove what cannot </w:t>
      </w:r>
      <w:del w:id="736" w:author="Ezra-redaktør" w:date="2026-10-18T13:44:37Z">
        <w:r>
          <w:delText xml:space="preserve">support</w:delText>
        </w:r>
      </w:del>
      <w:ins w:id="737" w:author="Ezra-redaktør" w:date="2026-10-18T13:44:37Z">
        <w:r>
          <w:t xml:space="preserve">carry</w:t>
        </w:r>
      </w:ins>
      <w:r>
        <w:t xml:space="preserve"> </w:t>
      </w:r>
      <w:del w:id="738" w:author="Ezra-redaktør" w:date="2026-10-18T13:44:37Z">
        <w:r>
          <w:delText xml:space="preserve">it.</w:delText>
        </w:r>
      </w:del>
      <w:ins w:id="739" w:author="Ezra-redaktør" w:date="2026-10-18T13:44:37Z">
        <w:r>
          <w:t xml:space="preserve">weight.</w:t>
        </w:r>
      </w:ins>
    </w:p>
    <w:p>
      <w:r>
        <w:t xml:space="preserve">Faith </w:t>
      </w:r>
      <w:del w:id="740" w:author="Ezra-redaktør" w:date="2026-10-18T13:44:37Z">
        <w:r>
          <w:delText xml:space="preserve">does</w:delText>
        </w:r>
      </w:del>
      <w:ins w:id="741" w:author="Ezra-redaktør" w:date="2026-10-18T13:44:37Z">
        <w:r>
          <w:t xml:space="preserve">can</w:t>
        </w:r>
      </w:ins>
      <w:r>
        <w:t xml:space="preserve"> </w:t>
      </w:r>
      <w:del w:id="742" w:author="Ezra-redaktør" w:date="2026-10-18T13:44:37Z">
        <w:r>
          <w:delText xml:space="preserve">not</w:delText>
        </w:r>
      </w:del>
      <w:ins w:id="743" w:author="Ezra-redaktør" w:date="2026-10-18T13:44:37Z">
        <w:r>
          <w:t xml:space="preserve">stand</w:t>
        </w:r>
      </w:ins>
      <w:r>
        <w:t xml:space="preserve"> </w:t>
      </w:r>
      <w:del w:id="744" w:author="Ezra-redaktør" w:date="2026-10-18T13:44:37Z">
        <w:r>
          <w:delText xml:space="preserve">fear</w:delText>
        </w:r>
      </w:del>
      <w:ins w:id="745" w:author="Ezra-redaktør" w:date="2026-10-18T13:44:37Z">
        <w:r>
          <w:t xml:space="preserve">being</w:t>
        </w:r>
      </w:ins>
      <w:r>
        <w:t xml:space="preserve"> </w:t>
      </w:r>
      <w:del w:id="746" w:author="Ezra-redaktør" w:date="2026-10-18T13:44:37Z">
        <w:r>
          <w:delText xml:space="preserve">testing.</w:delText>
        </w:r>
      </w:del>
      <w:ins w:id="747" w:author="Ezra-redaktør" w:date="2026-10-18T13:44:37Z">
        <w:r>
          <w:t xml:space="preserve">tested.</w:t>
        </w:r>
      </w:ins>
      <w:r>
        <w:t xml:space="preserve"> </w:t>
      </w:r>
      <w:del w:id="748" w:author="Ezra-redaktør" w:date="2026-10-18T13:44:37Z">
        <w:r>
          <w:delText xml:space="preserve">Only</w:delText>
        </w:r>
      </w:del>
      <w:ins w:id="749" w:author="Ezra-redaktør" w:date="2026-10-18T13:44:37Z">
        <w:r>
          <w:t xml:space="preserve">Pretense</w:t>
        </w:r>
      </w:ins>
      <w:r>
        <w:t xml:space="preserve"> </w:t>
      </w:r>
      <w:del w:id="750" w:author="Ezra-redaktør" w:date="2026-10-18T13:44:37Z">
        <w:r>
          <w:delText xml:space="preserve">pretense does.</w:delText>
        </w:r>
      </w:del>
      <w:ins w:id="751" w:author="Ezra-redaktør" w:date="2026-10-18T13:44:37Z">
        <w:r>
          <w:t xml:space="preserve">cannot.</w:t>
        </w:r>
      </w:ins>
      <w:r>
        <w:t xml:space="preserve"> When you refuse </w:t>
      </w:r>
      <w:del w:id="752" w:author="Ezra-redaktør" w:date="2026-10-18T13:44:37Z">
        <w:r>
          <w:delText xml:space="preserve">to ask</w:delText>
        </w:r>
      </w:del>
      <w:ins w:id="753" w:author="Ezra-redaktør" w:date="2026-10-18T13:44:37Z">
        <w:r>
          <w:t xml:space="preserve">the</w:t>
        </w:r>
      </w:ins>
      <w:r>
        <w:t xml:space="preserve"> necessary questions, </w:t>
      </w:r>
      <w:ins w:id="754" w:author="Ezra-redaktør" w:date="2026-10-18T13:44:37Z">
        <w:r>
          <w:t xml:space="preserve">what </w:t>
        </w:r>
      </w:ins>
      <w:r>
        <w:t xml:space="preserve">you </w:t>
      </w:r>
      <w:del w:id="755" w:author="Ezra-redaktør" w:date="2026-10-18T13:44:37Z">
        <w:r>
          <w:delText xml:space="preserve">do</w:delText>
        </w:r>
      </w:del>
      <w:ins w:id="756" w:author="Ezra-redaktør" w:date="2026-10-18T13:44:37Z">
        <w:r>
          <w:t xml:space="preserve">protect</w:t>
        </w:r>
      </w:ins>
      <w:r>
        <w:t xml:space="preserve"> </w:t>
      </w:r>
      <w:del w:id="757" w:author="Ezra-redaktør" w:date="2026-10-18T13:44:37Z">
        <w:r>
          <w:delText xml:space="preserve">not</w:delText>
        </w:r>
      </w:del>
      <w:ins w:id="758" w:author="Ezra-redaktør" w:date="2026-10-18T13:44:37Z">
        <w:r>
          <w:t xml:space="preserve">is</w:t>
        </w:r>
      </w:ins>
      <w:r>
        <w:t xml:space="preserve"> </w:t>
      </w:r>
      <w:del w:id="759" w:author="Ezra-redaktør" w:date="2026-10-18T13:44:37Z">
        <w:r>
          <w:delText xml:space="preserve">preserve</w:delText>
        </w:r>
      </w:del>
      <w:ins w:id="760" w:author="Ezra-redaktør" w:date="2026-10-18T13:44:37Z">
        <w:r>
          <w:t xml:space="preserve">your</w:t>
        </w:r>
      </w:ins>
      <w:r>
        <w:t xml:space="preserve"> </w:t>
      </w:r>
      <w:del w:id="761" w:author="Ezra-redaktør" w:date="2026-10-18T13:44:37Z">
        <w:r>
          <w:delText xml:space="preserve">belief.</w:delText>
        </w:r>
      </w:del>
      <w:ins w:id="762" w:author="Ezra-redaktør" w:date="2026-10-18T13:44:37Z">
        <w:r>
          <w:t xml:space="preserve">comfort,</w:t>
        </w:r>
      </w:ins>
      <w:r>
        <w:t xml:space="preserve"> </w:t>
      </w:r>
      <w:del w:id="763" w:author="Ezra-redaktør" w:date="2026-10-18T13:44:37Z">
        <w:r>
          <w:delText xml:space="preserve">You preserve comfort. And</w:delText>
        </w:r>
      </w:del>
      <w:ins w:id="764" w:author="Ezra-redaktør" w:date="2026-10-18T13:44:37Z">
        <w:r>
          <w:t xml:space="preserve">and</w:t>
        </w:r>
      </w:ins>
      <w:r>
        <w:t xml:space="preserve"> comfort erodes quietly.</w:t>
      </w:r>
    </w:p>
    <w:p>
      <w:pPr>
        <w:pStyle w:val="Heading3"/>
      </w:pPr>
      <w:r>
        <w:t xml:space="preserve">The Practice</w:t>
      </w:r>
    </w:p>
    <w:p>
      <w:del w:id="765" w:author="Ezra-redaktør" w:date="2026-10-18T13:44:37Z">
        <w:r>
          <w:delText xml:space="preserve">Today, choose</w:delText>
        </w:r>
      </w:del>
      <w:ins w:id="766" w:author="Ezra-redaktør" w:date="2026-10-18T13:44:37Z">
        <w:r>
          <w:t xml:space="preserve">Choose</w:t>
        </w:r>
      </w:ins>
      <w:r>
        <w:t xml:space="preserve"> one belief you rely on but have never fully examined. Ask </w:t>
      </w:r>
      <w:ins w:id="767" w:author="Ezra-redaktør" w:date="2026-10-18T13:44:37Z">
        <w:r>
          <w:t xml:space="preserve">it </w:t>
        </w:r>
      </w:ins>
      <w:r>
        <w:t xml:space="preserve">one refining </w:t>
      </w:r>
      <w:del w:id="768" w:author="Ezra-redaktør" w:date="2026-10-18T13:44:37Z">
        <w:r>
          <w:delText xml:space="preserve">question,</w:delText>
        </w:r>
      </w:del>
      <w:ins w:id="769" w:author="Ezra-redaktør" w:date="2026-10-18T13:44:37Z">
        <w:r>
          <w:t xml:space="preserve">question.</w:t>
        </w:r>
      </w:ins>
      <w:r>
        <w:t xml:space="preserve"> </w:t>
      </w:r>
      <w:del w:id="770" w:author="Ezra-redaktør" w:date="2026-10-18T13:44:37Z">
        <w:r>
          <w:delText xml:space="preserve">not</w:delText>
        </w:r>
      </w:del>
      <w:ins w:id="771" w:author="Ezra-redaktør" w:date="2026-10-18T13:44:37Z">
        <w:r>
          <w:t xml:space="preserve">One</w:t>
        </w:r>
      </w:ins>
      <w:r>
        <w:t xml:space="preserve"> </w:t>
      </w:r>
      <w:del w:id="772" w:author="Ezra-redaktør" w:date="2026-10-18T13:44:37Z">
        <w:r>
          <w:delText xml:space="preserve">ten.</w:delText>
        </w:r>
      </w:del>
      <w:ins w:id="773" w:author="Ezra-redaktør" w:date="2026-10-18T13:44:37Z">
        <w:r>
          <w:t xml:space="preserve">is</w:t>
        </w:r>
      </w:ins>
      <w:r>
        <w:t xml:space="preserve"> </w:t>
      </w:r>
      <w:del w:id="774" w:author="Ezra-redaktør" w:date="2026-10-18T13:44:37Z">
        <w:r>
          <w:delText xml:space="preserve">A</w:delText>
        </w:r>
      </w:del>
      <w:ins w:id="775" w:author="Ezra-redaktør" w:date="2026-10-18T13:44:37Z">
        <w:r>
          <w:t xml:space="preserve">enough.</w:t>
        </w:r>
      </w:ins>
      <w:r>
        <w:t xml:space="preserve"> </w:t>
      </w:r>
      <w:del w:id="776" w:author="Ezra-redaktør" w:date="2026-10-18T13:44:37Z">
        <w:r>
          <w:delText xml:space="preserve">few</w:delText>
        </w:r>
      </w:del>
      <w:ins w:id="777" w:author="Ezra-redaktør" w:date="2026-10-18T13:44:37Z">
        <w:r>
          <w:t xml:space="preserve">For</w:t>
        </w:r>
      </w:ins>
      <w:r>
        <w:t xml:space="preserve"> </w:t>
      </w:r>
      <w:del w:id="778" w:author="Ezra-redaktør" w:date="2026-10-18T13:44:37Z">
        <w:r>
          <w:delText xml:space="preserve">examples:</w:delText>
        </w:r>
      </w:del>
      <w:ins w:id="779" w:author="Ezra-redaktør" w:date="2026-10-18T13:44:37Z">
        <w:r>
          <w:t xml:space="preserve">example:</w:t>
        </w:r>
      </w:ins>
    </w:p>
    <w:p>
      <w:r>
        <w:t xml:space="preserve">- Why do I trust this? - What would disprove this if it were false? - What cost would this belief actually require of me? - Where does this belief fail to guide action?</w:t>
      </w:r>
    </w:p>
    <w:p>
      <w:del w:id="780" w:author="Ezra-redaktør" w:date="2026-10-18T13:44:37Z">
        <w:r>
          <w:delText xml:space="preserve">Do</w:delText>
        </w:r>
      </w:del>
      <w:ins w:id="781" w:author="Ezra-redaktør" w:date="2026-10-18T13:44:37Z">
        <w:r>
          <w:t xml:space="preserve">When</w:t>
        </w:r>
      </w:ins>
      <w:r>
        <w:t xml:space="preserve"> </w:t>
      </w:r>
      <w:del w:id="782" w:author="Ezra-redaktør" w:date="2026-10-18T13:44:37Z">
        <w:r>
          <w:delText xml:space="preserve">not argue the</w:delText>
        </w:r>
      </w:del>
      <w:ins w:id="783" w:author="Ezra-redaktør" w:date="2026-10-18T13:44:37Z">
        <w:r>
          <w:t xml:space="preserve">an</w:t>
        </w:r>
      </w:ins>
      <w:r>
        <w:t xml:space="preserve"> answer </w:t>
      </w:r>
      <w:del w:id="784" w:author="Ezra-redaktør" w:date="2026-10-18T13:44:37Z">
        <w:r>
          <w:delText xml:space="preserve">away.</w:delText>
        </w:r>
      </w:del>
      <w:ins w:id="785" w:author="Ezra-redaktør" w:date="2026-10-18T13:44:37Z">
        <w:r>
          <w:t xml:space="preserve">comes,</w:t>
        </w:r>
      </w:ins>
      <w:r>
        <w:t xml:space="preserve"> </w:t>
      </w:r>
      <w:del w:id="786" w:author="Ezra-redaktør" w:date="2026-10-18T13:44:37Z">
        <w:r>
          <w:delText xml:space="preserve">Sit</w:delText>
        </w:r>
      </w:del>
      <w:ins w:id="787" w:author="Ezra-redaktør" w:date="2026-10-18T13:44:37Z">
        <w:r>
          <w:t xml:space="preserve">sit</w:t>
        </w:r>
      </w:ins>
      <w:r>
        <w:t xml:space="preserve"> with </w:t>
      </w:r>
      <w:del w:id="788" w:author="Ezra-redaktør" w:date="2026-10-18T13:44:37Z">
        <w:r>
          <w:delText xml:space="preserve">it.</w:delText>
        </w:r>
      </w:del>
      <w:ins w:id="789" w:author="Ezra-redaktør" w:date="2026-10-18T13:44:37Z">
        <w:r>
          <w:t xml:space="preserve">it</w:t>
        </w:r>
      </w:ins>
      <w:r>
        <w:t xml:space="preserve"> </w:t>
      </w:r>
      <w:del w:id="790" w:author="Ezra-redaktør" w:date="2026-10-18T13:44:37Z">
        <w:r>
          <w:delText xml:space="preserve">Refinement</w:delText>
        </w:r>
      </w:del>
      <w:ins w:id="791" w:author="Ezra-redaktør" w:date="2026-10-18T13:44:37Z">
        <w:r>
          <w:t xml:space="preserve">instead</w:t>
        </w:r>
      </w:ins>
      <w:r>
        <w:t xml:space="preserve"> </w:t>
      </w:r>
      <w:del w:id="792" w:author="Ezra-redaktør" w:date="2026-10-18T13:44:37Z">
        <w:r>
          <w:delText xml:space="preserve">requires</w:delText>
        </w:r>
      </w:del>
      <w:ins w:id="793" w:author="Ezra-redaktør" w:date="2026-10-18T13:44:37Z">
        <w:r>
          <w:t xml:space="preserve">of arguing it away. Refining takes</w:t>
        </w:r>
      </w:ins>
      <w:r>
        <w:t xml:space="preserve"> patience.</w:t>
      </w:r>
    </w:p>
    <w:p>
      <w:pPr>
        <w:pStyle w:val="Heading3"/>
      </w:pPr>
      <w:r>
        <w:t xml:space="preserve">Healing </w:t>
      </w:r>
      <w:del w:id="794" w:author="Ezra-redaktør" w:date="2026-10-18T13:44:37Z">
        <w:r>
          <w:delText xml:space="preserve">Forge –</w:delText>
        </w:r>
      </w:del>
      <w:ins w:id="795" w:author="Ezra-redaktør" w:date="2026-10-18T13:44:37Z">
        <w:r>
          <w:t xml:space="preserve">Forge:</w:t>
        </w:r>
      </w:ins>
      <w:r>
        <w:t xml:space="preserve"> When Questions Feel Dangerous</w:t>
      </w:r>
    </w:p>
    <w:p>
      <w:del w:id="796" w:author="Ezra-redaktør" w:date="2026-10-18T13:44:37Z">
        <w:r>
          <w:delText xml:space="preserve">For</w:delText>
        </w:r>
      </w:del>
      <w:ins w:id="797" w:author="Ezra-redaktør" w:date="2026-10-18T13:44:37Z">
        <w:r>
          <w:t xml:space="preserve">If</w:t>
        </w:r>
      </w:ins>
      <w:r>
        <w:t xml:space="preserve"> </w:t>
      </w:r>
      <w:del w:id="798" w:author="Ezra-redaktør" w:date="2026-10-18T13:44:37Z">
        <w:r>
          <w:delText xml:space="preserve">some, questions feel unsafe because they</w:delText>
        </w:r>
      </w:del>
      <w:ins w:id="799" w:author="Ezra-redaktør" w:date="2026-10-18T13:44:37Z">
        <w:r>
          <w:t xml:space="preserve">you</w:t>
        </w:r>
      </w:ins>
      <w:r>
        <w:t xml:space="preserve"> were</w:t>
      </w:r>
      <w:ins w:id="800" w:author="Ezra-redaktør" w:date="2026-10-18T13:44:37Z">
        <w:r>
          <w:t xml:space="preserve"> once</w:t>
        </w:r>
      </w:ins>
      <w:r>
        <w:t xml:space="preserve"> punished for asking </w:t>
      </w:r>
      <w:del w:id="801" w:author="Ezra-redaktør" w:date="2026-10-18T13:44:37Z">
        <w:r>
          <w:delText xml:space="preserve">them.</w:delText>
        </w:r>
      </w:del>
      <w:ins w:id="802" w:author="Ezra-redaktør" w:date="2026-10-18T13:44:37Z">
        <w:r>
          <w:t xml:space="preserve">questions, they may still feel unsafe.</w:t>
        </w:r>
      </w:ins>
      <w:r>
        <w:t xml:space="preserve"> Dismissal, shame, or spiritual fear can </w:t>
      </w:r>
      <w:del w:id="803" w:author="Ezra-redaktør" w:date="2026-10-18T13:44:37Z">
        <w:r>
          <w:delText xml:space="preserve">train</w:delText>
        </w:r>
      </w:del>
      <w:ins w:id="804" w:author="Ezra-redaktør" w:date="2026-10-18T13:44:37Z">
        <w:r>
          <w:t xml:space="preserve">teach</w:t>
        </w:r>
      </w:ins>
      <w:r>
        <w:t xml:space="preserve"> silence long before conviction </w:t>
      </w:r>
      <w:del w:id="805" w:author="Ezra-redaktør" w:date="2026-10-18T13:44:37Z">
        <w:r>
          <w:delText xml:space="preserve">forms.</w:delText>
        </w:r>
      </w:del>
      <w:ins w:id="806" w:author="Ezra-redaktør" w:date="2026-10-18T13:44:37Z">
        <w:r>
          <w:t xml:space="preserve">has</w:t>
        </w:r>
      </w:ins>
      <w:r>
        <w:t xml:space="preserve"> </w:t>
      </w:r>
      <w:del w:id="807" w:author="Ezra-redaktør" w:date="2026-10-18T13:44:37Z">
        <w:r>
          <w:delText xml:space="preserve">If</w:delText>
        </w:r>
      </w:del>
      <w:ins w:id="808" w:author="Ezra-redaktør" w:date="2026-10-18T13:44:37Z">
        <w:r>
          <w:t xml:space="preserve">a</w:t>
        </w:r>
      </w:ins>
      <w:r>
        <w:t xml:space="preserve"> </w:t>
      </w:r>
      <w:del w:id="809" w:author="Ezra-redaktør" w:date="2026-10-18T13:44:37Z">
        <w:r>
          <w:delText xml:space="preserve">this</w:delText>
        </w:r>
      </w:del>
      <w:ins w:id="810" w:author="Ezra-redaktør" w:date="2026-10-18T13:44:37Z">
        <w:r>
          <w:t xml:space="preserve">chance</w:t>
        </w:r>
      </w:ins>
      <w:r>
        <w:t xml:space="preserve"> </w:t>
      </w:r>
      <w:del w:id="811" w:author="Ezra-redaktør" w:date="2026-10-18T13:44:37Z">
        <w:r>
          <w:delText xml:space="preserve">is</w:delText>
        </w:r>
      </w:del>
      <w:ins w:id="812" w:author="Ezra-redaktør" w:date="2026-10-18T13:44:37Z">
        <w:r>
          <w:t xml:space="preserve">to</w:t>
        </w:r>
      </w:ins>
      <w:r>
        <w:t xml:space="preserve"> </w:t>
      </w:r>
      <w:del w:id="813" w:author="Ezra-redaktør" w:date="2026-10-18T13:44:37Z">
        <w:r>
          <w:delText xml:space="preserve">you,</w:delText>
        </w:r>
      </w:del>
      <w:ins w:id="814" w:author="Ezra-redaktør" w:date="2026-10-18T13:44:37Z">
        <w:r>
          <w:t xml:space="preserve">form.</w:t>
        </w:r>
      </w:ins>
      <w:r>
        <w:t xml:space="preserve"> </w:t>
      </w:r>
      <w:del w:id="815" w:author="Ezra-redaktør" w:date="2026-10-18T13:44:37Z">
        <w:r>
          <w:delText xml:space="preserve">understand this: refinement does not begin with interrogation. It</w:delText>
        </w:r>
      </w:del>
      <w:ins w:id="816" w:author="Ezra-redaktør" w:date="2026-10-18T13:44:37Z">
        <w:r>
          <w:t xml:space="preserve">Refinement</w:t>
        </w:r>
      </w:ins>
      <w:r>
        <w:t xml:space="preserve"> begins with </w:t>
      </w:r>
      <w:del w:id="817" w:author="Ezra-redaktør" w:date="2026-10-18T13:44:37Z">
        <w:r>
          <w:delText xml:space="preserve">permission. You are</w:delText>
        </w:r>
      </w:del>
      <w:ins w:id="818" w:author="Ezra-redaktør" w:date="2026-10-18T13:44:37Z">
        <w:r>
          <w:t xml:space="preserve">permission,</w:t>
        </w:r>
      </w:ins>
      <w:r>
        <w:t xml:space="preserve"> not </w:t>
      </w:r>
      <w:del w:id="819" w:author="Ezra-redaktør" w:date="2026-10-18T13:44:37Z">
        <w:r>
          <w:delText xml:space="preserve">disloyal</w:delText>
        </w:r>
      </w:del>
      <w:ins w:id="820" w:author="Ezra-redaktør" w:date="2026-10-18T13:44:37Z">
        <w:r>
          <w:t xml:space="preserve">interrogation.</w:t>
        </w:r>
      </w:ins>
      <w:r>
        <w:t xml:space="preserve"> </w:t>
      </w:r>
      <w:del w:id="821" w:author="Ezra-redaktør" w:date="2026-10-18T13:44:37Z">
        <w:r>
          <w:delText xml:space="preserve">for asking</w:delText>
        </w:r>
      </w:del>
      <w:ins w:id="822" w:author="Ezra-redaktør" w:date="2026-10-18T13:44:37Z">
        <w:r>
          <w:t xml:space="preserve">Asking</w:t>
        </w:r>
      </w:ins>
      <w:r>
        <w:t xml:space="preserve"> what </w:t>
      </w:r>
      <w:del w:id="823" w:author="Ezra-redaktør" w:date="2026-10-18T13:44:37Z">
        <w:r>
          <w:delText xml:space="preserve">holds.</w:delText>
        </w:r>
      </w:del>
      <w:ins w:id="824" w:author="Ezra-redaktør" w:date="2026-10-18T13:44:37Z">
        <w:r>
          <w:t xml:space="preserve">holds</w:t>
        </w:r>
      </w:ins>
      <w:r>
        <w:t xml:space="preserve"> </w:t>
      </w:r>
      <w:del w:id="825" w:author="Ezra-redaktør" w:date="2026-10-18T13:44:37Z">
        <w:r>
          <w:delText xml:space="preserve">You</w:delText>
        </w:r>
      </w:del>
      <w:ins w:id="826" w:author="Ezra-redaktør" w:date="2026-10-18T13:44:37Z">
        <w:r>
          <w:t xml:space="preserve">is</w:t>
        </w:r>
      </w:ins>
      <w:r>
        <w:t xml:space="preserve"> </w:t>
      </w:r>
      <w:del w:id="827" w:author="Ezra-redaktør" w:date="2026-10-18T13:44:37Z">
        <w:r>
          <w:delText xml:space="preserve">are</w:delText>
        </w:r>
      </w:del>
      <w:ins w:id="828" w:author="Ezra-redaktør" w:date="2026-10-18T13:44:37Z">
        <w:r>
          <w:t xml:space="preserve">not</w:t>
        </w:r>
      </w:ins>
      <w:r>
        <w:t xml:space="preserve"> </w:t>
      </w:r>
      <w:del w:id="829" w:author="Ezra-redaktør" w:date="2026-10-18T13:44:37Z">
        <w:r>
          <w:delText xml:space="preserve">preparing</w:delText>
        </w:r>
      </w:del>
      <w:ins w:id="830" w:author="Ezra-redaktør" w:date="2026-10-18T13:44:37Z">
        <w:r>
          <w:t xml:space="preserve">disloyal.</w:t>
        </w:r>
      </w:ins>
      <w:r>
        <w:t xml:space="preserve"> </w:t>
      </w:r>
      <w:del w:id="831" w:author="Ezra-redaktør" w:date="2026-10-18T13:44:37Z">
        <w:r>
          <w:delText xml:space="preserve">yourself</w:delText>
        </w:r>
      </w:del>
      <w:ins w:id="832" w:author="Ezra-redaktør" w:date="2026-10-18T13:44:37Z">
        <w:r>
          <w:t xml:space="preserve">It is how you get ready</w:t>
        </w:r>
      </w:ins>
      <w:r>
        <w:t xml:space="preserve"> to stand.</w:t>
      </w:r>
    </w:p>
    <w:p>
      <w:r>
        <w:t xml:space="preserve">*End of Day 3*</w:t>
      </w:r>
    </w:p>
    <w:p>
      <w:pPr>
        <w:pStyle w:val="Heading2"/>
      </w:pPr>
      <w:r>
        <w:t xml:space="preserve">Day </w:t>
      </w:r>
      <w:del w:id="833" w:author="Ezra-redaktør" w:date="2026-10-18T13:44:37Z">
        <w:r>
          <w:delText xml:space="preserve">4 –</w:delText>
        </w:r>
      </w:del>
      <w:ins w:id="834" w:author="Ezra-redaktør" w:date="2026-10-18T13:44:37Z">
        <w:r>
          <w:t xml:space="preserve">4:</w:t>
        </w:r>
      </w:ins>
      <w:r>
        <w:t xml:space="preserve"> Purpose Behind the Rules</w:t>
      </w:r>
    </w:p>
    <w:p>
      <w:r>
        <w:t xml:space="preserve">&gt; “The Sabbath was made for man, not man for the Sabbath.” </w:t>
      </w:r>
      <w:del w:id="835" w:author="Ezra-redaktør" w:date="2026-10-18T13:44:37Z">
        <w:r>
          <w:delText xml:space="preserve">–</w:delText>
        </w:r>
      </w:del>
      <w:ins w:id="836" w:author="Ezra-redaktør" w:date="2026-10-18T13:44:37Z">
        <w:r>
          <w:t xml:space="preserve">&gt; &gt;</w:t>
        </w:r>
      </w:ins>
      <w:r>
        <w:t xml:space="preserve"> Mark 2:27</w:t>
      </w:r>
    </w:p>
    <w:p>
      <w:r>
        <w:t xml:space="preserve">Rules are easy to resent when you </w:t>
      </w:r>
      <w:del w:id="837" w:author="Ezra-redaktør" w:date="2026-10-18T13:44:37Z">
        <w:r>
          <w:delText xml:space="preserve">do</w:delText>
        </w:r>
      </w:del>
      <w:ins w:id="838" w:author="Ezra-redaktør" w:date="2026-10-18T13:44:37Z">
        <w:r>
          <w:t xml:space="preserve">cannot</w:t>
        </w:r>
      </w:ins>
      <w:r>
        <w:t xml:space="preserve"> </w:t>
      </w:r>
      <w:del w:id="839" w:author="Ezra-redaktør" w:date="2026-10-18T13:44:37Z">
        <w:r>
          <w:delText xml:space="preserve">not understand</w:delText>
        </w:r>
      </w:del>
      <w:ins w:id="840" w:author="Ezra-redaktør" w:date="2026-10-18T13:44:37Z">
        <w:r>
          <w:t xml:space="preserve">see</w:t>
        </w:r>
      </w:ins>
      <w:r>
        <w:t xml:space="preserve"> what they protect. Most people </w:t>
      </w:r>
      <w:del w:id="841" w:author="Ezra-redaktør" w:date="2026-10-18T13:44:37Z">
        <w:r>
          <w:delText xml:space="preserve">do not</w:delText>
        </w:r>
      </w:del>
      <w:ins w:id="842" w:author="Ezra-redaktør" w:date="2026-10-18T13:44:37Z">
        <w:r>
          <w:t xml:space="preserve">who</w:t>
        </w:r>
      </w:ins>
      <w:r>
        <w:t xml:space="preserve"> reject rules </w:t>
      </w:r>
      <w:del w:id="843" w:author="Ezra-redaktør" w:date="2026-10-18T13:44:37Z">
        <w:r>
          <w:delText xml:space="preserve">because</w:delText>
        </w:r>
      </w:del>
      <w:ins w:id="844" w:author="Ezra-redaktør" w:date="2026-10-18T13:44:37Z">
        <w:r>
          <w:t xml:space="preserve">have</w:t>
        </w:r>
      </w:ins>
      <w:r>
        <w:t xml:space="preserve"> </w:t>
      </w:r>
      <w:del w:id="845" w:author="Ezra-redaktør" w:date="2026-10-18T13:44:37Z">
        <w:r>
          <w:delText xml:space="preserve">they</w:delText>
        </w:r>
      </w:del>
      <w:ins w:id="846" w:author="Ezra-redaktør" w:date="2026-10-18T13:44:37Z">
        <w:r>
          <w:t xml:space="preserve">never</w:t>
        </w:r>
      </w:ins>
      <w:r>
        <w:t xml:space="preserve"> </w:t>
      </w:r>
      <w:del w:id="847" w:author="Ezra-redaktør" w:date="2026-10-18T13:44:37Z">
        <w:r>
          <w:delText xml:space="preserve">hate</w:delText>
        </w:r>
      </w:del>
      <w:ins w:id="848" w:author="Ezra-redaktør" w:date="2026-10-18T13:44:37Z">
        <w:r>
          <w:t xml:space="preserve">been</w:t>
        </w:r>
      </w:ins>
      <w:r>
        <w:t xml:space="preserve"> </w:t>
      </w:r>
      <w:del w:id="849" w:author="Ezra-redaktør" w:date="2026-10-18T13:44:37Z">
        <w:r>
          <w:delText xml:space="preserve">obedience;</w:delText>
        </w:r>
      </w:del>
      <w:ins w:id="850" w:author="Ezra-redaktør" w:date="2026-10-18T13:44:37Z">
        <w:r>
          <w:t xml:space="preserve">shown</w:t>
        </w:r>
      </w:ins>
      <w:r>
        <w:t xml:space="preserve"> </w:t>
      </w:r>
      <w:del w:id="851" w:author="Ezra-redaktør" w:date="2026-10-18T13:44:37Z">
        <w:r>
          <w:delText xml:space="preserve">they reject them because no one ever showed them</w:delText>
        </w:r>
      </w:del>
      <w:ins w:id="852" w:author="Ezra-redaktør" w:date="2026-10-18T13:44:37Z">
        <w:r>
          <w:t xml:space="preserve">what</w:t>
        </w:r>
      </w:ins>
      <w:r>
        <w:t xml:space="preserve"> the </w:t>
      </w:r>
      <w:del w:id="853" w:author="Ezra-redaktør" w:date="2026-10-18T13:44:37Z">
        <w:r>
          <w:delText xml:space="preserve">purpose</w:delText>
        </w:r>
      </w:del>
      <w:ins w:id="854" w:author="Ezra-redaktør" w:date="2026-10-18T13:44:37Z">
        <w:r>
          <w:t xml:space="preserve">rules</w:t>
        </w:r>
      </w:ins>
      <w:r>
        <w:t xml:space="preserve"> </w:t>
      </w:r>
      <w:del w:id="855" w:author="Ezra-redaktør" w:date="2026-10-18T13:44:37Z">
        <w:r>
          <w:delText xml:space="preserve">beneath</w:delText>
        </w:r>
      </w:del>
      <w:ins w:id="856" w:author="Ezra-redaktør" w:date="2026-10-18T13:44:37Z">
        <w:r>
          <w:t xml:space="preserve">are</w:t>
        </w:r>
      </w:ins>
      <w:r>
        <w:t xml:space="preserve"> </w:t>
      </w:r>
      <w:del w:id="857" w:author="Ezra-redaktør" w:date="2026-10-18T13:44:37Z">
        <w:r>
          <w:delText xml:space="preserve">them.</w:delText>
        </w:r>
      </w:del>
      <w:ins w:id="858" w:author="Ezra-redaktør" w:date="2026-10-18T13:44:37Z">
        <w:r>
          <w:t xml:space="preserve">for.</w:t>
        </w:r>
      </w:ins>
      <w:r>
        <w:t xml:space="preserve"> When</w:t>
      </w:r>
      <w:ins w:id="859" w:author="Ezra-redaktør" w:date="2026-10-18T13:44:37Z">
        <w:r>
          <w:t xml:space="preserve"> the</w:t>
        </w:r>
      </w:ins>
      <w:r>
        <w:t xml:space="preserve"> purpose is invisible, </w:t>
      </w:r>
      <w:ins w:id="860" w:author="Ezra-redaktør" w:date="2026-10-18T13:44:37Z">
        <w:r>
          <w:t xml:space="preserve">every </w:t>
        </w:r>
      </w:ins>
      <w:r>
        <w:t xml:space="preserve">restriction feels arbitrary.</w:t>
      </w:r>
    </w:p>
    <w:p>
      <w:pPr>
        <w:pStyle w:val="Heading3"/>
      </w:pPr>
      <w:r>
        <w:t xml:space="preserve">The Scenario</w:t>
      </w:r>
    </w:p>
    <w:p>
      <w:r>
        <w:t xml:space="preserve">Daniel had never broken the rules </w:t>
      </w:r>
      <w:del w:id="861" w:author="Ezra-redaktør" w:date="2026-10-18T13:44:37Z">
        <w:r>
          <w:delText xml:space="preserve">publicly.</w:delText>
        </w:r>
      </w:del>
      <w:ins w:id="862" w:author="Ezra-redaktør" w:date="2026-10-18T13:44:37Z">
        <w:r>
          <w:t xml:space="preserve">in public.</w:t>
        </w:r>
      </w:ins>
      <w:r>
        <w:t xml:space="preserve"> He kept himself clean enough to avoid consequences and flexible enough to keep </w:t>
      </w:r>
      <w:ins w:id="863" w:author="Ezra-redaktør" w:date="2026-10-18T13:44:37Z">
        <w:r>
          <w:t xml:space="preserve">his </w:t>
        </w:r>
      </w:ins>
      <w:r>
        <w:t xml:space="preserve">options open. </w:t>
      </w:r>
      <w:del w:id="864" w:author="Ezra-redaktør" w:date="2026-10-18T13:44:37Z">
        <w:r>
          <w:delText xml:space="preserve">Rules, to</w:delText>
        </w:r>
      </w:del>
      <w:ins w:id="865" w:author="Ezra-redaktør" w:date="2026-10-18T13:44:37Z">
        <w:r>
          <w:t xml:space="preserve">To</w:t>
        </w:r>
      </w:ins>
      <w:r>
        <w:t xml:space="preserve"> him,</w:t>
      </w:r>
      <w:ins w:id="866" w:author="Ezra-redaktør" w:date="2026-10-18T13:44:37Z">
        <w:r>
          <w:t xml:space="preserve"> rules</w:t>
        </w:r>
      </w:ins>
      <w:r>
        <w:t xml:space="preserve"> were obstacles to </w:t>
      </w:r>
      <w:del w:id="867" w:author="Ezra-redaktør" w:date="2026-10-18T13:44:37Z">
        <w:r>
          <w:delText xml:space="preserve">be negotiated, not boundaries to be honored.</w:delText>
        </w:r>
      </w:del>
      <w:ins w:id="868" w:author="Ezra-redaktør" w:date="2026-10-18T13:44:37Z">
        <w:r>
          <w:t xml:space="preserve">negotiate.</w:t>
        </w:r>
      </w:ins>
    </w:p>
    <w:p>
      <w:r>
        <w:t xml:space="preserve">Over time something shifted. The rules he </w:t>
      </w:r>
      <w:ins w:id="869" w:author="Ezra-redaktør" w:date="2026-10-18T13:44:37Z">
        <w:r>
          <w:t xml:space="preserve">quietly </w:t>
        </w:r>
      </w:ins>
      <w:r>
        <w:t xml:space="preserve">bent</w:t>
      </w:r>
      <w:del w:id="870" w:author="Ezra-redaktør" w:date="2026-10-18T13:44:37Z">
        <w:r>
          <w:delText xml:space="preserve"> quietly</w:delText>
        </w:r>
      </w:del>
      <w:r>
        <w:t xml:space="preserve"> began to bend </w:t>
      </w:r>
      <w:del w:id="871" w:author="Ezra-redaktør" w:date="2026-10-18T13:44:37Z">
        <w:r>
          <w:delText xml:space="preserve">him,</w:delText>
        </w:r>
      </w:del>
      <w:ins w:id="872" w:author="Ezra-redaktør" w:date="2026-10-18T13:44:37Z">
        <w:r>
          <w:t xml:space="preserve">him. It happened through erosion,</w:t>
        </w:r>
      </w:ins>
      <w:r>
        <w:t xml:space="preserve"> not </w:t>
      </w:r>
      <w:del w:id="873" w:author="Ezra-redaktør" w:date="2026-10-18T13:44:37Z">
        <w:r>
          <w:delText xml:space="preserve">through guilt, but through erosion.</w:delText>
        </w:r>
      </w:del>
      <w:ins w:id="874" w:author="Ezra-redaktør" w:date="2026-10-18T13:44:37Z">
        <w:r>
          <w:t xml:space="preserve">guilt.</w:t>
        </w:r>
      </w:ins>
      <w:r>
        <w:t xml:space="preserve"> He noticed it in small </w:t>
      </w:r>
      <w:del w:id="875" w:author="Ezra-redaktør" w:date="2026-10-18T13:44:37Z">
        <w:r>
          <w:delText xml:space="preserve">ways:</w:delText>
        </w:r>
      </w:del>
      <w:ins w:id="876" w:author="Ezra-redaktør" w:date="2026-10-18T13:44:37Z">
        <w:r>
          <w:t xml:space="preserve">ways.</w:t>
        </w:r>
      </w:ins>
      <w:r>
        <w:t xml:space="preserve"> </w:t>
      </w:r>
      <w:del w:id="877" w:author="Ezra-redaktør" w:date="2026-10-18T13:44:37Z">
        <w:r>
          <w:delText xml:space="preserve">discipline</w:delText>
        </w:r>
      </w:del>
      <w:ins w:id="878" w:author="Ezra-redaktør" w:date="2026-10-18T13:44:37Z">
        <w:r>
          <w:t xml:space="preserve">Discipline</w:t>
        </w:r>
      </w:ins>
      <w:r>
        <w:t xml:space="preserve"> became optional, commitments became conditional,</w:t>
      </w:r>
      <w:ins w:id="879" w:author="Ezra-redaktør" w:date="2026-10-18T13:44:37Z">
        <w:r>
          <w:t xml:space="preserve"> and</w:t>
        </w:r>
      </w:ins>
      <w:r>
        <w:t xml:space="preserve"> integrity became situational. Nothing dramatic happened. </w:t>
      </w:r>
      <w:del w:id="880" w:author="Ezra-redaktør" w:date="2026-10-18T13:44:37Z">
        <w:r>
          <w:delText xml:space="preserve">Direction</w:delText>
        </w:r>
      </w:del>
      <w:ins w:id="881" w:author="Ezra-redaktør" w:date="2026-10-18T13:44:37Z">
        <w:r>
          <w:t xml:space="preserve">His</w:t>
        </w:r>
      </w:ins>
      <w:r>
        <w:t xml:space="preserve"> </w:t>
      </w:r>
      <w:del w:id="882" w:author="Ezra-redaktør" w:date="2026-10-18T13:44:37Z">
        <w:r>
          <w:delText xml:space="preserve">simply</w:delText>
        </w:r>
      </w:del>
      <w:ins w:id="883" w:author="Ezra-redaktør" w:date="2026-10-18T13:44:37Z">
        <w:r>
          <w:t xml:space="preserve">direction just</w:t>
        </w:r>
      </w:ins>
      <w:r>
        <w:t xml:space="preserve"> weakened.</w:t>
      </w:r>
    </w:p>
    <w:p>
      <w:pPr>
        <w:pStyle w:val="Heading3"/>
      </w:pPr>
      <w:r>
        <w:t xml:space="preserve">Rules as Restraint vs.</w:t>
      </w:r>
      <w:del w:id="884" w:author="Ezra-redaktør" w:date="2026-10-18T13:44:37Z">
        <w:r>
          <w:delText xml:space="preserve"> </w:delText>
        </w:r>
      </w:del>
      <w:ins w:id="885" w:author="Ezra-redaktør" w:date="2026-10-18T13:44:37Z">
        <w:r>
          <w:t xml:space="preserve"> </w:t>
        </w:r>
      </w:ins>
      <w:r>
        <w:t xml:space="preserve">Rules as Direction</w:t>
      </w:r>
    </w:p>
    <w:p>
      <w:r>
        <w:t xml:space="preserve">| Rules as Restraint | Rules as Direction | </w:t>
      </w:r>
      <w:del w:id="886" w:author="Ezra-redaktør" w:date="2026-10-18T13:44:37Z">
        <w:r>
          <w:delText xml:space="preserve">|--------------------|--------------------|</w:delText>
        </w:r>
      </w:del>
      <w:ins w:id="887" w:author="Ezra-redaktør" w:date="2026-10-18T13:44:37Z">
        <w:r>
          <w:t xml:space="preserve">| :- | :- |</w:t>
        </w:r>
      </w:ins>
      <w:r>
        <w:t xml:space="preserve"> | Feel imposed</w:t>
      </w:r>
      <w:del w:id="888" w:author="Ezra-redaktør" w:date="2026-10-18T13:44:37Z">
        <w:r>
          <w:delText xml:space="preserve">       </w:delText>
        </w:r>
      </w:del>
      <w:ins w:id="889" w:author="Ezra-redaktør" w:date="2026-10-18T13:44:37Z">
        <w:r>
          <w:t xml:space="preserve"> </w:t>
        </w:r>
      </w:ins>
      <w:r>
        <w:t xml:space="preserve">| Are understood</w:t>
      </w:r>
      <w:del w:id="890" w:author="Ezra-redaktør" w:date="2026-10-18T13:44:37Z">
        <w:r>
          <w:delText xml:space="preserve">     </w:delText>
        </w:r>
      </w:del>
      <w:ins w:id="891" w:author="Ezra-redaktør" w:date="2026-10-18T13:44:37Z">
        <w:r>
          <w:t xml:space="preserve"> </w:t>
        </w:r>
      </w:ins>
      <w:r>
        <w:t xml:space="preserve">| | Limit freedom</w:t>
      </w:r>
      <w:del w:id="892" w:author="Ezra-redaktør" w:date="2026-10-18T13:44:37Z">
        <w:r>
          <w:delText xml:space="preserve">      </w:delText>
        </w:r>
      </w:del>
      <w:ins w:id="893" w:author="Ezra-redaktør" w:date="2026-10-18T13:44:37Z">
        <w:r>
          <w:t xml:space="preserve"> </w:t>
        </w:r>
      </w:ins>
      <w:r>
        <w:t xml:space="preserve">| Preserve capacity</w:t>
      </w:r>
      <w:del w:id="894" w:author="Ezra-redaktør" w:date="2026-10-18T13:44:37Z">
        <w:r>
          <w:delText xml:space="preserve">  </w:delText>
        </w:r>
      </w:del>
      <w:ins w:id="895" w:author="Ezra-redaktør" w:date="2026-10-18T13:44:37Z">
        <w:r>
          <w:t xml:space="preserve"> </w:t>
        </w:r>
      </w:ins>
      <w:r>
        <w:t xml:space="preserve">| | Demand compliance</w:t>
      </w:r>
      <w:del w:id="896" w:author="Ezra-redaktør" w:date="2026-10-18T13:44:37Z">
        <w:r>
          <w:delText xml:space="preserve">  </w:delText>
        </w:r>
      </w:del>
      <w:ins w:id="897" w:author="Ezra-redaktør" w:date="2026-10-18T13:44:37Z">
        <w:r>
          <w:t xml:space="preserve"> </w:t>
        </w:r>
      </w:ins>
      <w:r>
        <w:t xml:space="preserve">| Train alignment</w:t>
      </w:r>
      <w:del w:id="898" w:author="Ezra-redaktør" w:date="2026-10-18T13:44:37Z">
        <w:r>
          <w:delText xml:space="preserve">    </w:delText>
        </w:r>
      </w:del>
      <w:ins w:id="899" w:author="Ezra-redaktør" w:date="2026-10-18T13:44:37Z">
        <w:r>
          <w:t xml:space="preserve"> </w:t>
        </w:r>
      </w:ins>
      <w:r>
        <w:t xml:space="preserve">| | Are negotiated</w:t>
      </w:r>
      <w:del w:id="900" w:author="Ezra-redaktør" w:date="2026-10-18T13:44:37Z">
        <w:r>
          <w:delText xml:space="preserve">     </w:delText>
        </w:r>
      </w:del>
      <w:ins w:id="901" w:author="Ezra-redaktør" w:date="2026-10-18T13:44:37Z">
        <w:r>
          <w:t xml:space="preserve"> </w:t>
        </w:r>
      </w:ins>
      <w:r>
        <w:t xml:space="preserve">| Are practiced</w:t>
      </w:r>
      <w:del w:id="902" w:author="Ezra-redaktør" w:date="2026-10-18T13:44:37Z">
        <w:r>
          <w:delText xml:space="preserve">      </w:delText>
        </w:r>
      </w:del>
      <w:ins w:id="903" w:author="Ezra-redaktør" w:date="2026-10-18T13:44:37Z">
        <w:r>
          <w:t xml:space="preserve"> </w:t>
        </w:r>
      </w:ins>
      <w:r>
        <w:t xml:space="preserve">| | Create resentment</w:t>
      </w:r>
      <w:del w:id="904" w:author="Ezra-redaktør" w:date="2026-10-18T13:44:37Z">
        <w:r>
          <w:delText xml:space="preserve">  </w:delText>
        </w:r>
      </w:del>
      <w:ins w:id="905" w:author="Ezra-redaktør" w:date="2026-10-18T13:44:37Z">
        <w:r>
          <w:t xml:space="preserve"> </w:t>
        </w:r>
      </w:ins>
      <w:r>
        <w:t xml:space="preserve">| Build trust</w:t>
      </w:r>
      <w:del w:id="906" w:author="Ezra-redaktør" w:date="2026-10-18T13:44:37Z">
        <w:r>
          <w:delText xml:space="preserve">        </w:delText>
        </w:r>
      </w:del>
      <w:ins w:id="907" w:author="Ezra-redaktør" w:date="2026-10-18T13:44:37Z">
        <w:r>
          <w:t xml:space="preserve"> </w:t>
        </w:r>
      </w:ins>
      <w:r>
        <w:t xml:space="preserve">|</w:t>
      </w:r>
    </w:p>
    <w:p>
      <w:pPr>
        <w:rPr>
          <w:del w:id="908" w:author="Ezra-redaktør" w:date="2026-10-18T13:44:37Z"/>
        </w:rPr>
      </w:pPr>
      <w:del w:id="909" w:author="Ezra-redaktør" w:date="2026-10-18T13:44:37Z">
        <w:r>
          <w:delText xml:space="preserve">Rules do not exist to control behavior. They exist to protect trajectory.</w:delText>
        </w:r>
      </w:del>
    </w:p>
    <w:p>
      <w:pPr>
        <w:rPr>
          <w:ins w:id="910" w:author="Ezra-redaktør" w:date="2026-10-18T13:44:37Z"/>
        </w:rPr>
      </w:pPr>
      <w:ins w:id="911" w:author="Ezra-redaktør" w:date="2026-10-18T13:44:37Z">
        <w:r>
          <w:t xml:space="preserve">Rules exist to protect where you are going.</w:t>
        </w:r>
      </w:ins>
    </w:p>
    <w:p>
      <w:pPr>
        <w:pStyle w:val="Heading3"/>
      </w:pPr>
      <w:r>
        <w:t xml:space="preserve">What This Day Is Really About</w:t>
      </w:r>
    </w:p>
    <w:p>
      <w:del w:id="912" w:author="Ezra-redaktør" w:date="2026-10-18T13:44:37Z">
        <w:r>
          <w:delText xml:space="preserve">This day is not about becoming stricter. It is about becoming oriented. </w:delText>
        </w:r>
      </w:del>
      <w:r>
        <w:t xml:space="preserve">Rules </w:t>
      </w:r>
      <w:del w:id="913" w:author="Ezra-redaktør" w:date="2026-10-18T13:44:37Z">
        <w:r>
          <w:delText xml:space="preserve">without</w:delText>
        </w:r>
      </w:del>
      <w:ins w:id="914" w:author="Ezra-redaktør" w:date="2026-10-18T13:44:37Z">
        <w:r>
          <w:t xml:space="preserve">make sense once you know where you are headed. A rule with no</w:t>
        </w:r>
      </w:ins>
      <w:r>
        <w:t xml:space="preserve"> purpose </w:t>
      </w:r>
      <w:del w:id="915" w:author="Ezra-redaktør" w:date="2026-10-18T13:44:37Z">
        <w:r>
          <w:delText xml:space="preserve">create</w:delText>
        </w:r>
      </w:del>
      <w:ins w:id="916" w:author="Ezra-redaktør" w:date="2026-10-18T13:44:37Z">
        <w:r>
          <w:t xml:space="preserve">breeds</w:t>
        </w:r>
      </w:ins>
      <w:r>
        <w:t xml:space="preserve"> </w:t>
      </w:r>
      <w:del w:id="917" w:author="Ezra-redaktør" w:date="2026-10-18T13:44:37Z">
        <w:r>
          <w:delText xml:space="preserve">rebellion;</w:delText>
        </w:r>
      </w:del>
      <w:ins w:id="918" w:author="Ezra-redaktør" w:date="2026-10-18T13:44:37Z">
        <w:r>
          <w:t xml:space="preserve">rebellion.</w:t>
        </w:r>
      </w:ins>
      <w:r>
        <w:t xml:space="preserve"> </w:t>
      </w:r>
      <w:del w:id="919" w:author="Ezra-redaktør" w:date="2026-10-18T13:44:37Z">
        <w:r>
          <w:delText xml:space="preserve">rules</w:delText>
        </w:r>
      </w:del>
      <w:ins w:id="920" w:author="Ezra-redaktør" w:date="2026-10-18T13:44:37Z">
        <w:r>
          <w:t xml:space="preserve">A rule</w:t>
        </w:r>
      </w:ins>
      <w:r>
        <w:t xml:space="preserve"> with </w:t>
      </w:r>
      <w:ins w:id="921" w:author="Ezra-redaktør" w:date="2026-10-18T13:44:37Z">
        <w:r>
          <w:t xml:space="preserve">a </w:t>
        </w:r>
      </w:ins>
      <w:r>
        <w:t xml:space="preserve">purpose </w:t>
      </w:r>
      <w:del w:id="922" w:author="Ezra-redaktør" w:date="2026-10-18T13:44:37Z">
        <w:r>
          <w:delText xml:space="preserve">create</w:delText>
        </w:r>
      </w:del>
      <w:ins w:id="923" w:author="Ezra-redaktør" w:date="2026-10-18T13:44:37Z">
        <w:r>
          <w:t xml:space="preserve">builds</w:t>
        </w:r>
      </w:ins>
      <w:r>
        <w:t xml:space="preserve"> endurance. </w:t>
      </w:r>
      <w:del w:id="924" w:author="Ezra-redaktør" w:date="2026-10-18T13:44:37Z">
        <w:r>
          <w:delText xml:space="preserve">When</w:delText>
        </w:r>
      </w:del>
      <w:ins w:id="925" w:author="Ezra-redaktør" w:date="2026-10-18T13:44:37Z">
        <w:r>
          <w:t xml:space="preserve">Once</w:t>
        </w:r>
      </w:ins>
      <w:r>
        <w:t xml:space="preserve"> you understand what a rule guards, obedience </w:t>
      </w:r>
      <w:del w:id="926" w:author="Ezra-redaktør" w:date="2026-10-18T13:44:37Z">
        <w:r>
          <w:delText xml:space="preserve">shifts</w:delText>
        </w:r>
      </w:del>
      <w:ins w:id="927" w:author="Ezra-redaktør" w:date="2026-10-18T13:44:37Z">
        <w:r>
          <w:t xml:space="preserve">stops</w:t>
        </w:r>
      </w:ins>
      <w:r>
        <w:t xml:space="preserve"> </w:t>
      </w:r>
      <w:del w:id="928" w:author="Ezra-redaktør" w:date="2026-10-18T13:44:37Z">
        <w:r>
          <w:delText xml:space="preserve">from</w:delText>
        </w:r>
      </w:del>
      <w:ins w:id="929" w:author="Ezra-redaktør" w:date="2026-10-18T13:44:37Z">
        <w:r>
          <w:t xml:space="preserve">feeling like</w:t>
        </w:r>
      </w:ins>
      <w:r>
        <w:t xml:space="preserve"> submission </w:t>
      </w:r>
      <w:ins w:id="930" w:author="Ezra-redaktør" w:date="2026-10-18T13:44:37Z">
        <w:r>
          <w:t xml:space="preserve">and starts </w:t>
        </w:r>
      </w:ins>
      <w:r>
        <w:t xml:space="preserve">to </w:t>
      </w:r>
      <w:ins w:id="931" w:author="Ezra-redaktør" w:date="2026-10-18T13:44:37Z">
        <w:r>
          <w:t xml:space="preserve">feel like </w:t>
        </w:r>
      </w:ins>
      <w:r>
        <w:t xml:space="preserve">stewardship.</w:t>
      </w:r>
    </w:p>
    <w:p>
      <w:r>
        <w:t xml:space="preserve">God’s commands</w:t>
      </w:r>
      <w:del w:id="932" w:author="Ezra-redaktør" w:date="2026-10-18T13:44:37Z">
        <w:r>
          <w:delText xml:space="preserve"> are not obstacles to life. They</w:delText>
        </w:r>
      </w:del>
      <w:r>
        <w:t xml:space="preserve"> are guardrails for </w:t>
      </w:r>
      <w:del w:id="933" w:author="Ezra-redaktør" w:date="2026-10-18T13:44:37Z">
        <w:r>
          <w:delText xml:space="preserve">it.</w:delText>
        </w:r>
      </w:del>
      <w:ins w:id="934" w:author="Ezra-redaktør" w:date="2026-10-18T13:44:37Z">
        <w:r>
          <w:t xml:space="preserve">life.</w:t>
        </w:r>
      </w:ins>
      <w:r>
        <w:t xml:space="preserve"> </w:t>
      </w:r>
      <w:del w:id="935" w:author="Ezra-redaktør" w:date="2026-10-18T13:44:37Z">
        <w:r>
          <w:delText xml:space="preserve">And no</w:delText>
        </w:r>
      </w:del>
      <w:ins w:id="936" w:author="Ezra-redaktør" w:date="2026-10-18T13:44:37Z">
        <w:r>
          <w:t xml:space="preserve">No</w:t>
        </w:r>
      </w:ins>
      <w:r>
        <w:t xml:space="preserve"> one resents a guardrail on </w:t>
      </w:r>
      <w:del w:id="937" w:author="Ezra-redaktør" w:date="2026-10-18T13:44:37Z">
        <w:r>
          <w:delText xml:space="preserve">the</w:delText>
        </w:r>
      </w:del>
      <w:ins w:id="938" w:author="Ezra-redaktør" w:date="2026-10-18T13:44:37Z">
        <w:r>
          <w:t xml:space="preserve">a</w:t>
        </w:r>
      </w:ins>
      <w:r>
        <w:t xml:space="preserve"> cliff road once he has looked over the edge. The </w:t>
      </w:r>
      <w:del w:id="939" w:author="Ezra-redaktør" w:date="2026-10-18T13:44:37Z">
        <w:r>
          <w:delText xml:space="preserve">problem</w:delText>
        </w:r>
      </w:del>
      <w:ins w:id="940" w:author="Ezra-redaktør" w:date="2026-10-18T13:44:37Z">
        <w:r>
          <w:t xml:space="preserve">trouble</w:t>
        </w:r>
      </w:ins>
      <w:r>
        <w:t xml:space="preserve"> </w:t>
      </w:r>
      <w:del w:id="941" w:author="Ezra-redaktør" w:date="2026-10-18T13:44:37Z">
        <w:r>
          <w:delText xml:space="preserve">is</w:delText>
        </w:r>
      </w:del>
      <w:ins w:id="942" w:author="Ezra-redaktør" w:date="2026-10-18T13:44:37Z">
        <w:r>
          <w:t xml:space="preserve">starts</w:t>
        </w:r>
      </w:ins>
      <w:r>
        <w:t xml:space="preserve"> </w:t>
      </w:r>
      <w:del w:id="943" w:author="Ezra-redaktør" w:date="2026-10-18T13:44:37Z">
        <w:r>
          <w:delText xml:space="preserve">not rules. The problem is</w:delText>
        </w:r>
      </w:del>
      <w:ins w:id="944" w:author="Ezra-redaktør" w:date="2026-10-18T13:44:37Z">
        <w:r>
          <w:t xml:space="preserve">when</w:t>
        </w:r>
      </w:ins>
      <w:r>
        <w:t xml:space="preserve"> rules </w:t>
      </w:r>
      <w:del w:id="945" w:author="Ezra-redaktør" w:date="2026-10-18T13:44:37Z">
        <w:r>
          <w:delText xml:space="preserve">divorced</w:delText>
        </w:r>
      </w:del>
      <w:ins w:id="946" w:author="Ezra-redaktør" w:date="2026-10-18T13:44:37Z">
        <w:r>
          <w:t xml:space="preserve">are cut off</w:t>
        </w:r>
      </w:ins>
      <w:r>
        <w:t xml:space="preserve"> from </w:t>
      </w:r>
      <w:ins w:id="947" w:author="Ezra-redaktør" w:date="2026-10-18T13:44:37Z">
        <w:r>
          <w:t xml:space="preserve">their </w:t>
        </w:r>
      </w:ins>
      <w:r>
        <w:t xml:space="preserve">meaning.</w:t>
      </w:r>
    </w:p>
    <w:p>
      <w:pPr>
        <w:pStyle w:val="Heading3"/>
      </w:pPr>
      <w:r>
        <w:t xml:space="preserve">The Practice</w:t>
      </w:r>
    </w:p>
    <w:p>
      <w:del w:id="948" w:author="Ezra-redaktør" w:date="2026-10-18T13:44:37Z">
        <w:r>
          <w:delText xml:space="preserve">Today, identify</w:delText>
        </w:r>
      </w:del>
      <w:ins w:id="949" w:author="Ezra-redaktør" w:date="2026-10-18T13:44:37Z">
        <w:r>
          <w:t xml:space="preserve">Pick</w:t>
        </w:r>
      </w:ins>
      <w:r>
        <w:t xml:space="preserve"> one rule or discipline you resist. Ask:</w:t>
      </w:r>
    </w:p>
    <w:p>
      <w:r>
        <w:t xml:space="preserve">- What was this meant to protect? - What capacity might it preserve if practiced consistently? - What erosion does its absence quietly allow?</w:t>
      </w:r>
    </w:p>
    <w:p>
      <w:pPr>
        <w:rPr>
          <w:del w:id="950" w:author="Ezra-redaktør" w:date="2026-10-18T13:44:37Z"/>
        </w:rPr>
      </w:pPr>
      <w:del w:id="951" w:author="Ezra-redaktør" w:date="2026-10-18T13:44:37Z">
        <w:r>
          <w:delText xml:space="preserve">Do not add rules today. Restore understanding. Alignment begins with clarity.</w:delText>
        </w:r>
      </w:del>
    </w:p>
    <w:p>
      <w:pPr>
        <w:rPr>
          <w:ins w:id="952" w:author="Ezra-redaktør" w:date="2026-10-18T13:44:37Z"/>
        </w:rPr>
      </w:pPr>
      <w:ins w:id="953" w:author="Ezra-redaktør" w:date="2026-10-18T13:44:37Z">
        <w:r>
          <w:t xml:space="preserve">Add no new rules today. Your work is to recover the reason behind an old one.</w:t>
        </w:r>
      </w:ins>
    </w:p>
    <w:p>
      <w:pPr>
        <w:pStyle w:val="Heading3"/>
      </w:pPr>
      <w:r>
        <w:t xml:space="preserve">Healing </w:t>
      </w:r>
      <w:del w:id="954" w:author="Ezra-redaktør" w:date="2026-10-18T13:44:37Z">
        <w:r>
          <w:delText xml:space="preserve">Forge –</w:delText>
        </w:r>
      </w:del>
      <w:ins w:id="955" w:author="Ezra-redaktør" w:date="2026-10-18T13:44:37Z">
        <w:r>
          <w:t xml:space="preserve">Forge:</w:t>
        </w:r>
      </w:ins>
      <w:r>
        <w:t xml:space="preserve"> When Rules Trigger Resistance</w:t>
      </w:r>
    </w:p>
    <w:p>
      <w:del w:id="956" w:author="Ezra-redaktør" w:date="2026-10-18T13:44:37Z">
        <w:r>
          <w:delText xml:space="preserve">For</w:delText>
        </w:r>
      </w:del>
      <w:ins w:id="957" w:author="Ezra-redaktør" w:date="2026-10-18T13:44:37Z">
        <w:r>
          <w:t xml:space="preserve">Rules</w:t>
        </w:r>
      </w:ins>
      <w:r>
        <w:t xml:space="preserve"> </w:t>
      </w:r>
      <w:del w:id="958" w:author="Ezra-redaktør" w:date="2026-10-18T13:44:37Z">
        <w:r>
          <w:delText xml:space="preserve">some men, rules</w:delText>
        </w:r>
      </w:del>
      <w:ins w:id="959" w:author="Ezra-redaktør" w:date="2026-10-18T13:44:37Z">
        <w:r>
          <w:t xml:space="preserve">can</w:t>
        </w:r>
      </w:ins>
      <w:r>
        <w:t xml:space="preserve"> carry the weight of punishment, shame, or control. If </w:t>
      </w:r>
      <w:del w:id="960" w:author="Ezra-redaktør" w:date="2026-10-18T13:44:37Z">
        <w:r>
          <w:delText xml:space="preserve">rules</w:delText>
        </w:r>
      </w:del>
      <w:ins w:id="961" w:author="Ezra-redaktør" w:date="2026-10-18T13:44:37Z">
        <w:r>
          <w:t xml:space="preserve">they</w:t>
        </w:r>
      </w:ins>
      <w:r>
        <w:t xml:space="preserve"> were enforced</w:t>
      </w:r>
      <w:ins w:id="962" w:author="Ezra-redaktør" w:date="2026-10-18T13:44:37Z">
        <w:r>
          <w:t xml:space="preserve"> on you</w:t>
        </w:r>
      </w:ins>
      <w:r>
        <w:t xml:space="preserve"> without explanation, without grace, or without relationship, </w:t>
      </w:r>
      <w:ins w:id="963" w:author="Ezra-redaktør" w:date="2026-10-18T13:44:37Z">
        <w:r>
          <w:t xml:space="preserve">your </w:t>
        </w:r>
      </w:ins>
      <w:r>
        <w:t xml:space="preserve">resistance makes sense. </w:t>
      </w:r>
      <w:del w:id="964" w:author="Ezra-redaktør" w:date="2026-10-18T13:44:37Z">
        <w:r>
          <w:delText xml:space="preserve">So</w:delText>
        </w:r>
      </w:del>
      <w:ins w:id="965" w:author="Ezra-redaktør" w:date="2026-10-18T13:44:37Z">
        <w:r>
          <w:t xml:space="preserve">Keep</w:t>
        </w:r>
      </w:ins>
      <w:r>
        <w:t xml:space="preserve"> </w:t>
      </w:r>
      <w:del w:id="966" w:author="Ezra-redaktør" w:date="2026-10-18T13:44:37Z">
        <w:r>
          <w:delText xml:space="preserve">distinguish</w:delText>
        </w:r>
      </w:del>
      <w:ins w:id="967" w:author="Ezra-redaktør" w:date="2026-10-18T13:44:37Z">
        <w:r>
          <w:t xml:space="preserve">one</w:t>
        </w:r>
      </w:ins>
      <w:r>
        <w:t xml:space="preserve"> </w:t>
      </w:r>
      <w:del w:id="968" w:author="Ezra-redaktør" w:date="2026-10-18T13:44:37Z">
        <w:r>
          <w:delText xml:space="preserve">this</w:delText>
        </w:r>
      </w:del>
      <w:ins w:id="969" w:author="Ezra-redaktør" w:date="2026-10-18T13:44:37Z">
        <w:r>
          <w:t xml:space="preserve">distinction</w:t>
        </w:r>
      </w:ins>
      <w:r>
        <w:t xml:space="preserve"> </w:t>
      </w:r>
      <w:del w:id="970" w:author="Ezra-redaktør" w:date="2026-10-18T13:44:37Z">
        <w:r>
          <w:delText xml:space="preserve">clearly:</w:delText>
        </w:r>
      </w:del>
      <w:ins w:id="971" w:author="Ezra-redaktør" w:date="2026-10-18T13:44:37Z">
        <w:r>
          <w:t xml:space="preserve">clear.</w:t>
        </w:r>
      </w:ins>
      <w:r>
        <w:t xml:space="preserve"> </w:t>
      </w:r>
      <w:del w:id="972" w:author="Ezra-redaktør" w:date="2026-10-18T13:44:37Z">
        <w:r>
          <w:delText xml:space="preserve">abuse</w:delText>
        </w:r>
      </w:del>
      <w:ins w:id="973" w:author="Ezra-redaktør" w:date="2026-10-18T13:44:37Z">
        <w:r>
          <w:t xml:space="preserve">Abuse</w:t>
        </w:r>
      </w:ins>
      <w:r>
        <w:t xml:space="preserve"> uses rules to dominate. Formation uses </w:t>
      </w:r>
      <w:del w:id="974" w:author="Ezra-redaktør" w:date="2026-10-18T13:44:37Z">
        <w:r>
          <w:delText xml:space="preserve">rules</w:delText>
        </w:r>
      </w:del>
      <w:ins w:id="975" w:author="Ezra-redaktør" w:date="2026-10-18T13:44:37Z">
        <w:r>
          <w:t xml:space="preserve">them</w:t>
        </w:r>
      </w:ins>
      <w:r>
        <w:t xml:space="preserve"> to protect. Healing begins when rules </w:t>
      </w:r>
      <w:del w:id="976" w:author="Ezra-redaktør" w:date="2026-10-18T13:44:37Z">
        <w:r>
          <w:delText xml:space="preserve">are</w:delText>
        </w:r>
      </w:del>
      <w:ins w:id="977" w:author="Ezra-redaktør" w:date="2026-10-18T13:44:37Z">
        <w:r>
          <w:t xml:space="preserve">can be</w:t>
        </w:r>
      </w:ins>
      <w:r>
        <w:t xml:space="preserve"> reclaimed as instruments of care rather than control.</w:t>
      </w:r>
    </w:p>
    <w:p>
      <w:r>
        <w:t xml:space="preserve">*End of Day 4*</w:t>
      </w:r>
    </w:p>
    <w:p>
      <w:pPr>
        <w:pStyle w:val="Heading2"/>
      </w:pPr>
      <w:r>
        <w:t xml:space="preserve">Day </w:t>
      </w:r>
      <w:del w:id="978" w:author="Ezra-redaktør" w:date="2026-10-18T13:44:37Z">
        <w:r>
          <w:delText xml:space="preserve">5 –</w:delText>
        </w:r>
      </w:del>
      <w:ins w:id="979" w:author="Ezra-redaktør" w:date="2026-10-18T13:44:37Z">
        <w:r>
          <w:t xml:space="preserve">5:</w:t>
        </w:r>
      </w:ins>
      <w:r>
        <w:t xml:space="preserve"> Holy Discontent</w:t>
      </w:r>
    </w:p>
    <w:p>
      <w:r>
        <w:t xml:space="preserve">&gt; “Blessed are those who hunger and thirst for righteousness, for they shall be satisfied.” </w:t>
      </w:r>
      <w:del w:id="980" w:author="Ezra-redaktør" w:date="2026-10-18T13:44:37Z">
        <w:r>
          <w:delText xml:space="preserve">–</w:delText>
        </w:r>
      </w:del>
      <w:ins w:id="981" w:author="Ezra-redaktør" w:date="2026-10-18T13:44:37Z">
        <w:r>
          <w:t xml:space="preserve">&gt; &gt;</w:t>
        </w:r>
      </w:ins>
      <w:r>
        <w:t xml:space="preserve"> Matthew 5:6</w:t>
      </w:r>
    </w:p>
    <w:p>
      <w:r>
        <w:t xml:space="preserve">Discontent is usually treated as a problem to </w:t>
      </w:r>
      <w:del w:id="982" w:author="Ezra-redaktør" w:date="2026-10-18T13:44:37Z">
        <w:r>
          <w:delText xml:space="preserve">solve.</w:delText>
        </w:r>
      </w:del>
      <w:ins w:id="983" w:author="Ezra-redaktør" w:date="2026-10-18T13:44:37Z">
        <w:r>
          <w:t xml:space="preserve">solve,</w:t>
        </w:r>
      </w:ins>
      <w:r>
        <w:t xml:space="preserve"> </w:t>
      </w:r>
      <w:del w:id="984" w:author="Ezra-redaktør" w:date="2026-10-18T13:44:37Z">
        <w:r>
          <w:delText xml:space="preserve">But</w:delText>
        </w:r>
      </w:del>
      <w:ins w:id="985" w:author="Ezra-redaktør" w:date="2026-10-18T13:44:37Z">
        <w:r>
          <w:t xml:space="preserve">but</w:t>
        </w:r>
      </w:ins>
      <w:r>
        <w:t xml:space="preserve"> </w:t>
      </w:r>
      <w:del w:id="986" w:author="Ezra-redaktør" w:date="2026-10-18T13:44:37Z">
        <w:r>
          <w:delText xml:space="preserve">not all discontent is destructive. Some</w:delText>
        </w:r>
      </w:del>
      <w:ins w:id="987" w:author="Ezra-redaktør" w:date="2026-10-18T13:44:37Z">
        <w:r>
          <w:t xml:space="preserve">some</w:t>
        </w:r>
      </w:ins>
      <w:r>
        <w:t xml:space="preserve"> unrest is diagnostic. </w:t>
      </w:r>
      <w:del w:id="988" w:author="Ezra-redaktør" w:date="2026-10-18T13:44:37Z">
        <w:r>
          <w:delText xml:space="preserve">And</w:delText>
        </w:r>
      </w:del>
      <w:ins w:id="989" w:author="Ezra-redaktør" w:date="2026-10-18T13:44:37Z">
        <w:r>
          <w:t xml:space="preserve">A</w:t>
        </w:r>
      </w:ins>
      <w:r>
        <w:t xml:space="preserve"> </w:t>
      </w:r>
      <w:del w:id="990" w:author="Ezra-redaktør" w:date="2026-10-18T13:44:37Z">
        <w:r>
          <w:delText xml:space="preserve">a fever, remember,</w:delText>
        </w:r>
      </w:del>
      <w:ins w:id="991" w:author="Ezra-redaktør" w:date="2026-10-18T13:44:37Z">
        <w:r>
          <w:t xml:space="preserve">fever</w:t>
        </w:r>
      </w:ins>
      <w:r>
        <w:t xml:space="preserve"> is not the illness. It is the body telling the truth about one.</w:t>
      </w:r>
    </w:p>
    <w:p>
      <w:pPr>
        <w:pStyle w:val="Heading3"/>
      </w:pPr>
      <w:r>
        <w:t xml:space="preserve">The Scenario</w:t>
      </w:r>
    </w:p>
    <w:p>
      <w:r>
        <w:t xml:space="preserve">Michael </w:t>
      </w:r>
      <w:del w:id="992" w:author="Ezra-redaktør" w:date="2026-10-18T13:44:37Z">
        <w:r>
          <w:delText xml:space="preserve">wasn’t</w:delText>
        </w:r>
      </w:del>
      <w:ins w:id="993" w:author="Ezra-redaktør" w:date="2026-10-18T13:44:37Z">
        <w:r>
          <w:t xml:space="preserve">was not</w:t>
        </w:r>
      </w:ins>
      <w:r>
        <w:t xml:space="preserve"> in crisis. From the outside his life looked fine: steady work, intact relationships, decent habits. Yet something kept pressing in from the </w:t>
      </w:r>
      <w:del w:id="994" w:author="Ezra-redaktør" w:date="2026-10-18T13:44:37Z">
        <w:r>
          <w:delText xml:space="preserve">inside.</w:delText>
        </w:r>
      </w:del>
      <w:ins w:id="995" w:author="Ezra-redaktør" w:date="2026-10-18T13:44:37Z">
        <w:r>
          <w:t xml:space="preserve">inside,</w:t>
        </w:r>
      </w:ins>
      <w:r>
        <w:t xml:space="preserve"> </w:t>
      </w:r>
      <w:del w:id="996" w:author="Ezra-redaktør" w:date="2026-10-18T13:44:37Z">
        <w:r>
          <w:delText xml:space="preserve">Not panic. Not anger. A</w:delText>
        </w:r>
      </w:del>
      <w:ins w:id="997" w:author="Ezra-redaktør" w:date="2026-10-18T13:44:37Z">
        <w:r>
          <w:t xml:space="preserve">a</w:t>
        </w:r>
      </w:ins>
      <w:r>
        <w:t xml:space="preserve"> quiet dissatisfaction he </w:t>
      </w:r>
      <w:del w:id="998" w:author="Ezra-redaktør" w:date="2026-10-18T13:44:37Z">
        <w:r>
          <w:delText xml:space="preserve">couldn’t</w:delText>
        </w:r>
      </w:del>
      <w:ins w:id="999" w:author="Ezra-redaktør" w:date="2026-10-18T13:44:37Z">
        <w:r>
          <w:t xml:space="preserve">could not</w:t>
        </w:r>
      </w:ins>
      <w:r>
        <w:t xml:space="preserve"> name.</w:t>
      </w:r>
      <w:ins w:id="1000" w:author="Ezra-redaktør" w:date="2026-10-18T13:44:37Z">
        <w:r>
          <w:t xml:space="preserve"> It was not panic, and it was not anger.</w:t>
        </w:r>
      </w:ins>
    </w:p>
    <w:p>
      <w:r>
        <w:t xml:space="preserve">He tried</w:t>
      </w:r>
      <w:del w:id="1001" w:author="Ezra-redaktør" w:date="2026-10-18T13:44:37Z">
        <w:r>
          <w:delText xml:space="preserve"> to correct it</w:delText>
        </w:r>
      </w:del>
      <w:r>
        <w:t xml:space="preserve"> the usual </w:t>
      </w:r>
      <w:del w:id="1002" w:author="Ezra-redaktør" w:date="2026-10-18T13:44:37Z">
        <w:r>
          <w:delText xml:space="preserve">ways:</w:delText>
        </w:r>
      </w:del>
      <w:ins w:id="1003" w:author="Ezra-redaktør" w:date="2026-10-18T13:44:37Z">
        <w:r>
          <w:t xml:space="preserve">fixes:</w:t>
        </w:r>
      </w:ins>
      <w:r>
        <w:t xml:space="preserve"> more distraction, more productivity, more self-control. </w:t>
      </w:r>
      <w:del w:id="1004" w:author="Ezra-redaktør" w:date="2026-10-18T13:44:37Z">
        <w:r>
          <w:delText xml:space="preserve">Nothing</w:delText>
        </w:r>
      </w:del>
      <w:ins w:id="1005" w:author="Ezra-redaktør" w:date="2026-10-18T13:44:37Z">
        <w:r>
          <w:t xml:space="preserve">None</w:t>
        </w:r>
      </w:ins>
      <w:r>
        <w:t xml:space="preserve"> </w:t>
      </w:r>
      <w:del w:id="1006" w:author="Ezra-redaktør" w:date="2026-10-18T13:44:37Z">
        <w:r>
          <w:delText xml:space="preserve">resolved</w:delText>
        </w:r>
      </w:del>
      <w:ins w:id="1007" w:author="Ezra-redaktør" w:date="2026-10-18T13:44:37Z">
        <w:r>
          <w:t xml:space="preserve">of</w:t>
        </w:r>
      </w:ins>
      <w:r>
        <w:t xml:space="preserve"> </w:t>
      </w:r>
      <w:del w:id="1008" w:author="Ezra-redaktør" w:date="2026-10-18T13:44:37Z">
        <w:r>
          <w:delText xml:space="preserve">it.</w:delText>
        </w:r>
      </w:del>
      <w:ins w:id="1009" w:author="Ezra-redaktør" w:date="2026-10-18T13:44:37Z">
        <w:r>
          <w:t xml:space="preserve">them worked.</w:t>
        </w:r>
      </w:ins>
      <w:r>
        <w:t xml:space="preserve"> Eventually Michael realized </w:t>
      </w:r>
      <w:ins w:id="1010" w:author="Ezra-redaktør" w:date="2026-10-18T13:44:37Z">
        <w:r>
          <w:t xml:space="preserve">that </w:t>
        </w:r>
      </w:ins>
      <w:r>
        <w:t xml:space="preserve">the discomfort </w:t>
      </w:r>
      <w:del w:id="1011" w:author="Ezra-redaktør" w:date="2026-10-18T13:44:37Z">
        <w:r>
          <w:delText xml:space="preserve">wasn’t asking to be silenced. It was asking</w:delText>
        </w:r>
      </w:del>
      <w:ins w:id="1012" w:author="Ezra-redaktør" w:date="2026-10-18T13:44:37Z">
        <w:r>
          <w:t xml:space="preserve">wanted</w:t>
        </w:r>
      </w:ins>
      <w:r>
        <w:t xml:space="preserve"> to be understood.</w:t>
      </w:r>
      <w:ins w:id="1013" w:author="Ezra-redaktør" w:date="2026-10-18T13:44:37Z">
        <w:r>
          <w:t xml:space="preserve"> He had only been trying to silence it.</w:t>
        </w:r>
      </w:ins>
    </w:p>
    <w:p>
      <w:pPr>
        <w:pStyle w:val="Heading3"/>
      </w:pPr>
      <w:r>
        <w:t xml:space="preserve">Restless Dissatisfaction vs.</w:t>
      </w:r>
      <w:del w:id="1014" w:author="Ezra-redaktør" w:date="2026-10-18T13:44:37Z">
        <w:r>
          <w:delText xml:space="preserve"> </w:delText>
        </w:r>
      </w:del>
      <w:ins w:id="1015" w:author="Ezra-redaktør" w:date="2026-10-18T13:44:37Z">
        <w:r>
          <w:t xml:space="preserve"> </w:t>
        </w:r>
      </w:ins>
      <w:r>
        <w:t xml:space="preserve">Holy Discontent</w:t>
      </w:r>
    </w:p>
    <w:p>
      <w:r>
        <w:t xml:space="preserve">| Restless Dissatisfaction | Holy Discontent</w:t>
      </w:r>
      <w:del w:id="1016" w:author="Ezra-redaktør" w:date="2026-10-18T13:44:37Z">
        <w:r>
          <w:delText xml:space="preserve">         </w:delText>
        </w:r>
      </w:del>
      <w:ins w:id="1017" w:author="Ezra-redaktør" w:date="2026-10-18T13:44:37Z">
        <w:r>
          <w:t xml:space="preserve"> </w:t>
        </w:r>
      </w:ins>
      <w:r>
        <w:t xml:space="preserve">| </w:t>
      </w:r>
      <w:del w:id="1018" w:author="Ezra-redaktør" w:date="2026-10-18T13:44:37Z">
        <w:r>
          <w:delText xml:space="preserve">|--------------------------|-------------------------|</w:delText>
        </w:r>
      </w:del>
      <w:ins w:id="1019" w:author="Ezra-redaktør" w:date="2026-10-18T13:44:37Z">
        <w:r>
          <w:t xml:space="preserve">| :- | :- |</w:t>
        </w:r>
      </w:ins>
      <w:r>
        <w:t xml:space="preserve"> | Seeks escape</w:t>
      </w:r>
      <w:del w:id="1020" w:author="Ezra-redaktør" w:date="2026-10-18T13:44:37Z">
        <w:r>
          <w:delText xml:space="preserve">             </w:delText>
        </w:r>
      </w:del>
      <w:ins w:id="1021" w:author="Ezra-redaktør" w:date="2026-10-18T13:44:37Z">
        <w:r>
          <w:t xml:space="preserve"> </w:t>
        </w:r>
      </w:ins>
      <w:r>
        <w:t xml:space="preserve">| Seeks alignment</w:t>
      </w:r>
      <w:del w:id="1022" w:author="Ezra-redaktør" w:date="2026-10-18T13:44:37Z">
        <w:r>
          <w:delText xml:space="preserve">         </w:delText>
        </w:r>
      </w:del>
      <w:ins w:id="1023" w:author="Ezra-redaktør" w:date="2026-10-18T13:44:37Z">
        <w:r>
          <w:t xml:space="preserve"> </w:t>
        </w:r>
      </w:ins>
      <w:r>
        <w:t xml:space="preserve">| | Complains outward</w:t>
      </w:r>
      <w:del w:id="1024" w:author="Ezra-redaktør" w:date="2026-10-18T13:44:37Z">
        <w:r>
          <w:delText xml:space="preserve">        </w:delText>
        </w:r>
      </w:del>
      <w:ins w:id="1025" w:author="Ezra-redaktør" w:date="2026-10-18T13:44:37Z">
        <w:r>
          <w:t xml:space="preserve"> </w:t>
        </w:r>
      </w:ins>
      <w:r>
        <w:t xml:space="preserve">| Examines inward</w:t>
      </w:r>
      <w:del w:id="1026" w:author="Ezra-redaktør" w:date="2026-10-18T13:44:37Z">
        <w:r>
          <w:delText xml:space="preserve">         </w:delText>
        </w:r>
      </w:del>
      <w:ins w:id="1027" w:author="Ezra-redaktør" w:date="2026-10-18T13:44:37Z">
        <w:r>
          <w:t xml:space="preserve"> </w:t>
        </w:r>
      </w:ins>
      <w:r>
        <w:t xml:space="preserve">| | Demands relief</w:t>
      </w:r>
      <w:del w:id="1028" w:author="Ezra-redaktør" w:date="2026-10-18T13:44:37Z">
        <w:r>
          <w:delText xml:space="preserve">           </w:delText>
        </w:r>
      </w:del>
      <w:ins w:id="1029" w:author="Ezra-redaktør" w:date="2026-10-18T13:44:37Z">
        <w:r>
          <w:t xml:space="preserve"> </w:t>
        </w:r>
      </w:ins>
      <w:r>
        <w:t xml:space="preserve">| Demands integrity</w:t>
      </w:r>
      <w:del w:id="1030" w:author="Ezra-redaktør" w:date="2026-10-18T13:44:37Z">
        <w:r>
          <w:delText xml:space="preserve">       </w:delText>
        </w:r>
      </w:del>
      <w:ins w:id="1031" w:author="Ezra-redaktør" w:date="2026-10-18T13:44:37Z">
        <w:r>
          <w:t xml:space="preserve"> </w:t>
        </w:r>
      </w:ins>
      <w:r>
        <w:t xml:space="preserve">| | Blames circumstances</w:t>
      </w:r>
      <w:del w:id="1032" w:author="Ezra-redaktør" w:date="2026-10-18T13:44:37Z">
        <w:r>
          <w:delText xml:space="preserve">     </w:delText>
        </w:r>
      </w:del>
      <w:ins w:id="1033" w:author="Ezra-redaktør" w:date="2026-10-18T13:44:37Z">
        <w:r>
          <w:t xml:space="preserve"> </w:t>
        </w:r>
      </w:ins>
      <w:r>
        <w:t xml:space="preserve">| Identifies misdirection | | Dissipates energy</w:t>
      </w:r>
      <w:del w:id="1034" w:author="Ezra-redaktør" w:date="2026-10-18T13:44:37Z">
        <w:r>
          <w:delText xml:space="preserve">        </w:delText>
        </w:r>
      </w:del>
      <w:ins w:id="1035" w:author="Ezra-redaktør" w:date="2026-10-18T13:44:37Z">
        <w:r>
          <w:t xml:space="preserve"> </w:t>
        </w:r>
      </w:ins>
      <w:r>
        <w:t xml:space="preserve">| Focuses energy</w:t>
      </w:r>
      <w:del w:id="1036" w:author="Ezra-redaktør" w:date="2026-10-18T13:44:37Z">
        <w:r>
          <w:delText xml:space="preserve">          </w:delText>
        </w:r>
      </w:del>
      <w:ins w:id="1037" w:author="Ezra-redaktør" w:date="2026-10-18T13:44:37Z">
        <w:r>
          <w:t xml:space="preserve"> </w:t>
        </w:r>
      </w:ins>
      <w:r>
        <w:t xml:space="preserve">|</w:t>
      </w:r>
    </w:p>
    <w:p>
      <w:del w:id="1038" w:author="Ezra-redaktør" w:date="2026-10-18T13:44:37Z">
        <w:r>
          <w:delText xml:space="preserve">Not all discomfort is a flaw. </w:delText>
        </w:r>
      </w:del>
      <w:r>
        <w:t xml:space="preserve">Some discomfort is a signal.</w:t>
      </w:r>
    </w:p>
    <w:p>
      <w:pPr>
        <w:pStyle w:val="Heading3"/>
      </w:pPr>
      <w:r>
        <w:t xml:space="preserve">What This Day Is Really About</w:t>
      </w:r>
    </w:p>
    <w:p>
      <w:del w:id="1039" w:author="Ezra-redaktør" w:date="2026-10-18T13:44:37Z">
        <w:r>
          <w:delText xml:space="preserve">This day is</w:delText>
        </w:r>
      </w:del>
      <w:ins w:id="1040" w:author="Ezra-redaktør" w:date="2026-10-18T13:44:37Z">
        <w:r>
          <w:t xml:space="preserve">Do</w:t>
        </w:r>
      </w:ins>
      <w:r>
        <w:t xml:space="preserve"> not </w:t>
      </w:r>
      <w:del w:id="1041" w:author="Ezra-redaktør" w:date="2026-10-18T13:44:37Z">
        <w:r>
          <w:delText xml:space="preserve">about</w:delText>
        </w:r>
      </w:del>
      <w:ins w:id="1042" w:author="Ezra-redaktør" w:date="2026-10-18T13:44:37Z">
        <w:r>
          <w:t xml:space="preserve">numb</w:t>
        </w:r>
      </w:ins>
      <w:r>
        <w:t xml:space="preserve"> </w:t>
      </w:r>
      <w:del w:id="1043" w:author="Ezra-redaktør" w:date="2026-10-18T13:44:37Z">
        <w:r>
          <w:delText xml:space="preserve">becoming unhappy. It is about refusing to numb</w:delText>
        </w:r>
      </w:del>
      <w:ins w:id="1044" w:author="Ezra-redaktør" w:date="2026-10-18T13:44:37Z">
        <w:r>
          <w:t xml:space="preserve">a</w:t>
        </w:r>
      </w:ins>
      <w:r>
        <w:t xml:space="preserve"> tension that is trying to tell you something. Holy discontent </w:t>
      </w:r>
      <w:del w:id="1045" w:author="Ezra-redaktør" w:date="2026-10-18T13:44:37Z">
        <w:r>
          <w:delText xml:space="preserve">emerges</w:delText>
        </w:r>
      </w:del>
      <w:ins w:id="1046" w:author="Ezra-redaktør" w:date="2026-10-18T13:44:37Z">
        <w:r>
          <w:t xml:space="preserve">rises</w:t>
        </w:r>
      </w:ins>
      <w:r>
        <w:t xml:space="preserve"> when your actions, your values, and your direction drift apart. It </w:t>
      </w:r>
      <w:del w:id="1047" w:author="Ezra-redaktør" w:date="2026-10-18T13:44:37Z">
        <w:r>
          <w:delText xml:space="preserve">does</w:delText>
        </w:r>
      </w:del>
      <w:ins w:id="1048" w:author="Ezra-redaktør" w:date="2026-10-18T13:44:37Z">
        <w:r>
          <w:t xml:space="preserve">rarely</w:t>
        </w:r>
      </w:ins>
      <w:r>
        <w:t xml:space="preserve"> </w:t>
      </w:r>
      <w:del w:id="1049" w:author="Ezra-redaktør" w:date="2026-10-18T13:44:37Z">
        <w:r>
          <w:delText xml:space="preserve">not</w:delText>
        </w:r>
      </w:del>
      <w:ins w:id="1050" w:author="Ezra-redaktør" w:date="2026-10-18T13:44:37Z">
        <w:r>
          <w:t xml:space="preserve">shouts.</w:t>
        </w:r>
      </w:ins>
      <w:r>
        <w:t xml:space="preserve"> </w:t>
      </w:r>
      <w:del w:id="1051" w:author="Ezra-redaktør" w:date="2026-10-18T13:44:37Z">
        <w:r>
          <w:delText xml:space="preserve">shout;</w:delText>
        </w:r>
      </w:del>
      <w:ins w:id="1052" w:author="Ezra-redaktør" w:date="2026-10-18T13:44:37Z">
        <w:r>
          <w:t xml:space="preserve">It presses, and</w:t>
        </w:r>
      </w:ins>
      <w:r>
        <w:t xml:space="preserve"> it </w:t>
      </w:r>
      <w:del w:id="1053" w:author="Ezra-redaktør" w:date="2026-10-18T13:44:37Z">
        <w:r>
          <w:delText xml:space="preserve">presses.</w:delText>
        </w:r>
      </w:del>
      <w:ins w:id="1054" w:author="Ezra-redaktør" w:date="2026-10-18T13:44:37Z">
        <w:r>
          <w:t xml:space="preserve">invites</w:t>
        </w:r>
      </w:ins>
      <w:r>
        <w:t xml:space="preserve"> </w:t>
      </w:r>
      <w:del w:id="1055" w:author="Ezra-redaktør" w:date="2026-10-18T13:44:37Z">
        <w:r>
          <w:delText xml:space="preserve">It</w:delText>
        </w:r>
      </w:del>
      <w:ins w:id="1056" w:author="Ezra-redaktør" w:date="2026-10-18T13:44:37Z">
        <w:r>
          <w:t xml:space="preserve">you</w:t>
        </w:r>
      </w:ins>
      <w:r>
        <w:t xml:space="preserve"> </w:t>
      </w:r>
      <w:del w:id="1057" w:author="Ezra-redaktør" w:date="2026-10-18T13:44:37Z">
        <w:r>
          <w:delText xml:space="preserve">is</w:delText>
        </w:r>
      </w:del>
      <w:ins w:id="1058" w:author="Ezra-redaktør" w:date="2026-10-18T13:44:37Z">
        <w:r>
          <w:t xml:space="preserve">to</w:t>
        </w:r>
      </w:ins>
      <w:r>
        <w:t xml:space="preserve"> </w:t>
      </w:r>
      <w:del w:id="1059" w:author="Ezra-redaktør" w:date="2026-10-18T13:44:37Z">
        <w:r>
          <w:delText xml:space="preserve">not accusation; it is invitation.</w:delText>
        </w:r>
      </w:del>
      <w:ins w:id="1060" w:author="Ezra-redaktør" w:date="2026-10-18T13:44:37Z">
        <w:r>
          <w:t xml:space="preserve">look.</w:t>
        </w:r>
      </w:ins>
    </w:p>
    <w:p>
      <w:del w:id="1061" w:author="Ezra-redaktør" w:date="2026-10-18T13:44:37Z">
        <w:r>
          <w:delText xml:space="preserve">If you silence</w:delText>
        </w:r>
      </w:del>
      <w:ins w:id="1062" w:author="Ezra-redaktør" w:date="2026-10-18T13:44:37Z">
        <w:r>
          <w:t xml:space="preserve">Silence</w:t>
        </w:r>
      </w:ins>
      <w:r>
        <w:t xml:space="preserve"> it too </w:t>
      </w:r>
      <w:del w:id="1063" w:author="Ezra-redaktør" w:date="2026-10-18T13:44:37Z">
        <w:r>
          <w:delText xml:space="preserve">quickly,</w:delText>
        </w:r>
      </w:del>
      <w:ins w:id="1064" w:author="Ezra-redaktør" w:date="2026-10-18T13:44:37Z">
        <w:r>
          <w:t xml:space="preserve">quickly and</w:t>
        </w:r>
      </w:ins>
      <w:r>
        <w:t xml:space="preserve"> you lose direction. </w:t>
      </w:r>
      <w:del w:id="1065" w:author="Ezra-redaktør" w:date="2026-10-18T13:44:37Z">
        <w:r>
          <w:delText xml:space="preserve">If you indulge</w:delText>
        </w:r>
      </w:del>
      <w:ins w:id="1066" w:author="Ezra-redaktør" w:date="2026-10-18T13:44:37Z">
        <w:r>
          <w:t xml:space="preserve">Indulge</w:t>
        </w:r>
      </w:ins>
      <w:r>
        <w:t xml:space="preserve"> it without </w:t>
      </w:r>
      <w:del w:id="1067" w:author="Ezra-redaktør" w:date="2026-10-18T13:44:37Z">
        <w:r>
          <w:delText xml:space="preserve">discipline,</w:delText>
        </w:r>
      </w:del>
      <w:ins w:id="1068" w:author="Ezra-redaktør" w:date="2026-10-18T13:44:37Z">
        <w:r>
          <w:t xml:space="preserve">discipline and</w:t>
        </w:r>
      </w:ins>
      <w:r>
        <w:t xml:space="preserve"> it </w:t>
      </w:r>
      <w:del w:id="1069" w:author="Ezra-redaktør" w:date="2026-10-18T13:44:37Z">
        <w:r>
          <w:delText xml:space="preserve">becomes</w:delText>
        </w:r>
      </w:del>
      <w:ins w:id="1070" w:author="Ezra-redaktør" w:date="2026-10-18T13:44:37Z">
        <w:r>
          <w:t xml:space="preserve">turns into</w:t>
        </w:r>
      </w:ins>
      <w:r>
        <w:t xml:space="preserve"> restlessness. Held </w:t>
      </w:r>
      <w:del w:id="1071" w:author="Ezra-redaktør" w:date="2026-10-18T13:44:37Z">
        <w:r>
          <w:delText xml:space="preserve">correctly,</w:delText>
        </w:r>
      </w:del>
      <w:ins w:id="1072" w:author="Ezra-redaktør" w:date="2026-10-18T13:44:37Z">
        <w:r>
          <w:t xml:space="preserve">well,</w:t>
        </w:r>
      </w:ins>
      <w:r>
        <w:t xml:space="preserve"> it becomes clarity.</w:t>
      </w:r>
      <w:del w:id="1073" w:author="Ezra-redaktør" w:date="2026-10-18T13:44:37Z">
        <w:r>
          <w:delText xml:space="preserve"> The fever picture has its limits, of course.</w:delText>
        </w:r>
      </w:del>
      <w:r>
        <w:t xml:space="preserve"> A fever passes on its </w:t>
      </w:r>
      <w:del w:id="1074" w:author="Ezra-redaktør" w:date="2026-10-18T13:44:37Z">
        <w:r>
          <w:delText xml:space="preserve">own;</w:delText>
        </w:r>
      </w:del>
      <w:ins w:id="1075" w:author="Ezra-redaktør" w:date="2026-10-18T13:44:37Z">
        <w:r>
          <w:t xml:space="preserve">own.</w:t>
        </w:r>
      </w:ins>
      <w:r>
        <w:t xml:space="preserve"> </w:t>
      </w:r>
      <w:del w:id="1076" w:author="Ezra-redaktør" w:date="2026-10-18T13:44:37Z">
        <w:r>
          <w:delText xml:space="preserve">misalignment</w:delText>
        </w:r>
      </w:del>
      <w:ins w:id="1077" w:author="Ezra-redaktør" w:date="2026-10-18T13:44:37Z">
        <w:r>
          <w:t xml:space="preserve">Misalignment</w:t>
        </w:r>
      </w:ins>
      <w:r>
        <w:t xml:space="preserve"> does </w:t>
      </w:r>
      <w:del w:id="1078" w:author="Ezra-redaktør" w:date="2026-10-18T13:44:37Z">
        <w:r>
          <w:delText xml:space="preserve">not.</w:delText>
        </w:r>
      </w:del>
      <w:ins w:id="1079" w:author="Ezra-redaktør" w:date="2026-10-18T13:44:37Z">
        <w:r>
          <w:t xml:space="preserve">not,</w:t>
        </w:r>
      </w:ins>
      <w:r>
        <w:t xml:space="preserve"> </w:t>
      </w:r>
      <w:del w:id="1080" w:author="Ezra-redaktør" w:date="2026-10-18T13:44:37Z">
        <w:r>
          <w:delText xml:space="preserve">But the principle stands:</w:delText>
        </w:r>
      </w:del>
      <w:ins w:id="1081" w:author="Ezra-redaktør" w:date="2026-10-18T13:44:37Z">
        <w:r>
          <w:t xml:space="preserve">so</w:t>
        </w:r>
      </w:ins>
      <w:r>
        <w:t xml:space="preserve"> do not medicate the messenger.</w:t>
      </w:r>
    </w:p>
    <w:p>
      <w:pPr>
        <w:pStyle w:val="Heading3"/>
      </w:pPr>
      <w:r>
        <w:t xml:space="preserve">The Practice</w:t>
      </w:r>
    </w:p>
    <w:p>
      <w:del w:id="1082" w:author="Ezra-redaktør" w:date="2026-10-18T13:44:37Z">
        <w:r>
          <w:delText xml:space="preserve">Today, notice</w:delText>
        </w:r>
      </w:del>
      <w:ins w:id="1083" w:author="Ezra-redaktør" w:date="2026-10-18T13:44:37Z">
        <w:r>
          <w:t xml:space="preserve">Notice</w:t>
        </w:r>
      </w:ins>
      <w:r>
        <w:t xml:space="preserve"> one recurring discomfort you </w:t>
      </w:r>
      <w:del w:id="1084" w:author="Ezra-redaktør" w:date="2026-10-18T13:44:37Z">
        <w:r>
          <w:delText xml:space="preserve">habitually</w:delText>
        </w:r>
      </w:del>
      <w:ins w:id="1085" w:author="Ezra-redaktør" w:date="2026-10-18T13:44:37Z">
        <w:r>
          <w:t xml:space="preserve">usually</w:t>
        </w:r>
      </w:ins>
      <w:r>
        <w:t xml:space="preserve"> avoid. Ask:</w:t>
      </w:r>
    </w:p>
    <w:p>
      <w:r>
        <w:t xml:space="preserve">- What is this dissatisfaction pointing toward? - Where am I living slightly out of alignment? - What small correction is being asked of me?</w:t>
      </w:r>
    </w:p>
    <w:p>
      <w:del w:id="1086" w:author="Ezra-redaktør" w:date="2026-10-18T13:44:37Z">
        <w:r>
          <w:delText xml:space="preserve">Do not</w:delText>
        </w:r>
      </w:del>
      <w:ins w:id="1087" w:author="Ezra-redaktør" w:date="2026-10-18T13:44:37Z">
        <w:r>
          <w:t xml:space="preserve">Neither</w:t>
        </w:r>
      </w:ins>
      <w:r>
        <w:t xml:space="preserve"> dramatize </w:t>
      </w:r>
      <w:del w:id="1088" w:author="Ezra-redaktør" w:date="2026-10-18T13:44:37Z">
        <w:r>
          <w:delText xml:space="preserve">it.</w:delText>
        </w:r>
      </w:del>
      <w:ins w:id="1089" w:author="Ezra-redaktør" w:date="2026-10-18T13:44:37Z">
        <w:r>
          <w:t xml:space="preserve">it</w:t>
        </w:r>
      </w:ins>
      <w:r>
        <w:t xml:space="preserve"> </w:t>
      </w:r>
      <w:del w:id="1090" w:author="Ezra-redaktør" w:date="2026-10-18T13:44:37Z">
        <w:r>
          <w:delText xml:space="preserve">Do not</w:delText>
        </w:r>
      </w:del>
      <w:ins w:id="1091" w:author="Ezra-redaktør" w:date="2026-10-18T13:44:37Z">
        <w:r>
          <w:t xml:space="preserve">nor</w:t>
        </w:r>
      </w:ins>
      <w:r>
        <w:t xml:space="preserve"> suppress it. Translate it. Alignment </w:t>
      </w:r>
      <w:del w:id="1092" w:author="Ezra-redaktør" w:date="2026-10-18T13:44:37Z">
        <w:r>
          <w:delText xml:space="preserve">rarely begins with confidence. It </w:delText>
        </w:r>
      </w:del>
      <w:r>
        <w:t xml:space="preserve">often begins with unease.</w:t>
      </w:r>
    </w:p>
    <w:p>
      <w:pPr>
        <w:pStyle w:val="Heading3"/>
      </w:pPr>
      <w:r>
        <w:t xml:space="preserve">Healing </w:t>
      </w:r>
      <w:del w:id="1093" w:author="Ezra-redaktør" w:date="2026-10-18T13:44:37Z">
        <w:r>
          <w:delText xml:space="preserve">Forge –</w:delText>
        </w:r>
      </w:del>
      <w:ins w:id="1094" w:author="Ezra-redaktør" w:date="2026-10-18T13:44:37Z">
        <w:r>
          <w:t xml:space="preserve">Forge:</w:t>
        </w:r>
      </w:ins>
      <w:r>
        <w:t xml:space="preserve"> When Discontent Turns Inward</w:t>
      </w:r>
    </w:p>
    <w:p>
      <w:del w:id="1095" w:author="Ezra-redaktør" w:date="2026-10-18T13:44:37Z">
        <w:r>
          <w:delText xml:space="preserve">For</w:delText>
        </w:r>
      </w:del>
      <w:ins w:id="1096" w:author="Ezra-redaktør" w:date="2026-10-18T13:44:37Z">
        <w:r>
          <w:t xml:space="preserve">In</w:t>
        </w:r>
      </w:ins>
      <w:r>
        <w:t xml:space="preserve"> </w:t>
      </w:r>
      <w:del w:id="1097" w:author="Ezra-redaktør" w:date="2026-10-18T13:44:37Z">
        <w:r>
          <w:delText xml:space="preserve">some,</w:delText>
        </w:r>
      </w:del>
      <w:ins w:id="1098" w:author="Ezra-redaktør" w:date="2026-10-18T13:44:37Z">
        <w:r>
          <w:t xml:space="preserve">some men,</w:t>
        </w:r>
      </w:ins>
      <w:r>
        <w:t xml:space="preserve"> discontent </w:t>
      </w:r>
      <w:ins w:id="1099" w:author="Ezra-redaktør" w:date="2026-10-18T13:44:37Z">
        <w:r>
          <w:t xml:space="preserve">turns </w:t>
        </w:r>
      </w:ins>
      <w:r>
        <w:t xml:space="preserve">quickly </w:t>
      </w:r>
      <w:del w:id="1100" w:author="Ezra-redaktør" w:date="2026-10-18T13:44:37Z">
        <w:r>
          <w:delText xml:space="preserve">becomes</w:delText>
        </w:r>
      </w:del>
      <w:ins w:id="1101" w:author="Ezra-redaktør" w:date="2026-10-18T13:44:37Z">
        <w:r>
          <w:t xml:space="preserve">into</w:t>
        </w:r>
      </w:ins>
      <w:r>
        <w:t xml:space="preserve"> </w:t>
      </w:r>
      <w:del w:id="1102" w:author="Ezra-redaktør" w:date="2026-10-18T13:44:37Z">
        <w:r>
          <w:delText xml:space="preserve">self-accusation:</w:delText>
        </w:r>
      </w:del>
      <w:ins w:id="1103" w:author="Ezra-redaktør" w:date="2026-10-18T13:44:37Z">
        <w:r>
          <w:t xml:space="preserve">self-accusation.</w:t>
        </w:r>
      </w:ins>
      <w:r>
        <w:t xml:space="preserve"> </w:t>
      </w:r>
      <w:del w:id="1104" w:author="Ezra-redaktør" w:date="2026-10-18T13:44:37Z">
        <w:r>
          <w:delText xml:space="preserve">instead</w:delText>
        </w:r>
      </w:del>
      <w:ins w:id="1105" w:author="Ezra-redaktør" w:date="2026-10-18T13:44:37Z">
        <w:r>
          <w:t xml:space="preserve">Instead</w:t>
        </w:r>
      </w:ins>
      <w:r>
        <w:t xml:space="preserve"> of guiding </w:t>
      </w:r>
      <w:ins w:id="1106" w:author="Ezra-redaktør" w:date="2026-10-18T13:44:37Z">
        <w:r>
          <w:t xml:space="preserve">an </w:t>
        </w:r>
      </w:ins>
      <w:r>
        <w:t xml:space="preserve">adjustment, it </w:t>
      </w:r>
      <w:del w:id="1107" w:author="Ezra-redaktør" w:date="2026-10-18T13:44:37Z">
        <w:r>
          <w:delText xml:space="preserve">fuels</w:delText>
        </w:r>
      </w:del>
      <w:ins w:id="1108" w:author="Ezra-redaktør" w:date="2026-10-18T13:44:37Z">
        <w:r>
          <w:t xml:space="preserve">feeds</w:t>
        </w:r>
      </w:ins>
      <w:r>
        <w:t xml:space="preserve"> shame. </w:t>
      </w:r>
      <w:del w:id="1109" w:author="Ezra-redaktør" w:date="2026-10-18T13:44:37Z">
        <w:r>
          <w:delText xml:space="preserve">Understand</w:delText>
        </w:r>
      </w:del>
      <w:ins w:id="1110" w:author="Ezra-redaktør" w:date="2026-10-18T13:44:37Z">
        <w:r>
          <w:t xml:space="preserve">Learn</w:t>
        </w:r>
      </w:ins>
      <w:r>
        <w:t xml:space="preserve"> the difference. Conviction </w:t>
      </w:r>
      <w:del w:id="1111" w:author="Ezra-redaktør" w:date="2026-10-18T13:44:37Z">
        <w:r>
          <w:delText xml:space="preserve">directs.</w:delText>
        </w:r>
      </w:del>
      <w:ins w:id="1112" w:author="Ezra-redaktør" w:date="2026-10-18T13:44:37Z">
        <w:r>
          <w:t xml:space="preserve">points you somewhere.</w:t>
        </w:r>
      </w:ins>
      <w:r>
        <w:t xml:space="preserve"> Condemnation </w:t>
      </w:r>
      <w:del w:id="1113" w:author="Ezra-redaktør" w:date="2026-10-18T13:44:37Z">
        <w:r>
          <w:delText xml:space="preserve">erodes.</w:delText>
        </w:r>
      </w:del>
      <w:ins w:id="1114" w:author="Ezra-redaktør" w:date="2026-10-18T13:44:37Z">
        <w:r>
          <w:t xml:space="preserve">only wears you down.</w:t>
        </w:r>
      </w:ins>
      <w:r>
        <w:t xml:space="preserve"> Holy discontent </w:t>
      </w:r>
      <w:del w:id="1115" w:author="Ezra-redaktør" w:date="2026-10-18T13:44:37Z">
        <w:r>
          <w:delText xml:space="preserve">does not attack</w:delText>
        </w:r>
      </w:del>
      <w:ins w:id="1116" w:author="Ezra-redaktør" w:date="2026-10-18T13:44:37Z">
        <w:r>
          <w:t xml:space="preserve">leaves</w:t>
        </w:r>
      </w:ins>
      <w:r>
        <w:t xml:space="preserve"> your </w:t>
      </w:r>
      <w:del w:id="1117" w:author="Ezra-redaktør" w:date="2026-10-18T13:44:37Z">
        <w:r>
          <w:delText xml:space="preserve">worth;</w:delText>
        </w:r>
      </w:del>
      <w:ins w:id="1118" w:author="Ezra-redaktør" w:date="2026-10-18T13:44:37Z">
        <w:r>
          <w:t xml:space="preserve">worth</w:t>
        </w:r>
      </w:ins>
      <w:r>
        <w:t xml:space="preserve"> </w:t>
      </w:r>
      <w:del w:id="1119" w:author="Ezra-redaktør" w:date="2026-10-18T13:44:37Z">
        <w:r>
          <w:delText xml:space="preserve">it</w:delText>
        </w:r>
      </w:del>
      <w:ins w:id="1120" w:author="Ezra-redaktør" w:date="2026-10-18T13:44:37Z">
        <w:r>
          <w:t xml:space="preserve">alone and</w:t>
        </w:r>
      </w:ins>
      <w:r>
        <w:t xml:space="preserve"> clarifies your path. If </w:t>
      </w:r>
      <w:ins w:id="1121" w:author="Ezra-redaktør" w:date="2026-10-18T13:44:37Z">
        <w:r>
          <w:t xml:space="preserve">your </w:t>
        </w:r>
      </w:ins>
      <w:r>
        <w:t xml:space="preserve">discomfort </w:t>
      </w:r>
      <w:del w:id="1122" w:author="Ezra-redaktør" w:date="2026-10-18T13:44:37Z">
        <w:r>
          <w:delText xml:space="preserve">leads</w:delText>
        </w:r>
      </w:del>
      <w:ins w:id="1123" w:author="Ezra-redaktør" w:date="2026-10-18T13:44:37Z">
        <w:r>
          <w:t xml:space="preserve">is leading</w:t>
        </w:r>
      </w:ins>
      <w:r>
        <w:t xml:space="preserve"> you </w:t>
      </w:r>
      <w:del w:id="1124" w:author="Ezra-redaktør" w:date="2026-10-18T13:44:37Z">
        <w:r>
          <w:delText xml:space="preserve">to</w:delText>
        </w:r>
      </w:del>
      <w:ins w:id="1125" w:author="Ezra-redaktør" w:date="2026-10-18T13:44:37Z">
        <w:r>
          <w:t xml:space="preserve">into</w:t>
        </w:r>
      </w:ins>
      <w:r>
        <w:t xml:space="preserve"> self-contempt, </w:t>
      </w:r>
      <w:del w:id="1126" w:author="Ezra-redaktør" w:date="2026-10-18T13:44:37Z">
        <w:r>
          <w:delText xml:space="preserve">it</w:delText>
        </w:r>
      </w:del>
      <w:ins w:id="1127" w:author="Ezra-redaktør" w:date="2026-10-18T13:44:37Z">
        <w:r>
          <w:t xml:space="preserve">something</w:t>
        </w:r>
      </w:ins>
      <w:r>
        <w:t xml:space="preserve"> has </w:t>
      </w:r>
      <w:del w:id="1128" w:author="Ezra-redaktør" w:date="2026-10-18T13:44:37Z">
        <w:r>
          <w:delText xml:space="preserve">already</w:delText>
        </w:r>
      </w:del>
      <w:ins w:id="1129" w:author="Ezra-redaktør" w:date="2026-10-18T13:44:37Z">
        <w:r>
          <w:t xml:space="preserve">distorted</w:t>
        </w:r>
      </w:ins>
      <w:r>
        <w:t xml:space="preserve"> </w:t>
      </w:r>
      <w:del w:id="1130" w:author="Ezra-redaktør" w:date="2026-10-18T13:44:37Z">
        <w:r>
          <w:delText xml:space="preserve">been</w:delText>
        </w:r>
      </w:del>
      <w:ins w:id="1131" w:author="Ezra-redaktør" w:date="2026-10-18T13:44:37Z">
        <w:r>
          <w:t xml:space="preserve">it.</w:t>
        </w:r>
      </w:ins>
      <w:r>
        <w:t xml:space="preserve"> </w:t>
      </w:r>
      <w:del w:id="1132" w:author="Ezra-redaktør" w:date="2026-10-18T13:44:37Z">
        <w:r>
          <w:delText xml:space="preserve">distorted. Reground</w:delText>
        </w:r>
      </w:del>
      <w:ins w:id="1133" w:author="Ezra-redaktør" w:date="2026-10-18T13:44:37Z">
        <w:r>
          <w:t xml:space="preserve">Bring</w:t>
        </w:r>
      </w:ins>
      <w:r>
        <w:t xml:space="preserve"> it </w:t>
      </w:r>
      <w:del w:id="1134" w:author="Ezra-redaktør" w:date="2026-10-18T13:44:37Z">
        <w:r>
          <w:delText xml:space="preserve">in</w:delText>
        </w:r>
      </w:del>
      <w:ins w:id="1135" w:author="Ezra-redaktør" w:date="2026-10-18T13:44:37Z">
        <w:r>
          <w:t xml:space="preserve">back</w:t>
        </w:r>
      </w:ins>
      <w:r>
        <w:t xml:space="preserve"> </w:t>
      </w:r>
      <w:del w:id="1136" w:author="Ezra-redaktør" w:date="2026-10-18T13:44:37Z">
        <w:r>
          <w:delText xml:space="preserve">truth.</w:delText>
        </w:r>
      </w:del>
      <w:ins w:id="1137" w:author="Ezra-redaktør" w:date="2026-10-18T13:44:37Z">
        <w:r>
          <w:t xml:space="preserve">to what is true.</w:t>
        </w:r>
      </w:ins>
    </w:p>
    <w:p>
      <w:r>
        <w:t xml:space="preserve">*End of Day 5*</w:t>
      </w:r>
    </w:p>
    <w:p>
      <w:pPr>
        <w:pStyle w:val="Heading2"/>
      </w:pPr>
      <w:r>
        <w:t xml:space="preserve">Day </w:t>
      </w:r>
      <w:del w:id="1138" w:author="Ezra-redaktør" w:date="2026-10-18T13:44:37Z">
        <w:r>
          <w:delText xml:space="preserve">6 –</w:delText>
        </w:r>
      </w:del>
      <w:ins w:id="1139" w:author="Ezra-redaktør" w:date="2026-10-18T13:44:37Z">
        <w:r>
          <w:t xml:space="preserve">6:</w:t>
        </w:r>
      </w:ins>
      <w:r>
        <w:t xml:space="preserve"> Strength as Assignment</w:t>
      </w:r>
    </w:p>
    <w:p>
      <w:r>
        <w:t xml:space="preserve">&gt; “Everyone to whom much was given, of him much will be required.” </w:t>
      </w:r>
      <w:del w:id="1140" w:author="Ezra-redaktør" w:date="2026-10-18T13:44:37Z">
        <w:r>
          <w:delText xml:space="preserve">–</w:delText>
        </w:r>
      </w:del>
      <w:ins w:id="1141" w:author="Ezra-redaktør" w:date="2026-10-18T13:44:37Z">
        <w:r>
          <w:t xml:space="preserve">&gt; &gt;</w:t>
        </w:r>
      </w:ins>
      <w:r>
        <w:t xml:space="preserve"> Luke 12:48</w:t>
      </w:r>
    </w:p>
    <w:p>
      <w:r>
        <w:t xml:space="preserve">Strength is rarely neutral. What you are capable of will eventually be required of you. Many men want to be strong. Fewer want to </w:t>
      </w:r>
      <w:del w:id="1142" w:author="Ezra-redaktør" w:date="2026-10-18T13:44:37Z">
        <w:r>
          <w:delText xml:space="preserve">be responsible</w:delText>
        </w:r>
      </w:del>
      <w:ins w:id="1143" w:author="Ezra-redaktør" w:date="2026-10-18T13:44:37Z">
        <w:r>
          <w:t xml:space="preserve">answer</w:t>
        </w:r>
      </w:ins>
      <w:r>
        <w:t xml:space="preserve"> for what </w:t>
      </w:r>
      <w:del w:id="1144" w:author="Ezra-redaktør" w:date="2026-10-18T13:44:37Z">
        <w:r>
          <w:delText xml:space="preserve">that</w:delText>
        </w:r>
      </w:del>
      <w:ins w:id="1145" w:author="Ezra-redaktør" w:date="2026-10-18T13:44:37Z">
        <w:r>
          <w:t xml:space="preserve">their</w:t>
        </w:r>
      </w:ins>
      <w:r>
        <w:t xml:space="preserve"> strength creates.</w:t>
      </w:r>
    </w:p>
    <w:p>
      <w:pPr>
        <w:pStyle w:val="Heading3"/>
      </w:pPr>
      <w:r>
        <w:t xml:space="preserve">The Scenario</w:t>
      </w:r>
    </w:p>
    <w:p>
      <w:r>
        <w:t xml:space="preserve">Nathan was competent. People came to him when things broke. He handled pressure well and moved faster than most. </w:t>
      </w:r>
      <w:del w:id="1146" w:author="Ezra-redaktør" w:date="2026-10-18T13:44:37Z">
        <w:r>
          <w:delText xml:space="preserve">Over</w:delText>
        </w:r>
      </w:del>
      <w:ins w:id="1147" w:author="Ezra-redaktør" w:date="2026-10-18T13:44:37Z">
        <w:r>
          <w:t xml:space="preserve">Gradually,</w:t>
        </w:r>
      </w:ins>
      <w:r>
        <w:t xml:space="preserve"> </w:t>
      </w:r>
      <w:del w:id="1148" w:author="Ezra-redaktør" w:date="2026-10-18T13:44:37Z">
        <w:r>
          <w:delText xml:space="preserve">time</w:delText>
        </w:r>
      </w:del>
      <w:ins w:id="1149" w:author="Ezra-redaktør" w:date="2026-10-18T13:44:37Z">
        <w:r>
          <w:t xml:space="preserve">without deciding to, he let</w:t>
        </w:r>
      </w:ins>
      <w:r>
        <w:t xml:space="preserve"> that competence </w:t>
      </w:r>
      <w:del w:id="1150" w:author="Ezra-redaktør" w:date="2026-10-18T13:44:37Z">
        <w:r>
          <w:delText xml:space="preserve">changed</w:delText>
        </w:r>
      </w:del>
      <w:ins w:id="1151" w:author="Ezra-redaktør" w:date="2026-10-18T13:44:37Z">
        <w:r>
          <w:t xml:space="preserve">become</w:t>
        </w:r>
      </w:ins>
      <w:r>
        <w:t xml:space="preserve"> </w:t>
      </w:r>
      <w:del w:id="1152" w:author="Ezra-redaktør" w:date="2026-10-18T13:44:37Z">
        <w:r>
          <w:delText xml:space="preserve">how</w:delText>
        </w:r>
      </w:del>
      <w:ins w:id="1153" w:author="Ezra-redaktør" w:date="2026-10-18T13:44:37Z">
        <w:r>
          <w:t xml:space="preserve">his</w:t>
        </w:r>
      </w:ins>
      <w:r>
        <w:t xml:space="preserve"> </w:t>
      </w:r>
      <w:del w:id="1154" w:author="Ezra-redaktør" w:date="2026-10-18T13:44:37Z">
        <w:r>
          <w:delText xml:space="preserve">he</w:delText>
        </w:r>
      </w:del>
      <w:ins w:id="1155" w:author="Ezra-redaktør" w:date="2026-10-18T13:44:37Z">
        <w:r>
          <w:t xml:space="preserve">identity.</w:t>
        </w:r>
      </w:ins>
      <w:r>
        <w:t xml:space="preserve"> </w:t>
      </w:r>
      <w:del w:id="1156" w:author="Ezra-redaktør" w:date="2026-10-18T13:44:37Z">
        <w:r>
          <w:delText xml:space="preserve">saw</w:delText>
        </w:r>
      </w:del>
      <w:ins w:id="1157" w:author="Ezra-redaktør" w:date="2026-10-18T13:44:37Z">
        <w:r>
          <w:t xml:space="preserve">His</w:t>
        </w:r>
      </w:ins>
      <w:r>
        <w:t xml:space="preserve"> </w:t>
      </w:r>
      <w:del w:id="1158" w:author="Ezra-redaktør" w:date="2026-10-18T13:44:37Z">
        <w:r>
          <w:delText xml:space="preserve">himself, not deliberately, gradually. Strength</w:delText>
        </w:r>
      </w:del>
      <w:ins w:id="1159" w:author="Ezra-redaktør" w:date="2026-10-18T13:44:37Z">
        <w:r>
          <w:t xml:space="preserve">strength</w:t>
        </w:r>
      </w:ins>
      <w:r>
        <w:t xml:space="preserve"> became</w:t>
      </w:r>
      <w:del w:id="1160" w:author="Ezra-redaktør" w:date="2026-10-18T13:44:37Z">
        <w:r>
          <w:delText xml:space="preserve"> identity instead of responsibility,</w:delText>
        </w:r>
      </w:del>
      <w:r>
        <w:t xml:space="preserve"> an asset to protect instead of a resource to offer.</w:t>
      </w:r>
    </w:p>
    <w:p>
      <w:r>
        <w:t xml:space="preserve">He began choosing </w:t>
      </w:r>
      <w:del w:id="1161" w:author="Ezra-redaktør" w:date="2026-10-18T13:44:37Z">
        <w:r>
          <w:delText xml:space="preserve">environments</w:delText>
        </w:r>
      </w:del>
      <w:ins w:id="1162" w:author="Ezra-redaktør" w:date="2026-10-18T13:44:37Z">
        <w:r>
          <w:t xml:space="preserve">places</w:t>
        </w:r>
      </w:ins>
      <w:r>
        <w:t xml:space="preserve"> where his competence was admired rather than </w:t>
      </w:r>
      <w:del w:id="1163" w:author="Ezra-redaktør" w:date="2026-10-18T13:44:37Z">
        <w:r>
          <w:delText xml:space="preserve">needed.</w:delText>
        </w:r>
      </w:del>
      <w:ins w:id="1164" w:author="Ezra-redaktør" w:date="2026-10-18T13:44:37Z">
        <w:r>
          <w:t xml:space="preserve">needed,</w:t>
        </w:r>
      </w:ins>
      <w:r>
        <w:t xml:space="preserve"> </w:t>
      </w:r>
      <w:del w:id="1165" w:author="Ezra-redaktør" w:date="2026-10-18T13:44:37Z">
        <w:r>
          <w:delText xml:space="preserve">And</w:delText>
        </w:r>
      </w:del>
      <w:ins w:id="1166" w:author="Ezra-redaktør" w:date="2026-10-18T13:44:37Z">
        <w:r>
          <w:t xml:space="preserve">and</w:t>
        </w:r>
      </w:ins>
      <w:r>
        <w:t xml:space="preserve"> </w:t>
      </w:r>
      <w:del w:id="1167" w:author="Ezra-redaktør" w:date="2026-10-18T13:44:37Z">
        <w:r>
          <w:delText xml:space="preserve">slowly, quietly,</w:delText>
        </w:r>
      </w:del>
      <w:ins w:id="1168" w:author="Ezra-redaktør" w:date="2026-10-18T13:44:37Z">
        <w:r>
          <w:t xml:space="preserve">slowly</w:t>
        </w:r>
      </w:ins>
      <w:r>
        <w:t xml:space="preserve"> his strength turned inward. Nothing collapsed. </w:t>
      </w:r>
      <w:del w:id="1169" w:author="Ezra-redaktør" w:date="2026-10-18T13:44:37Z">
        <w:r>
          <w:delText xml:space="preserve">But nothing</w:delText>
        </w:r>
      </w:del>
      <w:ins w:id="1170" w:author="Ezra-redaktør" w:date="2026-10-18T13:44:37Z">
        <w:r>
          <w:t xml:space="preserve">Nothing</w:t>
        </w:r>
      </w:ins>
      <w:r>
        <w:t xml:space="preserve"> multiplied either.</w:t>
      </w:r>
    </w:p>
    <w:p>
      <w:pPr>
        <w:pStyle w:val="Heading3"/>
      </w:pPr>
      <w:r>
        <w:t xml:space="preserve">Strength as Possession vs.</w:t>
      </w:r>
      <w:del w:id="1171" w:author="Ezra-redaktør" w:date="2026-10-18T13:44:37Z">
        <w:r>
          <w:delText xml:space="preserve"> </w:delText>
        </w:r>
      </w:del>
      <w:ins w:id="1172" w:author="Ezra-redaktør" w:date="2026-10-18T13:44:37Z">
        <w:r>
          <w:t xml:space="preserve"> </w:t>
        </w:r>
      </w:ins>
      <w:r>
        <w:t xml:space="preserve">Strength as Assignment</w:t>
      </w:r>
    </w:p>
    <w:p>
      <w:r>
        <w:t xml:space="preserve">| Strength as Possession</w:t>
      </w:r>
      <w:del w:id="1173" w:author="Ezra-redaktør" w:date="2026-10-18T13:44:37Z">
        <w:r>
          <w:delText xml:space="preserve">   </w:delText>
        </w:r>
      </w:del>
      <w:ins w:id="1174" w:author="Ezra-redaktør" w:date="2026-10-18T13:44:37Z">
        <w:r>
          <w:t xml:space="preserve"> </w:t>
        </w:r>
      </w:ins>
      <w:r>
        <w:t xml:space="preserve">| Strength as Assignment | </w:t>
      </w:r>
      <w:del w:id="1175" w:author="Ezra-redaktør" w:date="2026-10-18T13:44:37Z">
        <w:r>
          <w:delText xml:space="preserve">|--------------------------|------------------------|</w:delText>
        </w:r>
      </w:del>
      <w:ins w:id="1176" w:author="Ezra-redaktør" w:date="2026-10-18T13:44:37Z">
        <w:r>
          <w:t xml:space="preserve">| :- | :- |</w:t>
        </w:r>
      </w:ins>
      <w:r>
        <w:t xml:space="preserve"> | Defines identity</w:t>
      </w:r>
      <w:del w:id="1177" w:author="Ezra-redaktør" w:date="2026-10-18T13:44:37Z">
        <w:r>
          <w:delText xml:space="preserve">         </w:delText>
        </w:r>
      </w:del>
      <w:ins w:id="1178" w:author="Ezra-redaktør" w:date="2026-10-18T13:44:37Z">
        <w:r>
          <w:t xml:space="preserve"> </w:t>
        </w:r>
      </w:ins>
      <w:r>
        <w:t xml:space="preserve">| Serves a purpose</w:t>
      </w:r>
      <w:del w:id="1179" w:author="Ezra-redaktør" w:date="2026-10-18T13:44:37Z">
        <w:r>
          <w:delText xml:space="preserve">       </w:delText>
        </w:r>
      </w:del>
      <w:ins w:id="1180" w:author="Ezra-redaktør" w:date="2026-10-18T13:44:37Z">
        <w:r>
          <w:t xml:space="preserve"> </w:t>
        </w:r>
      </w:ins>
      <w:r>
        <w:t xml:space="preserve">| | Seeks recognition</w:t>
      </w:r>
      <w:del w:id="1181" w:author="Ezra-redaktør" w:date="2026-10-18T13:44:37Z">
        <w:r>
          <w:delText xml:space="preserve">        </w:delText>
        </w:r>
      </w:del>
      <w:ins w:id="1182" w:author="Ezra-redaktør" w:date="2026-10-18T13:44:37Z">
        <w:r>
          <w:t xml:space="preserve"> </w:t>
        </w:r>
      </w:ins>
      <w:r>
        <w:t xml:space="preserve">| Accepts obligation</w:t>
      </w:r>
      <w:del w:id="1183" w:author="Ezra-redaktør" w:date="2026-10-18T13:44:37Z">
        <w:r>
          <w:delText xml:space="preserve">     </w:delText>
        </w:r>
      </w:del>
      <w:ins w:id="1184" w:author="Ezra-redaktør" w:date="2026-10-18T13:44:37Z">
        <w:r>
          <w:t xml:space="preserve"> </w:t>
        </w:r>
      </w:ins>
      <w:r>
        <w:t xml:space="preserve">| | Is guarded</w:t>
      </w:r>
      <w:del w:id="1185" w:author="Ezra-redaktør" w:date="2026-10-18T13:44:37Z">
        <w:r>
          <w:delText xml:space="preserve">               </w:delText>
        </w:r>
      </w:del>
      <w:ins w:id="1186" w:author="Ezra-redaktør" w:date="2026-10-18T13:44:37Z">
        <w:r>
          <w:t xml:space="preserve"> </w:t>
        </w:r>
      </w:ins>
      <w:r>
        <w:t xml:space="preserve">| Is invested</w:t>
      </w:r>
      <w:del w:id="1187" w:author="Ezra-redaktør" w:date="2026-10-18T13:44:37Z">
        <w:r>
          <w:delText xml:space="preserve">            </w:delText>
        </w:r>
      </w:del>
      <w:ins w:id="1188" w:author="Ezra-redaktør" w:date="2026-10-18T13:44:37Z">
        <w:r>
          <w:t xml:space="preserve"> </w:t>
        </w:r>
      </w:ins>
      <w:r>
        <w:t xml:space="preserve">| | Shrinks to self-interest | Expands toward others</w:t>
      </w:r>
      <w:del w:id="1189" w:author="Ezra-redaktør" w:date="2026-10-18T13:44:37Z">
        <w:r>
          <w:delText xml:space="preserve">  </w:delText>
        </w:r>
      </w:del>
      <w:ins w:id="1190" w:author="Ezra-redaktør" w:date="2026-10-18T13:44:37Z">
        <w:r>
          <w:t xml:space="preserve"> </w:t>
        </w:r>
      </w:ins>
      <w:r>
        <w:t xml:space="preserve">| | Produces pride</w:t>
      </w:r>
      <w:del w:id="1191" w:author="Ezra-redaktør" w:date="2026-10-18T13:44:37Z">
        <w:r>
          <w:delText xml:space="preserve">           </w:delText>
        </w:r>
      </w:del>
      <w:ins w:id="1192" w:author="Ezra-redaktør" w:date="2026-10-18T13:44:37Z">
        <w:r>
          <w:t xml:space="preserve"> </w:t>
        </w:r>
      </w:ins>
      <w:r>
        <w:t xml:space="preserve">| Produces stewardship</w:t>
      </w:r>
      <w:del w:id="1193" w:author="Ezra-redaktør" w:date="2026-10-18T13:44:37Z">
        <w:r>
          <w:delText xml:space="preserve">   </w:delText>
        </w:r>
      </w:del>
      <w:ins w:id="1194" w:author="Ezra-redaktør" w:date="2026-10-18T13:44:37Z">
        <w:r>
          <w:t xml:space="preserve"> </w:t>
        </w:r>
      </w:ins>
      <w:r>
        <w:t xml:space="preserve">|</w:t>
      </w:r>
    </w:p>
    <w:p>
      <w:pPr>
        <w:rPr>
          <w:del w:id="1195" w:author="Ezra-redaktør" w:date="2026-10-18T13:44:37Z"/>
        </w:rPr>
      </w:pPr>
      <w:del w:id="1196" w:author="Ezra-redaktør" w:date="2026-10-18T13:44:37Z">
        <w:r>
          <w:delText xml:space="preserve">Strength is not given to elevate you. It is given to extend responsibility.</w:delText>
        </w:r>
      </w:del>
    </w:p>
    <w:p>
      <w:pPr>
        <w:rPr>
          <w:ins w:id="1197" w:author="Ezra-redaktør" w:date="2026-10-18T13:44:37Z"/>
        </w:rPr>
      </w:pPr>
      <w:ins w:id="1198" w:author="Ezra-redaktør" w:date="2026-10-18T13:44:37Z">
        <w:r>
          <w:t xml:space="preserve">Strength comes with responsibility attached.</w:t>
        </w:r>
      </w:ins>
    </w:p>
    <w:p>
      <w:pPr>
        <w:pStyle w:val="Heading3"/>
      </w:pPr>
      <w:r>
        <w:t xml:space="preserve">What This Day Is Really About</w:t>
      </w:r>
    </w:p>
    <w:p>
      <w:del w:id="1199" w:author="Ezra-redaktør" w:date="2026-10-18T13:44:37Z">
        <w:r>
          <w:delText xml:space="preserve">This day is not about becoming more capable. It is about becoming accountable. </w:delText>
        </w:r>
      </w:del>
      <w:r>
        <w:t xml:space="preserve">A soldier who signs for a radio does not own </w:t>
      </w:r>
      <w:del w:id="1200" w:author="Ezra-redaktør" w:date="2026-10-18T13:44:37Z">
        <w:r>
          <w:delText xml:space="preserve">the</w:delText>
        </w:r>
      </w:del>
      <w:ins w:id="1201" w:author="Ezra-redaktør" w:date="2026-10-18T13:44:37Z">
        <w:r>
          <w:t xml:space="preserve">it.</w:t>
        </w:r>
      </w:ins>
      <w:r>
        <w:t xml:space="preserve"> </w:t>
      </w:r>
      <w:del w:id="1202" w:author="Ezra-redaktør" w:date="2026-10-18T13:44:37Z">
        <w:r>
          <w:delText xml:space="preserve">radio; he</w:delText>
        </w:r>
      </w:del>
      <w:ins w:id="1203" w:author="Ezra-redaktør" w:date="2026-10-18T13:44:37Z">
        <w:r>
          <w:t xml:space="preserve">He</w:t>
        </w:r>
      </w:ins>
      <w:r>
        <w:t xml:space="preserve"> answers for it. </w:t>
      </w:r>
      <w:del w:id="1204" w:author="Ezra-redaktør" w:date="2026-10-18T13:44:37Z">
        <w:r>
          <w:delText xml:space="preserve">Strength</w:delText>
        </w:r>
      </w:del>
      <w:ins w:id="1205" w:author="Ezra-redaktør" w:date="2026-10-18T13:44:37Z">
        <w:r>
          <w:t xml:space="preserve">Your strength</w:t>
        </w:r>
      </w:ins>
      <w:r>
        <w:t xml:space="preserve"> works the same way. Strength </w:t>
      </w:r>
      <w:del w:id="1206" w:author="Ezra-redaktør" w:date="2026-10-18T13:44:37Z">
        <w:r>
          <w:delText xml:space="preserve">that</w:delText>
        </w:r>
      </w:del>
      <w:ins w:id="1207" w:author="Ezra-redaktør" w:date="2026-10-18T13:44:37Z">
        <w:r>
          <w:t xml:space="preserve">with</w:t>
        </w:r>
      </w:ins>
      <w:r>
        <w:t xml:space="preserve"> </w:t>
      </w:r>
      <w:del w:id="1208" w:author="Ezra-redaktør" w:date="2026-10-18T13:44:37Z">
        <w:r>
          <w:delText xml:space="preserve">is</w:delText>
        </w:r>
      </w:del>
      <w:ins w:id="1209" w:author="Ezra-redaktør" w:date="2026-10-18T13:44:37Z">
        <w:r>
          <w:t xml:space="preserve">no</w:t>
        </w:r>
      </w:ins>
      <w:r>
        <w:t xml:space="preserve"> </w:t>
      </w:r>
      <w:del w:id="1210" w:author="Ezra-redaktør" w:date="2026-10-18T13:44:37Z">
        <w:r>
          <w:delText xml:space="preserve">not assigned</w:delText>
        </w:r>
      </w:del>
      <w:ins w:id="1211" w:author="Ezra-redaktør" w:date="2026-10-18T13:44:37Z">
        <w:r>
          <w:t xml:space="preserve">assignment</w:t>
        </w:r>
      </w:ins>
      <w:r>
        <w:t xml:space="preserve"> becomes </w:t>
      </w:r>
      <w:del w:id="1212" w:author="Ezra-redaktør" w:date="2026-10-18T13:44:37Z">
        <w:r>
          <w:delText xml:space="preserve">unstable;</w:delText>
        </w:r>
      </w:del>
      <w:ins w:id="1213" w:author="Ezra-redaktør" w:date="2026-10-18T13:44:37Z">
        <w:r>
          <w:t xml:space="preserve">unstable</w:t>
        </w:r>
      </w:ins>
      <w:r>
        <w:t xml:space="preserve"> </w:t>
      </w:r>
      <w:del w:id="1214" w:author="Ezra-redaktør" w:date="2026-10-18T13:44:37Z">
        <w:r>
          <w:delText xml:space="preserve">it</w:delText>
        </w:r>
      </w:del>
      <w:ins w:id="1215" w:author="Ezra-redaktør" w:date="2026-10-18T13:44:37Z">
        <w:r>
          <w:t xml:space="preserve">and</w:t>
        </w:r>
      </w:ins>
      <w:r>
        <w:t xml:space="preserve"> bends toward ego, avoidance, or control. Strength </w:t>
      </w:r>
      <w:del w:id="1216" w:author="Ezra-redaktør" w:date="2026-10-18T13:44:37Z">
        <w:r>
          <w:delText xml:space="preserve">that is </w:delText>
        </w:r>
      </w:del>
      <w:r>
        <w:t xml:space="preserve">received as </w:t>
      </w:r>
      <w:ins w:id="1217" w:author="Ezra-redaktør" w:date="2026-10-18T13:44:37Z">
        <w:r>
          <w:t xml:space="preserve">an </w:t>
        </w:r>
      </w:ins>
      <w:r>
        <w:t xml:space="preserve">assignment </w:t>
      </w:r>
      <w:del w:id="1218" w:author="Ezra-redaktør" w:date="2026-10-18T13:44:37Z">
        <w:r>
          <w:delText xml:space="preserve">develops</w:delText>
        </w:r>
      </w:del>
      <w:ins w:id="1219" w:author="Ezra-redaktør" w:date="2026-10-18T13:44:37Z">
        <w:r>
          <w:t xml:space="preserve">finds its</w:t>
        </w:r>
      </w:ins>
      <w:r>
        <w:t xml:space="preserve"> direction.</w:t>
      </w:r>
    </w:p>
    <w:p>
      <w:r>
        <w:t xml:space="preserve">God does not </w:t>
      </w:r>
      <w:del w:id="1220" w:author="Ezra-redaktør" w:date="2026-10-18T13:44:37Z">
        <w:r>
          <w:delText xml:space="preserve">increase</w:delText>
        </w:r>
      </w:del>
      <w:ins w:id="1221" w:author="Ezra-redaktør" w:date="2026-10-18T13:44:37Z">
        <w:r>
          <w:t xml:space="preserve">hand out</w:t>
        </w:r>
      </w:ins>
      <w:r>
        <w:t xml:space="preserve"> capacity </w:t>
      </w:r>
      <w:del w:id="1222" w:author="Ezra-redaktør" w:date="2026-10-18T13:44:37Z">
        <w:r>
          <w:delText xml:space="preserve">randomly.</w:delText>
        </w:r>
      </w:del>
      <w:ins w:id="1223" w:author="Ezra-redaktør" w:date="2026-10-18T13:44:37Z">
        <w:r>
          <w:t xml:space="preserve">at random.</w:t>
        </w:r>
      </w:ins>
      <w:r>
        <w:t xml:space="preserve"> He entrusts </w:t>
      </w:r>
      <w:del w:id="1224" w:author="Ezra-redaktør" w:date="2026-10-18T13:44:37Z">
        <w:r>
          <w:delText xml:space="preserve">it.</w:delText>
        </w:r>
      </w:del>
      <w:ins w:id="1225" w:author="Ezra-redaktør" w:date="2026-10-18T13:44:37Z">
        <w:r>
          <w:t xml:space="preserve">it,</w:t>
        </w:r>
      </w:ins>
      <w:r>
        <w:t xml:space="preserve"> </w:t>
      </w:r>
      <w:del w:id="1226" w:author="Ezra-redaktør" w:date="2026-10-18T13:44:37Z">
        <w:r>
          <w:delText xml:space="preserve">And</w:delText>
        </w:r>
      </w:del>
      <w:ins w:id="1227" w:author="Ezra-redaktør" w:date="2026-10-18T13:44:37Z">
        <w:r>
          <w:t xml:space="preserve">and</w:t>
        </w:r>
      </w:ins>
      <w:r>
        <w:t xml:space="preserve"> what is entrusted will be asked for.</w:t>
      </w:r>
    </w:p>
    <w:p>
      <w:pPr>
        <w:pStyle w:val="Heading3"/>
      </w:pPr>
      <w:r>
        <w:t xml:space="preserve">The Practice</w:t>
      </w:r>
    </w:p>
    <w:p>
      <w:del w:id="1228" w:author="Ezra-redaktør" w:date="2026-10-18T13:44:37Z">
        <w:r>
          <w:delText xml:space="preserve">Today, identify</w:delText>
        </w:r>
      </w:del>
      <w:ins w:id="1229" w:author="Ezra-redaktør" w:date="2026-10-18T13:44:37Z">
        <w:r>
          <w:t xml:space="preserve">Identify</w:t>
        </w:r>
      </w:ins>
      <w:r>
        <w:t xml:space="preserve"> one strength you rely on but rarely offer. It might be:</w:t>
      </w:r>
    </w:p>
    <w:p>
      <w:r>
        <w:t xml:space="preserve">- decisiveness - emotional steadiness - physical capacity - strategic thinking - availability under pressure</w:t>
      </w:r>
    </w:p>
    <w:p>
      <w:r>
        <w:t xml:space="preserve">Ask:</w:t>
      </w:r>
    </w:p>
    <w:p>
      <w:r>
        <w:t xml:space="preserve">- Who benefits from this strength if I invest it outward? - Where have I been protecting this ability instead of assigning it? - What responsibility might this strength be pointing toward?</w:t>
      </w:r>
    </w:p>
    <w:p>
      <w:del w:id="1230" w:author="Ezra-redaktør" w:date="2026-10-18T13:44:37Z">
        <w:r>
          <w:delText xml:space="preserve">Do</w:delText>
        </w:r>
      </w:del>
      <w:ins w:id="1231" w:author="Ezra-redaktør" w:date="2026-10-18T13:44:37Z">
        <w:r>
          <w:t xml:space="preserve">You do</w:t>
        </w:r>
      </w:ins>
      <w:r>
        <w:t xml:space="preserve"> not </w:t>
      </w:r>
      <w:del w:id="1232" w:author="Ezra-redaktør" w:date="2026-10-18T13:44:37Z">
        <w:r>
          <w:delText xml:space="preserve">rush</w:delText>
        </w:r>
      </w:del>
      <w:ins w:id="1233" w:author="Ezra-redaktør" w:date="2026-10-18T13:44:37Z">
        <w:r>
          <w:t xml:space="preserve">need</w:t>
        </w:r>
      </w:ins>
      <w:r>
        <w:t xml:space="preserve"> to </w:t>
      </w:r>
      <w:del w:id="1234" w:author="Ezra-redaktør" w:date="2026-10-18T13:44:37Z">
        <w:r>
          <w:delText xml:space="preserve">act.</w:delText>
        </w:r>
      </w:del>
      <w:ins w:id="1235" w:author="Ezra-redaktør" w:date="2026-10-18T13:44:37Z">
        <w:r>
          <w:t xml:space="preserve">act</w:t>
        </w:r>
      </w:ins>
      <w:r>
        <w:t xml:space="preserve"> </w:t>
      </w:r>
      <w:del w:id="1236" w:author="Ezra-redaktør" w:date="2026-10-18T13:44:37Z">
        <w:r>
          <w:delText xml:space="preserve">Begin</w:delText>
        </w:r>
      </w:del>
      <w:ins w:id="1237" w:author="Ezra-redaktør" w:date="2026-10-18T13:44:37Z">
        <w:r>
          <w:t xml:space="preserve">yet. Start</w:t>
        </w:r>
      </w:ins>
      <w:r>
        <w:t xml:space="preserve"> by naming the assignment.</w:t>
      </w:r>
    </w:p>
    <w:p>
      <w:pPr>
        <w:pStyle w:val="Heading3"/>
      </w:pPr>
      <w:r>
        <w:t xml:space="preserve">Healing </w:t>
      </w:r>
      <w:del w:id="1238" w:author="Ezra-redaktør" w:date="2026-10-18T13:44:37Z">
        <w:r>
          <w:delText xml:space="preserve">Forge –</w:delText>
        </w:r>
      </w:del>
      <w:ins w:id="1239" w:author="Ezra-redaktør" w:date="2026-10-18T13:44:37Z">
        <w:r>
          <w:t xml:space="preserve">Forge:</w:t>
        </w:r>
      </w:ins>
      <w:r>
        <w:t xml:space="preserve"> When Strength Became Burden</w:t>
      </w:r>
    </w:p>
    <w:p>
      <w:del w:id="1240" w:author="Ezra-redaktør" w:date="2026-10-18T13:44:37Z">
        <w:r>
          <w:delText xml:space="preserve">For</w:delText>
        </w:r>
      </w:del>
      <w:ins w:id="1241" w:author="Ezra-redaktør" w:date="2026-10-18T13:44:37Z">
        <w:r>
          <w:t xml:space="preserve">Some</w:t>
        </w:r>
      </w:ins>
      <w:r>
        <w:t xml:space="preserve"> </w:t>
      </w:r>
      <w:del w:id="1242" w:author="Ezra-redaktør" w:date="2026-10-18T13:44:37Z">
        <w:r>
          <w:delText xml:space="preserve">some</w:delText>
        </w:r>
      </w:del>
      <w:ins w:id="1243" w:author="Ezra-redaktør" w:date="2026-10-18T13:44:37Z">
        <w:r>
          <w:t xml:space="preserve">men</w:t>
        </w:r>
      </w:ins>
      <w:r>
        <w:t xml:space="preserve"> </w:t>
      </w:r>
      <w:del w:id="1244" w:author="Ezra-redaktør" w:date="2026-10-18T13:44:37Z">
        <w:r>
          <w:delText xml:space="preserve">men,</w:delText>
        </w:r>
      </w:del>
      <w:ins w:id="1245" w:author="Ezra-redaktør" w:date="2026-10-18T13:44:37Z">
        <w:r>
          <w:t xml:space="preserve">grew</w:t>
        </w:r>
      </w:ins>
      <w:r>
        <w:t xml:space="preserve"> </w:t>
      </w:r>
      <w:del w:id="1246" w:author="Ezra-redaktør" w:date="2026-10-18T13:44:37Z">
        <w:r>
          <w:delText xml:space="preserve">strength formed</w:delText>
        </w:r>
      </w:del>
      <w:ins w:id="1247" w:author="Ezra-redaktør" w:date="2026-10-18T13:44:37Z">
        <w:r>
          <w:t xml:space="preserve">strong</w:t>
        </w:r>
      </w:ins>
      <w:r>
        <w:t xml:space="preserve"> early because weakness was </w:t>
      </w:r>
      <w:del w:id="1248" w:author="Ezra-redaktør" w:date="2026-10-18T13:44:37Z">
        <w:r>
          <w:delText xml:space="preserve">unsafe.</w:delText>
        </w:r>
      </w:del>
      <w:ins w:id="1249" w:author="Ezra-redaktør" w:date="2026-10-18T13:44:37Z">
        <w:r>
          <w:t xml:space="preserve">not safe.</w:t>
        </w:r>
      </w:ins>
      <w:r>
        <w:t xml:space="preserve"> They learned to carry more, decide faster, </w:t>
      </w:r>
      <w:ins w:id="1250" w:author="Ezra-redaktør" w:date="2026-10-18T13:44:37Z">
        <w:r>
          <w:t xml:space="preserve">and </w:t>
        </w:r>
      </w:ins>
      <w:r>
        <w:t xml:space="preserve">feel less. That strength was necessary then. </w:t>
      </w:r>
      <w:del w:id="1251" w:author="Ezra-redaktør" w:date="2026-10-18T13:44:37Z">
        <w:r>
          <w:delText xml:space="preserve">But</w:delText>
        </w:r>
      </w:del>
      <w:ins w:id="1252" w:author="Ezra-redaktør" w:date="2026-10-18T13:44:37Z">
        <w:r>
          <w:t xml:space="preserve">Left</w:t>
        </w:r>
      </w:ins>
      <w:r>
        <w:t xml:space="preserve"> unexamined, it hardens, and strength meant to protect can </w:t>
      </w:r>
      <w:del w:id="1253" w:author="Ezra-redaktør" w:date="2026-10-18T13:44:37Z">
        <w:r>
          <w:delText xml:space="preserve">become</w:delText>
        </w:r>
      </w:del>
      <w:ins w:id="1254" w:author="Ezra-redaktør" w:date="2026-10-18T13:44:37Z">
        <w:r>
          <w:t xml:space="preserve">turn into</w:t>
        </w:r>
      </w:ins>
      <w:r>
        <w:t xml:space="preserve"> isolation. Healing does not require abandoning strength. It requires releasing the belief that you must carry everything alone.</w:t>
      </w:r>
    </w:p>
    <w:p>
      <w:r>
        <w:t xml:space="preserve">*End of Day 6*</w:t>
      </w:r>
    </w:p>
    <w:p>
      <w:pPr>
        <w:pStyle w:val="Heading2"/>
      </w:pPr>
      <w:r>
        <w:t xml:space="preserve">Day </w:t>
      </w:r>
      <w:del w:id="1255" w:author="Ezra-redaktør" w:date="2026-10-18T13:44:37Z">
        <w:r>
          <w:delText xml:space="preserve">7 –</w:delText>
        </w:r>
      </w:del>
      <w:ins w:id="1256" w:author="Ezra-redaktør" w:date="2026-10-18T13:44:37Z">
        <w:r>
          <w:t xml:space="preserve">7:</w:t>
        </w:r>
      </w:ins>
      <w:r>
        <w:t xml:space="preserve"> Oriented Living</w:t>
      </w:r>
    </w:p>
    <w:p>
      <w:r>
        <w:t xml:space="preserve">&gt; “Let your eyes look directly forward, and your gaze be straight before you.” </w:t>
      </w:r>
      <w:del w:id="1257" w:author="Ezra-redaktør" w:date="2026-10-18T13:44:37Z">
        <w:r>
          <w:delText xml:space="preserve">–</w:delText>
        </w:r>
      </w:del>
      <w:ins w:id="1258" w:author="Ezra-redaktør" w:date="2026-10-18T13:44:37Z">
        <w:r>
          <w:t xml:space="preserve">&gt; &gt;</w:t>
        </w:r>
      </w:ins>
      <w:r>
        <w:t xml:space="preserve"> Proverbs 4:25</w:t>
      </w:r>
    </w:p>
    <w:p>
      <w:r>
        <w:t xml:space="preserve">Many lives fail quietly, </w:t>
      </w:r>
      <w:del w:id="1259" w:author="Ezra-redaktør" w:date="2026-10-18T13:44:37Z">
        <w:r>
          <w:delText xml:space="preserve">not</w:delText>
        </w:r>
      </w:del>
      <w:ins w:id="1260" w:author="Ezra-redaktør" w:date="2026-10-18T13:44:37Z">
        <w:r>
          <w:t xml:space="preserve">through</w:t>
        </w:r>
      </w:ins>
      <w:r>
        <w:t xml:space="preserve"> </w:t>
      </w:r>
      <w:del w:id="1261" w:author="Ezra-redaktør" w:date="2026-10-18T13:44:37Z">
        <w:r>
          <w:delText xml:space="preserve">because</w:delText>
        </w:r>
      </w:del>
      <w:ins w:id="1262" w:author="Ezra-redaktør" w:date="2026-10-18T13:44:37Z">
        <w:r>
          <w:t xml:space="preserve">drift</w:t>
        </w:r>
      </w:ins>
      <w:r>
        <w:t xml:space="preserve"> </w:t>
      </w:r>
      <w:del w:id="1263" w:author="Ezra-redaktør" w:date="2026-10-18T13:44:37Z">
        <w:r>
          <w:delText xml:space="preserve">of</w:delText>
        </w:r>
      </w:del>
      <w:ins w:id="1264" w:author="Ezra-redaktør" w:date="2026-10-18T13:44:37Z">
        <w:r>
          <w:t xml:space="preserve">rather</w:t>
        </w:r>
      </w:ins>
      <w:r>
        <w:t xml:space="preserve"> </w:t>
      </w:r>
      <w:del w:id="1265" w:author="Ezra-redaktør" w:date="2026-10-18T13:44:37Z">
        <w:r>
          <w:delText xml:space="preserve">collapse,</w:delText>
        </w:r>
      </w:del>
      <w:ins w:id="1266" w:author="Ezra-redaktør" w:date="2026-10-18T13:44:37Z">
        <w:r>
          <w:t xml:space="preserve">than</w:t>
        </w:r>
      </w:ins>
      <w:r>
        <w:t xml:space="preserve"> </w:t>
      </w:r>
      <w:del w:id="1267" w:author="Ezra-redaktør" w:date="2026-10-18T13:44:37Z">
        <w:r>
          <w:delText xml:space="preserve">but</w:delText>
        </w:r>
      </w:del>
      <w:ins w:id="1268" w:author="Ezra-redaktør" w:date="2026-10-18T13:44:37Z">
        <w:r>
          <w:t xml:space="preserve">collapse.</w:t>
        </w:r>
      </w:ins>
      <w:r>
        <w:t xml:space="preserve"> </w:t>
      </w:r>
      <w:del w:id="1269" w:author="Ezra-redaktør" w:date="2026-10-18T13:44:37Z">
        <w:r>
          <w:delText xml:space="preserve">because</w:delText>
        </w:r>
      </w:del>
      <w:ins w:id="1270" w:author="Ezra-redaktør" w:date="2026-10-18T13:44:37Z">
        <w:r>
          <w:t xml:space="preserve">Effort</w:t>
        </w:r>
      </w:ins>
      <w:r>
        <w:t xml:space="preserve"> </w:t>
      </w:r>
      <w:del w:id="1271" w:author="Ezra-redaktør" w:date="2026-10-18T13:44:37Z">
        <w:r>
          <w:delText xml:space="preserve">of</w:delText>
        </w:r>
      </w:del>
      <w:ins w:id="1272" w:author="Ezra-redaktør" w:date="2026-10-18T13:44:37Z">
        <w:r>
          <w:t xml:space="preserve">without</w:t>
        </w:r>
      </w:ins>
      <w:r>
        <w:t xml:space="preserve"> </w:t>
      </w:r>
      <w:del w:id="1273" w:author="Ezra-redaktør" w:date="2026-10-18T13:44:37Z">
        <w:r>
          <w:delText xml:space="preserve">drift. Unoriented effort</w:delText>
        </w:r>
      </w:del>
      <w:ins w:id="1274" w:author="Ezra-redaktør" w:date="2026-10-18T13:44:37Z">
        <w:r>
          <w:t xml:space="preserve">orientation</w:t>
        </w:r>
      </w:ins>
      <w:r>
        <w:t xml:space="preserve"> feels like </w:t>
      </w:r>
      <w:del w:id="1275" w:author="Ezra-redaktør" w:date="2026-10-18T13:44:37Z">
        <w:r>
          <w:delText xml:space="preserve">movement.</w:delText>
        </w:r>
      </w:del>
      <w:ins w:id="1276" w:author="Ezra-redaktør" w:date="2026-10-18T13:44:37Z">
        <w:r>
          <w:t xml:space="preserve">movement,</w:t>
        </w:r>
      </w:ins>
      <w:r>
        <w:t xml:space="preserve"> </w:t>
      </w:r>
      <w:del w:id="1277" w:author="Ezra-redaktør" w:date="2026-10-18T13:44:37Z">
        <w:r>
          <w:delText xml:space="preserve">It</w:delText>
        </w:r>
      </w:del>
      <w:ins w:id="1278" w:author="Ezra-redaktør" w:date="2026-10-18T13:44:37Z">
        <w:r>
          <w:t xml:space="preserve">but it</w:t>
        </w:r>
      </w:ins>
      <w:r>
        <w:t xml:space="preserve"> rarely </w:t>
      </w:r>
      <w:del w:id="1279" w:author="Ezra-redaktør" w:date="2026-10-18T13:44:37Z">
        <w:r>
          <w:delText xml:space="preserve">results</w:delText>
        </w:r>
      </w:del>
      <w:ins w:id="1280" w:author="Ezra-redaktør" w:date="2026-10-18T13:44:37Z">
        <w:r>
          <w:t xml:space="preserve">takes</w:t>
        </w:r>
      </w:ins>
      <w:r>
        <w:t xml:space="preserve"> </w:t>
      </w:r>
      <w:del w:id="1281" w:author="Ezra-redaktør" w:date="2026-10-18T13:44:37Z">
        <w:r>
          <w:delText xml:space="preserve">in</w:delText>
        </w:r>
      </w:del>
      <w:ins w:id="1282" w:author="Ezra-redaktør" w:date="2026-10-18T13:44:37Z">
        <w:r>
          <w:t xml:space="preserve">you</w:t>
        </w:r>
      </w:ins>
      <w:r>
        <w:t xml:space="preserve"> </w:t>
      </w:r>
      <w:del w:id="1283" w:author="Ezra-redaktør" w:date="2026-10-18T13:44:37Z">
        <w:r>
          <w:delText xml:space="preserve">direction.</w:delText>
        </w:r>
      </w:del>
      <w:ins w:id="1284" w:author="Ezra-redaktør" w:date="2026-10-18T13:44:37Z">
        <w:r>
          <w:t xml:space="preserve">anywhere.</w:t>
        </w:r>
      </w:ins>
    </w:p>
    <w:p>
      <w:pPr>
        <w:pStyle w:val="Heading3"/>
      </w:pPr>
      <w:r>
        <w:t xml:space="preserve">The Scenario</w:t>
      </w:r>
    </w:p>
    <w:p>
      <w:r>
        <w:t xml:space="preserve">Jonah was busy. His days were full, his calendar stayed </w:t>
      </w:r>
      <w:del w:id="1285" w:author="Ezra-redaktør" w:date="2026-10-18T13:44:37Z">
        <w:r>
          <w:delText xml:space="preserve">occupied,</w:delText>
        </w:r>
      </w:del>
      <w:ins w:id="1286" w:author="Ezra-redaktør" w:date="2026-10-18T13:44:37Z">
        <w:r>
          <w:t xml:space="preserve">booked, and</w:t>
        </w:r>
      </w:ins>
      <w:r>
        <w:t xml:space="preserve"> his intentions were mostly good. </w:t>
      </w:r>
      <w:ins w:id="1287" w:author="Ezra-redaktør" w:date="2026-10-18T13:44:37Z">
        <w:r>
          <w:t xml:space="preserve">He did not lack effort. </w:t>
        </w:r>
      </w:ins>
      <w:r>
        <w:t xml:space="preserve">What he lacked</w:t>
      </w:r>
      <w:del w:id="1288" w:author="Ezra-redaktør" w:date="2026-10-18T13:44:37Z">
        <w:r>
          <w:delText xml:space="preserve"> was not effort. It</w:delText>
        </w:r>
      </w:del>
      <w:r>
        <w:t xml:space="preserve"> was orientation. He reacted well to </w:t>
      </w:r>
      <w:del w:id="1289" w:author="Ezra-redaktør" w:date="2026-10-18T13:44:37Z">
        <w:r>
          <w:delText xml:space="preserve">what</w:delText>
        </w:r>
      </w:del>
      <w:ins w:id="1290" w:author="Ezra-redaktør" w:date="2026-10-18T13:44:37Z">
        <w:r>
          <w:t xml:space="preserve">whatever</w:t>
        </w:r>
      </w:ins>
      <w:r>
        <w:t xml:space="preserve"> appeared in front of </w:t>
      </w:r>
      <w:del w:id="1291" w:author="Ezra-redaktør" w:date="2026-10-18T13:44:37Z">
        <w:r>
          <w:delText xml:space="preserve">him</w:delText>
        </w:r>
      </w:del>
      <w:ins w:id="1292" w:author="Ezra-redaktør" w:date="2026-10-18T13:44:37Z">
        <w:r>
          <w:t xml:space="preserve">him,</w:t>
        </w:r>
      </w:ins>
      <w:r>
        <w:t xml:space="preserve"> but</w:t>
      </w:r>
      <w:ins w:id="1293" w:author="Ezra-redaktør" w:date="2026-10-18T13:44:37Z">
        <w:r>
          <w:t xml:space="preserve"> he</w:t>
        </w:r>
      </w:ins>
      <w:r>
        <w:t xml:space="preserve"> rarely chose what deserved his attention </w:t>
      </w:r>
      <w:del w:id="1294" w:author="Ezra-redaktør" w:date="2026-10-18T13:44:37Z">
        <w:r>
          <w:delText xml:space="preserve">first;</w:delText>
        </w:r>
      </w:del>
      <w:ins w:id="1295" w:author="Ezra-redaktør" w:date="2026-10-18T13:44:37Z">
        <w:r>
          <w:t xml:space="preserve">first.</w:t>
        </w:r>
      </w:ins>
      <w:r>
        <w:t xml:space="preserve"> </w:t>
      </w:r>
      <w:del w:id="1296" w:author="Ezra-redaktør" w:date="2026-10-18T13:44:37Z">
        <w:r>
          <w:delText xml:space="preserve">decisions were made on proximity,</w:delText>
        </w:r>
      </w:del>
      <w:ins w:id="1297" w:author="Ezra-redaktør" w:date="2026-10-18T13:44:37Z">
        <w:r>
          <w:t xml:space="preserve">Proximity,</w:t>
        </w:r>
      </w:ins>
      <w:r>
        <w:t xml:space="preserve"> urgency, and </w:t>
      </w:r>
      <w:del w:id="1298" w:author="Ezra-redaktør" w:date="2026-10-18T13:44:37Z">
        <w:r>
          <w:delText xml:space="preserve">habit.</w:delText>
        </w:r>
      </w:del>
      <w:ins w:id="1299" w:author="Ezra-redaktør" w:date="2026-10-18T13:44:37Z">
        <w:r>
          <w:t xml:space="preserve">habit made his decisions for him.</w:t>
        </w:r>
      </w:ins>
    </w:p>
    <w:p>
      <w:r>
        <w:t xml:space="preserve">Over time this produced motion without progress. Nothing was wrong. Everything was scattered.</w:t>
      </w:r>
    </w:p>
    <w:p>
      <w:pPr>
        <w:pStyle w:val="Heading3"/>
      </w:pPr>
      <w:r>
        <w:t xml:space="preserve">Reactive Living vs.</w:t>
      </w:r>
      <w:del w:id="1300" w:author="Ezra-redaktør" w:date="2026-10-18T13:44:37Z">
        <w:r>
          <w:delText xml:space="preserve"> </w:delText>
        </w:r>
      </w:del>
      <w:ins w:id="1301" w:author="Ezra-redaktør" w:date="2026-10-18T13:44:37Z">
        <w:r>
          <w:t xml:space="preserve"> </w:t>
        </w:r>
      </w:ins>
      <w:r>
        <w:t xml:space="preserve">Oriented Living</w:t>
      </w:r>
    </w:p>
    <w:p>
      <w:r>
        <w:t xml:space="preserve">| Reactive Living</w:t>
      </w:r>
      <w:del w:id="1302" w:author="Ezra-redaktør" w:date="2026-10-18T13:44:37Z">
        <w:r>
          <w:delText xml:space="preserve">          </w:delText>
        </w:r>
      </w:del>
      <w:ins w:id="1303" w:author="Ezra-redaktør" w:date="2026-10-18T13:44:37Z">
        <w:r>
          <w:t xml:space="preserve"> </w:t>
        </w:r>
      </w:ins>
      <w:r>
        <w:t xml:space="preserve">| Oriented Living</w:t>
      </w:r>
      <w:del w:id="1304" w:author="Ezra-redaktør" w:date="2026-10-18T13:44:37Z">
        <w:r>
          <w:delText xml:space="preserve">           </w:delText>
        </w:r>
      </w:del>
      <w:ins w:id="1305" w:author="Ezra-redaktør" w:date="2026-10-18T13:44:37Z">
        <w:r>
          <w:t xml:space="preserve"> </w:t>
        </w:r>
      </w:ins>
      <w:r>
        <w:t xml:space="preserve">| </w:t>
      </w:r>
      <w:del w:id="1306" w:author="Ezra-redaktør" w:date="2026-10-18T13:44:37Z">
        <w:r>
          <w:delText xml:space="preserve">|--------------------------|---------------------------|</w:delText>
        </w:r>
      </w:del>
      <w:ins w:id="1307" w:author="Ezra-redaktør" w:date="2026-10-18T13:44:37Z">
        <w:r>
          <w:t xml:space="preserve">| :- | :- |</w:t>
        </w:r>
      </w:ins>
      <w:r>
        <w:t xml:space="preserve"> | Responds to urgency</w:t>
      </w:r>
      <w:del w:id="1308" w:author="Ezra-redaktør" w:date="2026-10-18T13:44:37Z">
        <w:r>
          <w:delText xml:space="preserve">      </w:delText>
        </w:r>
      </w:del>
      <w:ins w:id="1309" w:author="Ezra-redaktør" w:date="2026-10-18T13:44:37Z">
        <w:r>
          <w:t xml:space="preserve"> </w:t>
        </w:r>
      </w:ins>
      <w:r>
        <w:t xml:space="preserve">| Acts from direction</w:t>
      </w:r>
      <w:del w:id="1310" w:author="Ezra-redaktør" w:date="2026-10-18T13:44:37Z">
        <w:r>
          <w:delText xml:space="preserve">       </w:delText>
        </w:r>
      </w:del>
      <w:ins w:id="1311" w:author="Ezra-redaktør" w:date="2026-10-18T13:44:37Z">
        <w:r>
          <w:t xml:space="preserve"> </w:t>
        </w:r>
      </w:ins>
      <w:r>
        <w:t xml:space="preserve">| | Prioritizes what is loud | Chooses what is essential | | Feels productive</w:t>
      </w:r>
      <w:del w:id="1312" w:author="Ezra-redaktør" w:date="2026-10-18T13:44:37Z">
        <w:r>
          <w:delText xml:space="preserve">         </w:delText>
        </w:r>
      </w:del>
      <w:ins w:id="1313" w:author="Ezra-redaktør" w:date="2026-10-18T13:44:37Z">
        <w:r>
          <w:t xml:space="preserve"> </w:t>
        </w:r>
      </w:ins>
      <w:r>
        <w:t xml:space="preserve">| Builds coherence</w:t>
      </w:r>
      <w:del w:id="1314" w:author="Ezra-redaktør" w:date="2026-10-18T13:44:37Z">
        <w:r>
          <w:delText xml:space="preserve">          </w:delText>
        </w:r>
      </w:del>
      <w:ins w:id="1315" w:author="Ezra-redaktør" w:date="2026-10-18T13:44:37Z">
        <w:r>
          <w:t xml:space="preserve"> </w:t>
        </w:r>
      </w:ins>
      <w:r>
        <w:t xml:space="preserve">| | Spends energy</w:t>
      </w:r>
      <w:del w:id="1316" w:author="Ezra-redaktør" w:date="2026-10-18T13:44:37Z">
        <w:r>
          <w:delText xml:space="preserve">            </w:delText>
        </w:r>
      </w:del>
      <w:ins w:id="1317" w:author="Ezra-redaktør" w:date="2026-10-18T13:44:37Z">
        <w:r>
          <w:t xml:space="preserve"> </w:t>
        </w:r>
      </w:ins>
      <w:r>
        <w:t xml:space="preserve">| Invests it</w:t>
      </w:r>
      <w:del w:id="1318" w:author="Ezra-redaktør" w:date="2026-10-18T13:44:37Z">
        <w:r>
          <w:delText xml:space="preserve">                </w:delText>
        </w:r>
      </w:del>
      <w:ins w:id="1319" w:author="Ezra-redaktør" w:date="2026-10-18T13:44:37Z">
        <w:r>
          <w:t xml:space="preserve"> </w:t>
        </w:r>
      </w:ins>
      <w:r>
        <w:t xml:space="preserve">| | Drifts gradually</w:t>
      </w:r>
      <w:del w:id="1320" w:author="Ezra-redaktør" w:date="2026-10-18T13:44:37Z">
        <w:r>
          <w:delText xml:space="preserve">         </w:delText>
        </w:r>
      </w:del>
      <w:ins w:id="1321" w:author="Ezra-redaktør" w:date="2026-10-18T13:44:37Z">
        <w:r>
          <w:t xml:space="preserve"> </w:t>
        </w:r>
      </w:ins>
      <w:r>
        <w:t xml:space="preserve">| Moves deliberately</w:t>
      </w:r>
      <w:del w:id="1322" w:author="Ezra-redaktør" w:date="2026-10-18T13:44:37Z">
        <w:r>
          <w:delText xml:space="preserve">        </w:delText>
        </w:r>
      </w:del>
      <w:ins w:id="1323" w:author="Ezra-redaktør" w:date="2026-10-18T13:44:37Z">
        <w:r>
          <w:t xml:space="preserve"> </w:t>
        </w:r>
      </w:ins>
      <w:r>
        <w:t xml:space="preserve">|</w:t>
      </w:r>
    </w:p>
    <w:p>
      <w:pPr>
        <w:rPr>
          <w:del w:id="1324" w:author="Ezra-redaktør" w:date="2026-10-18T13:44:37Z"/>
        </w:rPr>
      </w:pPr>
      <w:del w:id="1325" w:author="Ezra-redaktør" w:date="2026-10-18T13:44:37Z">
        <w:r>
          <w:delText xml:space="preserve">Orientation does not remove effort. It gives effort a vector.</w:delText>
        </w:r>
      </w:del>
    </w:p>
    <w:p>
      <w:pPr>
        <w:rPr>
          <w:ins w:id="1326" w:author="Ezra-redaktør" w:date="2026-10-18T13:44:37Z"/>
        </w:rPr>
      </w:pPr>
      <w:ins w:id="1327" w:author="Ezra-redaktør" w:date="2026-10-18T13:44:37Z">
        <w:r>
          <w:t xml:space="preserve">Orientation gives your effort somewhere to go.</w:t>
        </w:r>
      </w:ins>
    </w:p>
    <w:p>
      <w:pPr>
        <w:pStyle w:val="Heading3"/>
      </w:pPr>
      <w:r>
        <w:t xml:space="preserve">What This Day Is Really About</w:t>
      </w:r>
    </w:p>
    <w:p>
      <w:del w:id="1328" w:author="Ezra-redaktør" w:date="2026-10-18T13:44:37Z">
        <w:r>
          <w:delText xml:space="preserve">This day is not about doing more. It is about deciding</w:delText>
        </w:r>
      </w:del>
      <w:ins w:id="1329" w:author="Ezra-redaktør" w:date="2026-10-18T13:44:37Z">
        <w:r>
          <w:t xml:space="preserve">Decide</w:t>
        </w:r>
      </w:ins>
      <w:r>
        <w:t xml:space="preserve"> where your life is </w:t>
      </w:r>
      <w:del w:id="1330" w:author="Ezra-redaktør" w:date="2026-10-18T13:44:37Z">
        <w:r>
          <w:delText xml:space="preserve">headed</w:delText>
        </w:r>
      </w:del>
      <w:ins w:id="1331" w:author="Ezra-redaktør" w:date="2026-10-18T13:44:37Z">
        <w:r>
          <w:t xml:space="preserve">headed,</w:t>
        </w:r>
      </w:ins>
      <w:r>
        <w:t xml:space="preserve"> and </w:t>
      </w:r>
      <w:del w:id="1332" w:author="Ezra-redaktør" w:date="2026-10-18T13:44:37Z">
        <w:r>
          <w:delText xml:space="preserve">letting</w:delText>
        </w:r>
      </w:del>
      <w:ins w:id="1333" w:author="Ezra-redaktør" w:date="2026-10-18T13:44:37Z">
        <w:r>
          <w:t xml:space="preserve">let</w:t>
        </w:r>
      </w:ins>
      <w:r>
        <w:t xml:space="preserve"> that decision govern </w:t>
      </w:r>
      <w:del w:id="1334" w:author="Ezra-redaktør" w:date="2026-10-18T13:44:37Z">
        <w:r>
          <w:delText xml:space="preserve">your</w:delText>
        </w:r>
      </w:del>
      <w:ins w:id="1335" w:author="Ezra-redaktør" w:date="2026-10-18T13:44:37Z">
        <w:r>
          <w:t xml:space="preserve">what</w:t>
        </w:r>
      </w:ins>
      <w:r>
        <w:t xml:space="preserve"> </w:t>
      </w:r>
      <w:del w:id="1336" w:author="Ezra-redaktør" w:date="2026-10-18T13:44:37Z">
        <w:r>
          <w:delText xml:space="preserve">actions.</w:delText>
        </w:r>
      </w:del>
      <w:ins w:id="1337" w:author="Ezra-redaktør" w:date="2026-10-18T13:44:37Z">
        <w:r>
          <w:t xml:space="preserve">you do.</w:t>
        </w:r>
      </w:ins>
      <w:r>
        <w:t xml:space="preserve"> A man rowing hard with no heading is </w:t>
      </w:r>
      <w:del w:id="1338" w:author="Ezra-redaktør" w:date="2026-10-18T13:44:37Z">
        <w:r>
          <w:delText xml:space="preserve">not going somewhere; he is </w:delText>
        </w:r>
      </w:del>
      <w:r>
        <w:t xml:space="preserve">only leaving somewhere. Orientation </w:t>
      </w:r>
      <w:del w:id="1339" w:author="Ezra-redaktør" w:date="2026-10-18T13:44:37Z">
        <w:r>
          <w:delText xml:space="preserve">precedes</w:delText>
        </w:r>
      </w:del>
      <w:ins w:id="1340" w:author="Ezra-redaktør" w:date="2026-10-18T13:44:37Z">
        <w:r>
          <w:t xml:space="preserve">comes before</w:t>
        </w:r>
      </w:ins>
      <w:r>
        <w:t xml:space="preserve"> discipline. Without it, discipline </w:t>
      </w:r>
      <w:del w:id="1341" w:author="Ezra-redaktør" w:date="2026-10-18T13:44:37Z">
        <w:r>
          <w:delText xml:space="preserve">becomes</w:delText>
        </w:r>
      </w:del>
      <w:ins w:id="1342" w:author="Ezra-redaktør" w:date="2026-10-18T13:44:37Z">
        <w:r>
          <w:t xml:space="preserve">exhausts</w:t>
        </w:r>
      </w:ins>
      <w:r>
        <w:t xml:space="preserve"> </w:t>
      </w:r>
      <w:del w:id="1343" w:author="Ezra-redaktør" w:date="2026-10-18T13:44:37Z">
        <w:r>
          <w:delText xml:space="preserve">exhausting.</w:delText>
        </w:r>
      </w:del>
      <w:ins w:id="1344" w:author="Ezra-redaktør" w:date="2026-10-18T13:44:37Z">
        <w:r>
          <w:t xml:space="preserve">you.</w:t>
        </w:r>
      </w:ins>
      <w:r>
        <w:t xml:space="preserve"> With it, discipline </w:t>
      </w:r>
      <w:del w:id="1345" w:author="Ezra-redaktør" w:date="2026-10-18T13:44:37Z">
        <w:r>
          <w:delText xml:space="preserve">becomes</w:delText>
        </w:r>
      </w:del>
      <w:ins w:id="1346" w:author="Ezra-redaktør" w:date="2026-10-18T13:44:37Z">
        <w:r>
          <w:t xml:space="preserve">steadies</w:t>
        </w:r>
      </w:ins>
      <w:r>
        <w:t xml:space="preserve"> </w:t>
      </w:r>
      <w:del w:id="1347" w:author="Ezra-redaktør" w:date="2026-10-18T13:44:37Z">
        <w:r>
          <w:delText xml:space="preserve">stabilizing.</w:delText>
        </w:r>
      </w:del>
      <w:ins w:id="1348" w:author="Ezra-redaktør" w:date="2026-10-18T13:44:37Z">
        <w:r>
          <w:t xml:space="preserve">you.</w:t>
        </w:r>
      </w:ins>
    </w:p>
    <w:p>
      <w:r>
        <w:t xml:space="preserve">God </w:t>
      </w:r>
      <w:del w:id="1349" w:author="Ezra-redaktør" w:date="2026-10-18T13:44:37Z">
        <w:r>
          <w:delText xml:space="preserve">rarely</w:delText>
        </w:r>
      </w:del>
      <w:ins w:id="1350" w:author="Ezra-redaktør" w:date="2026-10-18T13:44:37Z">
        <w:r>
          <w:t xml:space="preserve">often</w:t>
        </w:r>
      </w:ins>
      <w:r>
        <w:t xml:space="preserve"> steers </w:t>
      </w:r>
      <w:del w:id="1351" w:author="Ezra-redaktør" w:date="2026-10-18T13:44:37Z">
        <w:r>
          <w:delText xml:space="preserve">motion.</w:delText>
        </w:r>
      </w:del>
      <w:ins w:id="1352" w:author="Ezra-redaktør" w:date="2026-10-18T13:44:37Z">
        <w:r>
          <w:t xml:space="preserve">you</w:t>
        </w:r>
      </w:ins>
      <w:r>
        <w:t xml:space="preserve"> </w:t>
      </w:r>
      <w:del w:id="1353" w:author="Ezra-redaktør" w:date="2026-10-18T13:44:37Z">
        <w:r>
          <w:delText xml:space="preserve">He</w:delText>
        </w:r>
      </w:del>
      <w:ins w:id="1354" w:author="Ezra-redaktør" w:date="2026-10-18T13:44:37Z">
        <w:r>
          <w:t xml:space="preserve">through</w:t>
        </w:r>
      </w:ins>
      <w:r>
        <w:t xml:space="preserve"> </w:t>
      </w:r>
      <w:del w:id="1355" w:author="Ezra-redaktør" w:date="2026-10-18T13:44:37Z">
        <w:r>
          <w:delText xml:space="preserve">directs</w:delText>
        </w:r>
      </w:del>
      <w:ins w:id="1356" w:author="Ezra-redaktør" w:date="2026-10-18T13:44:37Z">
        <w:r>
          <w:t xml:space="preserve">your</w:t>
        </w:r>
      </w:ins>
      <w:r>
        <w:t xml:space="preserve"> </w:t>
      </w:r>
      <w:del w:id="1357" w:author="Ezra-redaktør" w:date="2026-10-18T13:44:37Z">
        <w:r>
          <w:delText xml:space="preserve">attention.</w:delText>
        </w:r>
      </w:del>
      <w:ins w:id="1358" w:author="Ezra-redaktør" w:date="2026-10-18T13:44:37Z">
        <w:r>
          <w:t xml:space="preserve">attention,</w:t>
        </w:r>
      </w:ins>
      <w:r>
        <w:t xml:space="preserve"> </w:t>
      </w:r>
      <w:del w:id="1359" w:author="Ezra-redaktør" w:date="2026-10-18T13:44:37Z">
        <w:r>
          <w:delText xml:space="preserve">And</w:delText>
        </w:r>
      </w:del>
      <w:ins w:id="1360" w:author="Ezra-redaktør" w:date="2026-10-18T13:44:37Z">
        <w:r>
          <w:t xml:space="preserve">and</w:t>
        </w:r>
      </w:ins>
      <w:r>
        <w:t xml:space="preserve"> where your attention stays, your life follows.</w:t>
      </w:r>
    </w:p>
    <w:p>
      <w:pPr>
        <w:pStyle w:val="Heading3"/>
      </w:pPr>
      <w:r>
        <w:t xml:space="preserve">The Practice</w:t>
      </w:r>
    </w:p>
    <w:p>
      <w:del w:id="1361" w:author="Ezra-redaktør" w:date="2026-10-18T13:44:37Z">
        <w:r>
          <w:delText xml:space="preserve">Today, clarify</w:delText>
        </w:r>
      </w:del>
      <w:ins w:id="1362" w:author="Ezra-redaktør" w:date="2026-10-18T13:44:37Z">
        <w:r>
          <w:t xml:space="preserve">Clarify</w:t>
        </w:r>
      </w:ins>
      <w:r>
        <w:t xml:space="preserve"> one </w:t>
      </w:r>
      <w:del w:id="1363" w:author="Ezra-redaktør" w:date="2026-10-18T13:44:37Z">
        <w:r>
          <w:delText xml:space="preserve">direction,</w:delText>
        </w:r>
      </w:del>
      <w:ins w:id="1364" w:author="Ezra-redaktør" w:date="2026-10-18T13:44:37Z">
        <w:r>
          <w:t xml:space="preserve">direction.</w:t>
        </w:r>
      </w:ins>
      <w:r>
        <w:t xml:space="preserve"> </w:t>
      </w:r>
      <w:del w:id="1365" w:author="Ezra-redaktør" w:date="2026-10-18T13:44:37Z">
        <w:r>
          <w:delText xml:space="preserve">not</w:delText>
        </w:r>
      </w:del>
      <w:ins w:id="1366" w:author="Ezra-redaktør" w:date="2026-10-18T13:44:37Z">
        <w:r>
          <w:t xml:space="preserve">A</w:t>
        </w:r>
      </w:ins>
      <w:r>
        <w:t xml:space="preserve"> </w:t>
      </w:r>
      <w:del w:id="1367" w:author="Ezra-redaktør" w:date="2026-10-18T13:44:37Z">
        <w:r>
          <w:delText xml:space="preserve">a</w:delText>
        </w:r>
      </w:del>
      <w:ins w:id="1368" w:author="Ezra-redaktør" w:date="2026-10-18T13:44:37Z">
        <w:r>
          <w:t xml:space="preserve">goal</w:t>
        </w:r>
      </w:ins>
      <w:r>
        <w:t xml:space="preserve"> </w:t>
      </w:r>
      <w:del w:id="1369" w:author="Ezra-redaktør" w:date="2026-10-18T13:44:37Z">
        <w:r>
          <w:delText xml:space="preserve">goal.</w:delText>
        </w:r>
      </w:del>
      <w:ins w:id="1370" w:author="Ezra-redaktør" w:date="2026-10-18T13:44:37Z">
        <w:r>
          <w:t xml:space="preserve">is</w:t>
        </w:r>
      </w:ins>
      <w:r>
        <w:t xml:space="preserve"> </w:t>
      </w:r>
      <w:del w:id="1371" w:author="Ezra-redaktør" w:date="2026-10-18T13:44:37Z">
        <w:r>
          <w:delText xml:space="preserve">Direction</w:delText>
        </w:r>
      </w:del>
      <w:ins w:id="1372" w:author="Ezra-redaktør" w:date="2026-10-18T13:44:37Z">
        <w:r>
          <w:t xml:space="preserve">something you reach. A direction</w:t>
        </w:r>
      </w:ins>
      <w:r>
        <w:t xml:space="preserve"> answers questions </w:t>
      </w:r>
      <w:del w:id="1373" w:author="Ezra-redaktør" w:date="2026-10-18T13:44:37Z">
        <w:r>
          <w:delText xml:space="preserve">like:</w:delText>
        </w:r>
      </w:del>
      <w:ins w:id="1374" w:author="Ezra-redaktør" w:date="2026-10-18T13:44:37Z">
        <w:r>
          <w:t xml:space="preserve">like these:</w:t>
        </w:r>
      </w:ins>
      <w:r>
        <w:t xml:space="preserve"> What kind of man am I becoming? What does my life move toward when no one interferes?</w:t>
      </w:r>
    </w:p>
    <w:p>
      <w:r>
        <w:t xml:space="preserve">Write one sentence that describes your direction. Then </w:t>
      </w:r>
      <w:del w:id="1375" w:author="Ezra-redaktør" w:date="2026-10-18T13:44:37Z">
        <w:r>
          <w:delText xml:space="preserve">ask</w:delText>
        </w:r>
      </w:del>
      <w:ins w:id="1376" w:author="Ezra-redaktør" w:date="2026-10-18T13:44:37Z">
        <w:r>
          <w:t xml:space="preserve">ask:</w:t>
        </w:r>
      </w:ins>
      <w:r>
        <w:t xml:space="preserve"> </w:t>
      </w:r>
      <w:del w:id="1377" w:author="Ezra-redaktør" w:date="2026-10-18T13:44:37Z">
        <w:r>
          <w:delText xml:space="preserve">one thing more: what</w:delText>
        </w:r>
      </w:del>
      <w:ins w:id="1378" w:author="Ezra-redaktør" w:date="2026-10-18T13:44:37Z">
        <w:r>
          <w:t xml:space="preserve">What</w:t>
        </w:r>
      </w:ins>
      <w:r>
        <w:t xml:space="preserve"> small decision today would move with that sentence instead of against it?</w:t>
      </w:r>
    </w:p>
    <w:p>
      <w:pPr>
        <w:rPr>
          <w:del w:id="1379" w:author="Ezra-redaktør" w:date="2026-10-18T13:44:37Z"/>
        </w:rPr>
      </w:pPr>
      <w:del w:id="1380" w:author="Ezra-redaktør" w:date="2026-10-18T13:44:37Z">
        <w:r>
          <w:delText xml:space="preserve">Orientation is not declared once. It is chosen daily.</w:delText>
        </w:r>
      </w:del>
    </w:p>
    <w:p>
      <w:pPr>
        <w:rPr>
          <w:ins w:id="1381" w:author="Ezra-redaktør" w:date="2026-10-18T13:44:37Z"/>
        </w:rPr>
      </w:pPr>
      <w:ins w:id="1382" w:author="Ezra-redaktør" w:date="2026-10-18T13:44:37Z">
        <w:r>
          <w:t xml:space="preserve">You will choose your direction again tomorrow, and the day after. That is how orientation works.</w:t>
        </w:r>
      </w:ins>
    </w:p>
    <w:p>
      <w:pPr>
        <w:pStyle w:val="Heading3"/>
      </w:pPr>
      <w:r>
        <w:t xml:space="preserve">Healing </w:t>
      </w:r>
      <w:del w:id="1383" w:author="Ezra-redaktør" w:date="2026-10-18T13:44:37Z">
        <w:r>
          <w:delText xml:space="preserve">Forge –</w:delText>
        </w:r>
      </w:del>
      <w:ins w:id="1384" w:author="Ezra-redaktør" w:date="2026-10-18T13:44:37Z">
        <w:r>
          <w:t xml:space="preserve">Forge:</w:t>
        </w:r>
      </w:ins>
      <w:r>
        <w:t xml:space="preserve"> When Direction Feels Overwhelming</w:t>
      </w:r>
    </w:p>
    <w:p>
      <w:r>
        <w:t xml:space="preserve">For some men, orientation </w:t>
      </w:r>
      <w:del w:id="1385" w:author="Ezra-redaktør" w:date="2026-10-18T13:44:37Z">
        <w:r>
          <w:delText xml:space="preserve">triggers</w:delText>
        </w:r>
      </w:del>
      <w:ins w:id="1386" w:author="Ezra-redaktør" w:date="2026-10-18T13:44:37Z">
        <w:r>
          <w:t xml:space="preserve">brings</w:t>
        </w:r>
      </w:ins>
      <w:r>
        <w:t xml:space="preserve"> </w:t>
      </w:r>
      <w:del w:id="1387" w:author="Ezra-redaktør" w:date="2026-10-18T13:44:37Z">
        <w:r>
          <w:delText xml:space="preserve">anxiety:</w:delText>
        </w:r>
      </w:del>
      <w:ins w:id="1388" w:author="Ezra-redaktør" w:date="2026-10-18T13:44:37Z">
        <w:r>
          <w:t xml:space="preserve">anxiety, because</w:t>
        </w:r>
      </w:ins>
      <w:r>
        <w:t xml:space="preserve"> long-term direction feels risky when stability was never guaranteed. If this is you, reduce the scope. Orientation does not require a five-year </w:t>
      </w:r>
      <w:del w:id="1389" w:author="Ezra-redaktør" w:date="2026-10-18T13:44:37Z">
        <w:r>
          <w:delText xml:space="preserve">plan.</w:delText>
        </w:r>
      </w:del>
      <w:ins w:id="1390" w:author="Ezra-redaktør" w:date="2026-10-18T13:44:37Z">
        <w:r>
          <w:t xml:space="preserve">plan,</w:t>
        </w:r>
      </w:ins>
      <w:r>
        <w:t xml:space="preserve"> </w:t>
      </w:r>
      <w:del w:id="1391" w:author="Ezra-redaktør" w:date="2026-10-18T13:44:37Z">
        <w:r>
          <w:delText xml:space="preserve">It requires</w:delText>
        </w:r>
      </w:del>
      <w:ins w:id="1392" w:author="Ezra-redaktør" w:date="2026-10-18T13:44:37Z">
        <w:r>
          <w:t xml:space="preserve">only</w:t>
        </w:r>
      </w:ins>
      <w:r>
        <w:t xml:space="preserve"> a line of sight. You do not need certainty about the future. You need clarity about the next faithful step.</w:t>
      </w:r>
    </w:p>
    <w:p>
      <w:r>
        <w:t xml:space="preserve">*End of Day 7*</w:t>
      </w:r>
    </w:p>
    <w:p>
      <w:pPr>
        <w:pStyle w:val="Heading2"/>
      </w:pPr>
      <w:r>
        <w:t xml:space="preserve">Day </w:t>
      </w:r>
      <w:del w:id="1393" w:author="Ezra-redaktør" w:date="2026-10-18T13:44:37Z">
        <w:r>
          <w:delText xml:space="preserve">8 –</w:delText>
        </w:r>
      </w:del>
      <w:ins w:id="1394" w:author="Ezra-redaktør" w:date="2026-10-18T13:44:37Z">
        <w:r>
          <w:t xml:space="preserve">8:</w:t>
        </w:r>
      </w:ins>
      <w:r>
        <w:t xml:space="preserve"> Passion as Signal</w:t>
      </w:r>
    </w:p>
    <w:p>
      <w:r>
        <w:t xml:space="preserve">&gt; “Earnestly desire the higher gifts.” </w:t>
      </w:r>
      <w:del w:id="1395" w:author="Ezra-redaktør" w:date="2026-10-18T13:44:37Z">
        <w:r>
          <w:delText xml:space="preserve">–</w:delText>
        </w:r>
      </w:del>
      <w:ins w:id="1396" w:author="Ezra-redaktør" w:date="2026-10-18T13:44:37Z">
        <w:r>
          <w:t xml:space="preserve">&gt; &gt;</w:t>
        </w:r>
      </w:ins>
      <w:r>
        <w:t xml:space="preserve"> 1 Corinthians 12:31</w:t>
      </w:r>
    </w:p>
    <w:p>
      <w:del w:id="1397" w:author="Ezra-redaktør" w:date="2026-10-18T13:44:37Z">
        <w:r>
          <w:delText xml:space="preserve">Passion is often misunderstood. </w:delText>
        </w:r>
      </w:del>
      <w:r>
        <w:t xml:space="preserve">Some </w:t>
      </w:r>
      <w:del w:id="1398" w:author="Ezra-redaktør" w:date="2026-10-18T13:44:37Z">
        <w:r>
          <w:delText xml:space="preserve">treat</w:delText>
        </w:r>
      </w:del>
      <w:ins w:id="1399" w:author="Ezra-redaktør" w:date="2026-10-18T13:44:37Z">
        <w:r>
          <w:t xml:space="preserve">men let passion drive. Others shut</w:t>
        </w:r>
      </w:ins>
      <w:r>
        <w:t xml:space="preserve"> it </w:t>
      </w:r>
      <w:del w:id="1400" w:author="Ezra-redaktør" w:date="2026-10-18T13:44:37Z">
        <w:r>
          <w:delText xml:space="preserve">as authority; others suppress it</w:delText>
        </w:r>
      </w:del>
      <w:ins w:id="1401" w:author="Ezra-redaktør" w:date="2026-10-18T13:44:37Z">
        <w:r>
          <w:t xml:space="preserve">down</w:t>
        </w:r>
      </w:ins>
      <w:r>
        <w:t xml:space="preserve"> as </w:t>
      </w:r>
      <w:ins w:id="1402" w:author="Ezra-redaktør" w:date="2026-10-18T13:44:37Z">
        <w:r>
          <w:t xml:space="preserve">a </w:t>
        </w:r>
      </w:ins>
      <w:r>
        <w:t xml:space="preserve">danger.</w:t>
      </w:r>
      <w:del w:id="1403" w:author="Ezra-redaktør" w:date="2026-10-18T13:44:37Z">
        <w:r>
          <w:delText xml:space="preserve"> Both mistakes miss its function.</w:delText>
        </w:r>
      </w:del>
      <w:r>
        <w:t xml:space="preserve"> Passion is </w:t>
      </w:r>
      <w:del w:id="1404" w:author="Ezra-redaktør" w:date="2026-10-18T13:44:37Z">
        <w:r>
          <w:delText xml:space="preserve">not </w:delText>
        </w:r>
      </w:del>
      <w:r>
        <w:t xml:space="preserve">a </w:t>
      </w:r>
      <w:del w:id="1405" w:author="Ezra-redaktør" w:date="2026-10-18T13:44:37Z">
        <w:r>
          <w:delText xml:space="preserve">command.</w:delText>
        </w:r>
      </w:del>
      <w:ins w:id="1406" w:author="Ezra-redaktør" w:date="2026-10-18T13:44:37Z">
        <w:r>
          <w:t xml:space="preserve">signal,</w:t>
        </w:r>
      </w:ins>
      <w:r>
        <w:t xml:space="preserve"> </w:t>
      </w:r>
      <w:del w:id="1407" w:author="Ezra-redaktør" w:date="2026-10-18T13:44:37Z">
        <w:r>
          <w:delText xml:space="preserve">It</w:delText>
        </w:r>
      </w:del>
      <w:ins w:id="1408" w:author="Ezra-redaktør" w:date="2026-10-18T13:44:37Z">
        <w:r>
          <w:t xml:space="preserve">and</w:t>
        </w:r>
      </w:ins>
      <w:r>
        <w:t xml:space="preserve"> </w:t>
      </w:r>
      <w:del w:id="1409" w:author="Ezra-redaktør" w:date="2026-10-18T13:44:37Z">
        <w:r>
          <w:delText xml:space="preserve">is</w:delText>
        </w:r>
      </w:del>
      <w:ins w:id="1410" w:author="Ezra-redaktør" w:date="2026-10-18T13:44:37Z">
        <w:r>
          <w:t xml:space="preserve">signals</w:t>
        </w:r>
      </w:ins>
      <w:r>
        <w:t xml:space="preserve"> </w:t>
      </w:r>
      <w:del w:id="1411" w:author="Ezra-redaktør" w:date="2026-10-18T13:44:37Z">
        <w:r>
          <w:delText xml:space="preserve">a</w:delText>
        </w:r>
      </w:del>
      <w:ins w:id="1412" w:author="Ezra-redaktør" w:date="2026-10-18T13:44:37Z">
        <w:r>
          <w:t xml:space="preserve">need</w:t>
        </w:r>
      </w:ins>
      <w:r>
        <w:t xml:space="preserve"> </w:t>
      </w:r>
      <w:del w:id="1413" w:author="Ezra-redaktør" w:date="2026-10-18T13:44:37Z">
        <w:r>
          <w:delText xml:space="preserve">signal.</w:delText>
        </w:r>
      </w:del>
      <w:ins w:id="1414" w:author="Ezra-redaktør" w:date="2026-10-18T13:44:37Z">
        <w:r>
          <w:t xml:space="preserve">reading.</w:t>
        </w:r>
      </w:ins>
    </w:p>
    <w:p>
      <w:pPr>
        <w:pStyle w:val="Heading3"/>
      </w:pPr>
      <w:r>
        <w:t xml:space="preserve">The Scenario</w:t>
      </w:r>
    </w:p>
    <w:p>
      <w:r>
        <w:t xml:space="preserve">Evan felt alive when something gripped him. Ideas energized him, projects </w:t>
      </w:r>
      <w:del w:id="1415" w:author="Ezra-redaktør" w:date="2026-10-18T13:44:37Z">
        <w:r>
          <w:delText xml:space="preserve">ignited</w:delText>
        </w:r>
      </w:del>
      <w:ins w:id="1416" w:author="Ezra-redaktør" w:date="2026-10-18T13:44:37Z">
        <w:r>
          <w:t xml:space="preserve">lit</w:t>
        </w:r>
      </w:ins>
      <w:r>
        <w:t xml:space="preserve"> </w:t>
      </w:r>
      <w:del w:id="1417" w:author="Ezra-redaktør" w:date="2026-10-18T13:44:37Z">
        <w:r>
          <w:delText xml:space="preserve">him,</w:delText>
        </w:r>
      </w:del>
      <w:ins w:id="1418" w:author="Ezra-redaktør" w:date="2026-10-18T13:44:37Z">
        <w:r>
          <w:t xml:space="preserve">him up, and</w:t>
        </w:r>
      </w:ins>
      <w:r>
        <w:t xml:space="preserve"> moments of clarity thrilled him. But his passion </w:t>
      </w:r>
      <w:del w:id="1419" w:author="Ezra-redaktør" w:date="2026-10-18T13:44:37Z">
        <w:r>
          <w:delText xml:space="preserve">arrived inconsistently</w:delText>
        </w:r>
      </w:del>
      <w:ins w:id="1420" w:author="Ezra-redaktør" w:date="2026-10-18T13:44:37Z">
        <w:r>
          <w:t xml:space="preserve">came</w:t>
        </w:r>
      </w:ins>
      <w:r>
        <w:t xml:space="preserve"> and </w:t>
      </w:r>
      <w:del w:id="1421" w:author="Ezra-redaktør" w:date="2026-10-18T13:44:37Z">
        <w:r>
          <w:delText xml:space="preserve">departed</w:delText>
        </w:r>
      </w:del>
      <w:ins w:id="1422" w:author="Ezra-redaktør" w:date="2026-10-18T13:44:37Z">
        <w:r>
          <w:t xml:space="preserve">went</w:t>
        </w:r>
      </w:ins>
      <w:r>
        <w:t xml:space="preserve"> </w:t>
      </w:r>
      <w:del w:id="1423" w:author="Ezra-redaktør" w:date="2026-10-18T13:44:37Z">
        <w:r>
          <w:delText xml:space="preserve">just</w:delText>
        </w:r>
      </w:del>
      <w:ins w:id="1424" w:author="Ezra-redaktør" w:date="2026-10-18T13:44:37Z">
        <w:r>
          <w:t xml:space="preserve">without</w:t>
        </w:r>
      </w:ins>
      <w:r>
        <w:t xml:space="preserve"> </w:t>
      </w:r>
      <w:del w:id="1425" w:author="Ezra-redaktør" w:date="2026-10-18T13:44:37Z">
        <w:r>
          <w:delText xml:space="preserve">as quickly.</w:delText>
        </w:r>
      </w:del>
      <w:ins w:id="1426" w:author="Ezra-redaktør" w:date="2026-10-18T13:44:37Z">
        <w:r>
          <w:t xml:space="preserve">warning.</w:t>
        </w:r>
      </w:ins>
      <w:r>
        <w:t xml:space="preserve"> When </w:t>
      </w:r>
      <w:del w:id="1427" w:author="Ezra-redaktør" w:date="2026-10-18T13:44:37Z">
        <w:r>
          <w:delText xml:space="preserve">passion</w:delText>
        </w:r>
      </w:del>
      <w:ins w:id="1428" w:author="Ezra-redaktør" w:date="2026-10-18T13:44:37Z">
        <w:r>
          <w:t xml:space="preserve">it</w:t>
        </w:r>
      </w:ins>
      <w:r>
        <w:t xml:space="preserve"> was </w:t>
      </w:r>
      <w:del w:id="1429" w:author="Ezra-redaktør" w:date="2026-10-18T13:44:37Z">
        <w:r>
          <w:delText xml:space="preserve">present,</w:delText>
        </w:r>
      </w:del>
      <w:ins w:id="1430" w:author="Ezra-redaktør" w:date="2026-10-18T13:44:37Z">
        <w:r>
          <w:t xml:space="preserve">there,</w:t>
        </w:r>
      </w:ins>
      <w:r>
        <w:t xml:space="preserve"> he surged </w:t>
      </w:r>
      <w:del w:id="1431" w:author="Ezra-redaktør" w:date="2026-10-18T13:44:37Z">
        <w:r>
          <w:delText xml:space="preserve">forward;</w:delText>
        </w:r>
      </w:del>
      <w:ins w:id="1432" w:author="Ezra-redaktør" w:date="2026-10-18T13:44:37Z">
        <w:r>
          <w:t xml:space="preserve">forward.</w:t>
        </w:r>
      </w:ins>
      <w:r>
        <w:t xml:space="preserve"> </w:t>
      </w:r>
      <w:del w:id="1433" w:author="Ezra-redaktør" w:date="2026-10-18T13:44:37Z">
        <w:r>
          <w:delText xml:space="preserve">when</w:delText>
        </w:r>
      </w:del>
      <w:ins w:id="1434" w:author="Ezra-redaktør" w:date="2026-10-18T13:44:37Z">
        <w:r>
          <w:t xml:space="preserve">When</w:t>
        </w:r>
      </w:ins>
      <w:r>
        <w:t xml:space="preserve"> it faded, </w:t>
      </w:r>
      <w:ins w:id="1435" w:author="Ezra-redaktør" w:date="2026-10-18T13:44:37Z">
        <w:r>
          <w:t xml:space="preserve">his </w:t>
        </w:r>
      </w:ins>
      <w:r>
        <w:t xml:space="preserve">discipline </w:t>
      </w:r>
      <w:del w:id="1436" w:author="Ezra-redaktør" w:date="2026-10-18T13:44:37Z">
        <w:r>
          <w:delText xml:space="preserve">collapsed.</w:delText>
        </w:r>
      </w:del>
      <w:ins w:id="1437" w:author="Ezra-redaktør" w:date="2026-10-18T13:44:37Z">
        <w:r>
          <w:t xml:space="preserve">went with it.</w:t>
        </w:r>
      </w:ins>
    </w:p>
    <w:p>
      <w:r>
        <w:t xml:space="preserve">Over time Evan learned to chase the feeling. He mistook intensity for direction and urgency for </w:t>
      </w:r>
      <w:del w:id="1438" w:author="Ezra-redaktør" w:date="2026-10-18T13:44:37Z">
        <w:r>
          <w:delText xml:space="preserve">calling,</w:delText>
        </w:r>
      </w:del>
      <w:ins w:id="1439" w:author="Ezra-redaktør" w:date="2026-10-18T13:44:37Z">
        <w:r>
          <w:t xml:space="preserve">calling.</w:t>
        </w:r>
      </w:ins>
      <w:r>
        <w:t xml:space="preserve"> </w:t>
      </w:r>
      <w:del w:id="1440" w:author="Ezra-redaktør" w:date="2026-10-18T13:44:37Z">
        <w:r>
          <w:delText xml:space="preserve">and</w:delText>
        </w:r>
      </w:del>
      <w:ins w:id="1441" w:author="Ezra-redaktør" w:date="2026-10-18T13:44:37Z">
        <w:r>
          <w:t xml:space="preserve">He</w:t>
        </w:r>
      </w:ins>
      <w:r>
        <w:t xml:space="preserve"> </w:t>
      </w:r>
      <w:del w:id="1442" w:author="Ezra-redaktør" w:date="2026-10-18T13:44:37Z">
        <w:r>
          <w:delText xml:space="preserve">the result was</w:delText>
        </w:r>
      </w:del>
      <w:ins w:id="1443" w:author="Ezra-redaktør" w:date="2026-10-18T13:44:37Z">
        <w:r>
          <w:t xml:space="preserve">had</w:t>
        </w:r>
      </w:ins>
      <w:r>
        <w:t xml:space="preserve"> momentum without continuity.</w:t>
      </w:r>
    </w:p>
    <w:p>
      <w:pPr>
        <w:pStyle w:val="Heading3"/>
      </w:pPr>
      <w:r>
        <w:t xml:space="preserve">Passion as Driver vs.</w:t>
      </w:r>
      <w:del w:id="1444" w:author="Ezra-redaktør" w:date="2026-10-18T13:44:37Z">
        <w:r>
          <w:delText xml:space="preserve"> </w:delText>
        </w:r>
      </w:del>
      <w:ins w:id="1445" w:author="Ezra-redaktør" w:date="2026-10-18T13:44:37Z">
        <w:r>
          <w:t xml:space="preserve"> </w:t>
        </w:r>
      </w:ins>
      <w:r>
        <w:t xml:space="preserve">Passion as Indicator</w:t>
      </w:r>
    </w:p>
    <w:p>
      <w:r>
        <w:t xml:space="preserve">| Passion as Driver</w:t>
      </w:r>
      <w:del w:id="1446" w:author="Ezra-redaktør" w:date="2026-10-18T13:44:37Z">
        <w:r>
          <w:delText xml:space="preserve">        </w:delText>
        </w:r>
      </w:del>
      <w:ins w:id="1447" w:author="Ezra-redaktør" w:date="2026-10-18T13:44:37Z">
        <w:r>
          <w:t xml:space="preserve"> </w:t>
        </w:r>
      </w:ins>
      <w:r>
        <w:t xml:space="preserve">| Passion as Indicator</w:t>
      </w:r>
      <w:del w:id="1448" w:author="Ezra-redaktør" w:date="2026-10-18T13:44:37Z">
        <w:r>
          <w:delText xml:space="preserve">        </w:delText>
        </w:r>
      </w:del>
      <w:ins w:id="1449" w:author="Ezra-redaktør" w:date="2026-10-18T13:44:37Z">
        <w:r>
          <w:t xml:space="preserve"> </w:t>
        </w:r>
      </w:ins>
      <w:r>
        <w:t xml:space="preserve">| </w:t>
      </w:r>
      <w:del w:id="1450" w:author="Ezra-redaktør" w:date="2026-10-18T13:44:37Z">
        <w:r>
          <w:delText xml:space="preserve">|--------------------------|-----------------------------|</w:delText>
        </w:r>
      </w:del>
      <w:ins w:id="1451" w:author="Ezra-redaktør" w:date="2026-10-18T13:44:37Z">
        <w:r>
          <w:t xml:space="preserve">| :- | :- |</w:t>
        </w:r>
      </w:ins>
      <w:r>
        <w:t xml:space="preserve"> | Demands immediate action | Invites examination</w:t>
      </w:r>
      <w:del w:id="1452" w:author="Ezra-redaktør" w:date="2026-10-18T13:44:37Z">
        <w:r>
          <w:delText xml:space="preserve">         </w:delText>
        </w:r>
      </w:del>
      <w:ins w:id="1453" w:author="Ezra-redaktør" w:date="2026-10-18T13:44:37Z">
        <w:r>
          <w:t xml:space="preserve"> </w:t>
        </w:r>
      </w:ins>
      <w:r>
        <w:t xml:space="preserve">| | Justifies impulsivity</w:t>
      </w:r>
      <w:del w:id="1454" w:author="Ezra-redaktør" w:date="2026-10-18T13:44:37Z">
        <w:r>
          <w:delText xml:space="preserve">    </w:delText>
        </w:r>
      </w:del>
      <w:ins w:id="1455" w:author="Ezra-redaktør" w:date="2026-10-18T13:44:37Z">
        <w:r>
          <w:t xml:space="preserve"> </w:t>
        </w:r>
      </w:ins>
      <w:r>
        <w:t xml:space="preserve">| Requires discernment</w:t>
      </w:r>
      <w:del w:id="1456" w:author="Ezra-redaktør" w:date="2026-10-18T13:44:37Z">
        <w:r>
          <w:delText xml:space="preserve">        </w:delText>
        </w:r>
      </w:del>
      <w:ins w:id="1457" w:author="Ezra-redaktør" w:date="2026-10-18T13:44:37Z">
        <w:r>
          <w:t xml:space="preserve"> </w:t>
        </w:r>
      </w:ins>
      <w:r>
        <w:t xml:space="preserve">| | Feels authoritative</w:t>
      </w:r>
      <w:del w:id="1458" w:author="Ezra-redaktør" w:date="2026-10-18T13:44:37Z">
        <w:r>
          <w:delText xml:space="preserve">      </w:delText>
        </w:r>
      </w:del>
      <w:ins w:id="1459" w:author="Ezra-redaktør" w:date="2026-10-18T13:44:37Z">
        <w:r>
          <w:t xml:space="preserve"> </w:t>
        </w:r>
      </w:ins>
      <w:r>
        <w:t xml:space="preserve">| Remains informative</w:t>
      </w:r>
      <w:del w:id="1460" w:author="Ezra-redaktør" w:date="2026-10-18T13:44:37Z">
        <w:r>
          <w:delText xml:space="preserve">         </w:delText>
        </w:r>
      </w:del>
      <w:ins w:id="1461" w:author="Ezra-redaktør" w:date="2026-10-18T13:44:37Z">
        <w:r>
          <w:t xml:space="preserve"> </w:t>
        </w:r>
      </w:ins>
      <w:r>
        <w:t xml:space="preserve">| | Burns quickly</w:t>
      </w:r>
      <w:del w:id="1462" w:author="Ezra-redaktør" w:date="2026-10-18T13:44:37Z">
        <w:r>
          <w:delText xml:space="preserve">            </w:delText>
        </w:r>
      </w:del>
      <w:ins w:id="1463" w:author="Ezra-redaktør" w:date="2026-10-18T13:44:37Z">
        <w:r>
          <w:t xml:space="preserve"> </w:t>
        </w:r>
      </w:ins>
      <w:r>
        <w:t xml:space="preserve">| Can be refined</w:t>
      </w:r>
      <w:del w:id="1464" w:author="Ezra-redaktør" w:date="2026-10-18T13:44:37Z">
        <w:r>
          <w:delText xml:space="preserve">              </w:delText>
        </w:r>
      </w:del>
      <w:ins w:id="1465" w:author="Ezra-redaktør" w:date="2026-10-18T13:44:37Z">
        <w:r>
          <w:t xml:space="preserve"> </w:t>
        </w:r>
      </w:ins>
      <w:r>
        <w:t xml:space="preserve">| | Leads behavior</w:t>
      </w:r>
      <w:del w:id="1466" w:author="Ezra-redaktør" w:date="2026-10-18T13:44:37Z">
        <w:r>
          <w:delText xml:space="preserve">           </w:delText>
        </w:r>
      </w:del>
      <w:ins w:id="1467" w:author="Ezra-redaktør" w:date="2026-10-18T13:44:37Z">
        <w:r>
          <w:t xml:space="preserve"> </w:t>
        </w:r>
      </w:ins>
      <w:r>
        <w:t xml:space="preserve">| Signals potential alignment |</w:t>
      </w:r>
    </w:p>
    <w:p>
      <w:pPr>
        <w:rPr>
          <w:del w:id="1468" w:author="Ezra-redaktør" w:date="2026-10-18T13:44:37Z"/>
        </w:rPr>
      </w:pPr>
      <w:del w:id="1469" w:author="Ezra-redaktør" w:date="2026-10-18T13:44:37Z">
        <w:r>
          <w:delText xml:space="preserve">Passion does not deserve control of your life. It deserves interpretation.</w:delText>
        </w:r>
      </w:del>
    </w:p>
    <w:p>
      <w:pPr>
        <w:rPr>
          <w:ins w:id="1470" w:author="Ezra-redaktør" w:date="2026-10-18T13:44:37Z"/>
        </w:rPr>
      </w:pPr>
      <w:ins w:id="1471" w:author="Ezra-redaktør" w:date="2026-10-18T13:44:37Z">
        <w:r>
          <w:t xml:space="preserve">Read your passion. Do not hand it the wheel.</w:t>
        </w:r>
      </w:ins>
    </w:p>
    <w:p>
      <w:pPr>
        <w:pStyle w:val="Heading3"/>
      </w:pPr>
      <w:r>
        <w:t xml:space="preserve">What This Day Is Really About</w:t>
      </w:r>
    </w:p>
    <w:p>
      <w:del w:id="1472" w:author="Ezra-redaktør" w:date="2026-10-18T13:44:37Z">
        <w:r>
          <w:delText xml:space="preserve">This</w:delText>
        </w:r>
      </w:del>
      <w:ins w:id="1473" w:author="Ezra-redaktør" w:date="2026-10-18T13:44:37Z">
        <w:r>
          <w:t xml:space="preserve">Listen</w:t>
        </w:r>
      </w:ins>
      <w:r>
        <w:t xml:space="preserve"> </w:t>
      </w:r>
      <w:del w:id="1474" w:author="Ezra-redaktør" w:date="2026-10-18T13:44:37Z">
        <w:r>
          <w:delText xml:space="preserve">day is not about following</w:delText>
        </w:r>
      </w:del>
      <w:ins w:id="1475" w:author="Ezra-redaktør" w:date="2026-10-18T13:44:37Z">
        <w:r>
          <w:t xml:space="preserve">to</w:t>
        </w:r>
      </w:ins>
      <w:r>
        <w:t xml:space="preserve"> your </w:t>
      </w:r>
      <w:del w:id="1476" w:author="Ezra-redaktør" w:date="2026-10-18T13:44:37Z">
        <w:r>
          <w:delText xml:space="preserve">passion. It is about listening to it</w:delText>
        </w:r>
      </w:del>
      <w:ins w:id="1477" w:author="Ezra-redaktør" w:date="2026-10-18T13:44:37Z">
        <w:r>
          <w:t xml:space="preserve">passion</w:t>
        </w:r>
      </w:ins>
      <w:r>
        <w:t xml:space="preserve"> carefully. Think of the gauges on a </w:t>
      </w:r>
      <w:del w:id="1478" w:author="Ezra-redaktør" w:date="2026-10-18T13:44:37Z">
        <w:r>
          <w:delText xml:space="preserve">dashboard:</w:delText>
        </w:r>
      </w:del>
      <w:ins w:id="1479" w:author="Ezra-redaktør" w:date="2026-10-18T13:44:37Z">
        <w:r>
          <w:t xml:space="preserve">dashboard.</w:t>
        </w:r>
      </w:ins>
      <w:r>
        <w:t xml:space="preserve"> </w:t>
      </w:r>
      <w:del w:id="1480" w:author="Ezra-redaktør" w:date="2026-10-18T13:44:37Z">
        <w:r>
          <w:delText xml:space="preserve">a</w:delText>
        </w:r>
      </w:del>
      <w:ins w:id="1481" w:author="Ezra-redaktør" w:date="2026-10-18T13:44:37Z">
        <w:r>
          <w:t xml:space="preserve">A</w:t>
        </w:r>
      </w:ins>
      <w:r>
        <w:t xml:space="preserve"> warning light gives you information, </w:t>
      </w:r>
      <w:del w:id="1482" w:author="Ezra-redaktør" w:date="2026-10-18T13:44:37Z">
        <w:r>
          <w:delText xml:space="preserve">but it does not steer</w:delText>
        </w:r>
      </w:del>
      <w:ins w:id="1483" w:author="Ezra-redaktør" w:date="2026-10-18T13:44:37Z">
        <w:r>
          <w:t xml:space="preserve">and</w:t>
        </w:r>
      </w:ins>
      <w:r>
        <w:t xml:space="preserve"> the </w:t>
      </w:r>
      <w:del w:id="1484" w:author="Ezra-redaktør" w:date="2026-10-18T13:44:37Z">
        <w:r>
          <w:delText xml:space="preserve">car.</w:delText>
        </w:r>
      </w:del>
      <w:ins w:id="1485" w:author="Ezra-redaktør" w:date="2026-10-18T13:44:37Z">
        <w:r>
          <w:t xml:space="preserve">car</w:t>
        </w:r>
      </w:ins>
      <w:r>
        <w:t xml:space="preserve"> </w:t>
      </w:r>
      <w:del w:id="1486" w:author="Ezra-redaktør" w:date="2026-10-18T13:44:37Z">
        <w:r>
          <w:delText xml:space="preserve">And</w:delText>
        </w:r>
      </w:del>
      <w:ins w:id="1487" w:author="Ezra-redaktør" w:date="2026-10-18T13:44:37Z">
        <w:r>
          <w:t xml:space="preserve">is</w:t>
        </w:r>
      </w:ins>
      <w:r>
        <w:t xml:space="preserve"> </w:t>
      </w:r>
      <w:del w:id="1488" w:author="Ezra-redaktør" w:date="2026-10-18T13:44:37Z">
        <w:r>
          <w:delText xml:space="preserve">a</w:delText>
        </w:r>
      </w:del>
      <w:ins w:id="1489" w:author="Ezra-redaktør" w:date="2026-10-18T13:44:37Z">
        <w:r>
          <w:t xml:space="preserve">still yours to steer. A</w:t>
        </w:r>
      </w:ins>
      <w:r>
        <w:t xml:space="preserve"> driver who </w:t>
      </w:r>
      <w:del w:id="1490" w:author="Ezra-redaktør" w:date="2026-10-18T13:44:37Z">
        <w:r>
          <w:delText xml:space="preserve">obeys</w:delText>
        </w:r>
      </w:del>
      <w:ins w:id="1491" w:author="Ezra-redaktør" w:date="2026-10-18T13:44:37Z">
        <w:r>
          <w:t xml:space="preserve">pulls over</w:t>
        </w:r>
      </w:ins>
      <w:r>
        <w:t xml:space="preserve"> every </w:t>
      </w:r>
      <w:ins w:id="1492" w:author="Ezra-redaktør" w:date="2026-10-18T13:44:37Z">
        <w:r>
          <w:t xml:space="preserve">time a </w:t>
        </w:r>
      </w:ins>
      <w:r>
        <w:t xml:space="preserve">light </w:t>
      </w:r>
      <w:del w:id="1493" w:author="Ezra-redaktør" w:date="2026-10-18T13:44:37Z">
        <w:r>
          <w:delText xml:space="preserve">instantly</w:delText>
        </w:r>
      </w:del>
      <w:ins w:id="1494" w:author="Ezra-redaktør" w:date="2026-10-18T13:44:37Z">
        <w:r>
          <w:t xml:space="preserve">blinks</w:t>
        </w:r>
      </w:ins>
      <w:r>
        <w:t xml:space="preserve"> is as lost as one who tapes </w:t>
      </w:r>
      <w:del w:id="1495" w:author="Ezra-redaktør" w:date="2026-10-18T13:44:37Z">
        <w:r>
          <w:delText xml:space="preserve">them</w:delText>
        </w:r>
      </w:del>
      <w:ins w:id="1496" w:author="Ezra-redaktør" w:date="2026-10-18T13:44:37Z">
        <w:r>
          <w:t xml:space="preserve">over</w:t>
        </w:r>
      </w:ins>
      <w:r>
        <w:t xml:space="preserve"> </w:t>
      </w:r>
      <w:del w:id="1497" w:author="Ezra-redaktør" w:date="2026-10-18T13:44:37Z">
        <w:r>
          <w:delText xml:space="preserve">all</w:delText>
        </w:r>
      </w:del>
      <w:ins w:id="1498" w:author="Ezra-redaktør" w:date="2026-10-18T13:44:37Z">
        <w:r>
          <w:t xml:space="preserve">the</w:t>
        </w:r>
      </w:ins>
      <w:r>
        <w:t xml:space="preserve"> </w:t>
      </w:r>
      <w:del w:id="1499" w:author="Ezra-redaktør" w:date="2026-10-18T13:44:37Z">
        <w:r>
          <w:delText xml:space="preserve">over.</w:delText>
        </w:r>
      </w:del>
      <w:ins w:id="1500" w:author="Ezra-redaktør" w:date="2026-10-18T13:44:37Z">
        <w:r>
          <w:t xml:space="preserve">whole dashboard.</w:t>
        </w:r>
      </w:ins>
      <w:r>
        <w:t xml:space="preserve"> Passion often </w:t>
      </w:r>
      <w:del w:id="1501" w:author="Ezra-redaktør" w:date="2026-10-18T13:44:37Z">
        <w:r>
          <w:delText xml:space="preserve">signals</w:delText>
        </w:r>
      </w:del>
      <w:ins w:id="1502" w:author="Ezra-redaktør" w:date="2026-10-18T13:44:37Z">
        <w:r>
          <w:t xml:space="preserve">marks the place</w:t>
        </w:r>
      </w:ins>
      <w:r>
        <w:t xml:space="preserve"> where capacity, desire, and meaning </w:t>
      </w:r>
      <w:del w:id="1503" w:author="Ezra-redaktør" w:date="2026-10-18T13:44:37Z">
        <w:r>
          <w:delText xml:space="preserve">intersect.</w:delText>
        </w:r>
      </w:del>
      <w:ins w:id="1504" w:author="Ezra-redaktør" w:date="2026-10-18T13:44:37Z">
        <w:r>
          <w:t xml:space="preserve">meet.</w:t>
        </w:r>
      </w:ins>
      <w:r>
        <w:t xml:space="preserve"> </w:t>
      </w:r>
      <w:del w:id="1505" w:author="Ezra-redaktør" w:date="2026-10-18T13:44:37Z">
        <w:r>
          <w:delText xml:space="preserve">But without</w:delText>
        </w:r>
      </w:del>
      <w:ins w:id="1506" w:author="Ezra-redaktør" w:date="2026-10-18T13:44:37Z">
        <w:r>
          <w:t xml:space="preserve">Without</w:t>
        </w:r>
      </w:ins>
      <w:r>
        <w:t xml:space="preserve"> orientation it </w:t>
      </w:r>
      <w:del w:id="1507" w:author="Ezra-redaktør" w:date="2026-10-18T13:44:37Z">
        <w:r>
          <w:delText xml:space="preserve">becomes</w:delText>
        </w:r>
      </w:del>
      <w:ins w:id="1508" w:author="Ezra-redaktør" w:date="2026-10-18T13:44:37Z">
        <w:r>
          <w:t xml:space="preserve">turns</w:t>
        </w:r>
      </w:ins>
      <w:r>
        <w:t xml:space="preserve"> </w:t>
      </w:r>
      <w:del w:id="1509" w:author="Ezra-redaktør" w:date="2026-10-18T13:44:37Z">
        <w:r>
          <w:delText xml:space="preserve">erratic,</w:delText>
        </w:r>
      </w:del>
      <w:ins w:id="1510" w:author="Ezra-redaktør" w:date="2026-10-18T13:44:37Z">
        <w:r>
          <w:t xml:space="preserve">erratic.</w:t>
        </w:r>
      </w:ins>
      <w:r>
        <w:t xml:space="preserve"> </w:t>
      </w:r>
      <w:del w:id="1511" w:author="Ezra-redaktør" w:date="2026-10-18T13:44:37Z">
        <w:r>
          <w:delText xml:space="preserve">and without</w:delText>
        </w:r>
      </w:del>
      <w:ins w:id="1512" w:author="Ezra-redaktør" w:date="2026-10-18T13:44:37Z">
        <w:r>
          <w:t xml:space="preserve">Without</w:t>
        </w:r>
      </w:ins>
      <w:r>
        <w:t xml:space="preserve"> discipline it </w:t>
      </w:r>
      <w:del w:id="1513" w:author="Ezra-redaktør" w:date="2026-10-18T13:44:37Z">
        <w:r>
          <w:delText xml:space="preserve">becomes</w:delText>
        </w:r>
      </w:del>
      <w:ins w:id="1514" w:author="Ezra-redaktør" w:date="2026-10-18T13:44:37Z">
        <w:r>
          <w:t xml:space="preserve">turns</w:t>
        </w:r>
      </w:ins>
      <w:r>
        <w:t xml:space="preserve"> indulgent.</w:t>
      </w:r>
    </w:p>
    <w:p>
      <w:r>
        <w:t xml:space="preserve">Passion is strongest when it submits to purpose.</w:t>
      </w:r>
      <w:del w:id="1515" w:author="Ezra-redaktør" w:date="2026-10-18T13:44:37Z">
        <w:r>
          <w:delText xml:space="preserve"> Unrestrained passion exhausts. Interpreted passion focuses.</w:delText>
        </w:r>
      </w:del>
    </w:p>
    <w:p>
      <w:pPr>
        <w:pStyle w:val="Heading3"/>
      </w:pPr>
      <w:r>
        <w:t xml:space="preserve">The Practice</w:t>
      </w:r>
    </w:p>
    <w:p>
      <w:del w:id="1516" w:author="Ezra-redaktør" w:date="2026-10-18T13:44:37Z">
        <w:r>
          <w:delText xml:space="preserve">Today, notice</w:delText>
        </w:r>
      </w:del>
      <w:ins w:id="1517" w:author="Ezra-redaktør" w:date="2026-10-18T13:44:37Z">
        <w:r>
          <w:t xml:space="preserve">Notice</w:t>
        </w:r>
      </w:ins>
      <w:r>
        <w:t xml:space="preserve"> one </w:t>
      </w:r>
      <w:del w:id="1518" w:author="Ezra-redaktør" w:date="2026-10-18T13:44:37Z">
        <w:r>
          <w:delText xml:space="preserve">recurring</w:delText>
        </w:r>
      </w:del>
      <w:ins w:id="1519" w:author="Ezra-redaktør" w:date="2026-10-18T13:44:37Z">
        <w:r>
          <w:t xml:space="preserve">passion</w:t>
        </w:r>
      </w:ins>
      <w:r>
        <w:t xml:space="preserve"> </w:t>
      </w:r>
      <w:del w:id="1520" w:author="Ezra-redaktør" w:date="2026-10-18T13:44:37Z">
        <w:r>
          <w:delText xml:space="preserve">passion.</w:delText>
        </w:r>
      </w:del>
      <w:ins w:id="1521" w:author="Ezra-redaktør" w:date="2026-10-18T13:44:37Z">
        <w:r>
          <w:t xml:space="preserve">that</w:t>
        </w:r>
      </w:ins>
      <w:r>
        <w:t xml:space="preserve"> </w:t>
      </w:r>
      <w:del w:id="1522" w:author="Ezra-redaktør" w:date="2026-10-18T13:44:37Z">
        <w:r>
          <w:delText xml:space="preserve">Not</w:delText>
        </w:r>
      </w:del>
      <w:ins w:id="1523" w:author="Ezra-redaktør" w:date="2026-10-18T13:44:37Z">
        <w:r>
          <w:t xml:space="preserve">keeps</w:t>
        </w:r>
      </w:ins>
      <w:r>
        <w:t xml:space="preserve"> </w:t>
      </w:r>
      <w:del w:id="1524" w:author="Ezra-redaktør" w:date="2026-10-18T13:44:37Z">
        <w:r>
          <w:delText xml:space="preserve">a fleeting impulse,</w:delText>
        </w:r>
      </w:del>
      <w:ins w:id="1525" w:author="Ezra-redaktør" w:date="2026-10-18T13:44:37Z">
        <w:r>
          <w:t xml:space="preserve">returning,</w:t>
        </w:r>
      </w:ins>
      <w:r>
        <w:t xml:space="preserve"> a pattern that </w:t>
      </w:r>
      <w:del w:id="1526" w:author="Ezra-redaktør" w:date="2026-10-18T13:44:37Z">
        <w:r>
          <w:delText xml:space="preserve">returns.</w:delText>
        </w:r>
      </w:del>
      <w:ins w:id="1527" w:author="Ezra-redaktør" w:date="2026-10-18T13:44:37Z">
        <w:r>
          <w:t xml:space="preserve">runs deeper than a passing impulse.</w:t>
        </w:r>
      </w:ins>
      <w:r>
        <w:t xml:space="preserve"> Ask:</w:t>
      </w:r>
    </w:p>
    <w:p>
      <w:r>
        <w:t xml:space="preserve">- What does this passion consistently point toward? - What responsibility might it require if taken seriously? - Where does it exaggerate urgency or entitlement?</w:t>
      </w:r>
    </w:p>
    <w:p>
      <w:r>
        <w:t xml:space="preserve">Do not act on </w:t>
      </w:r>
      <w:del w:id="1528" w:author="Ezra-redaktør" w:date="2026-10-18T13:44:37Z">
        <w:r>
          <w:delText xml:space="preserve">passion</w:delText>
        </w:r>
      </w:del>
      <w:ins w:id="1529" w:author="Ezra-redaktør" w:date="2026-10-18T13:44:37Z">
        <w:r>
          <w:t xml:space="preserve">it</w:t>
        </w:r>
      </w:ins>
      <w:r>
        <w:t xml:space="preserve"> today. Study it. </w:t>
      </w:r>
      <w:del w:id="1530" w:author="Ezra-redaktør" w:date="2026-10-18T13:44:37Z">
        <w:r>
          <w:delText xml:space="preserve">Signals</w:delText>
        </w:r>
      </w:del>
      <w:ins w:id="1531" w:author="Ezra-redaktør" w:date="2026-10-18T13:44:37Z">
        <w:r>
          <w:t xml:space="preserve">A</w:t>
        </w:r>
      </w:ins>
      <w:r>
        <w:t xml:space="preserve"> </w:t>
      </w:r>
      <w:del w:id="1532" w:author="Ezra-redaktør" w:date="2026-10-18T13:44:37Z">
        <w:r>
          <w:delText xml:space="preserve">are</w:delText>
        </w:r>
      </w:del>
      <w:ins w:id="1533" w:author="Ezra-redaktør" w:date="2026-10-18T13:44:37Z">
        <w:r>
          <w:t xml:space="preserve">signal is only</w:t>
        </w:r>
      </w:ins>
      <w:r>
        <w:t xml:space="preserve"> useful </w:t>
      </w:r>
      <w:del w:id="1534" w:author="Ezra-redaktør" w:date="2026-10-18T13:44:37Z">
        <w:r>
          <w:delText xml:space="preserve">only</w:delText>
        </w:r>
      </w:del>
      <w:ins w:id="1535" w:author="Ezra-redaktør" w:date="2026-10-18T13:44:37Z">
        <w:r>
          <w:t xml:space="preserve">once</w:t>
        </w:r>
      </w:ins>
      <w:r>
        <w:t xml:space="preserve"> </w:t>
      </w:r>
      <w:del w:id="1536" w:author="Ezra-redaktør" w:date="2026-10-18T13:44:37Z">
        <w:r>
          <w:delText xml:space="preserve">when</w:delText>
        </w:r>
      </w:del>
      <w:ins w:id="1537" w:author="Ezra-redaktør" w:date="2026-10-18T13:44:37Z">
        <w:r>
          <w:t xml:space="preserve">it</w:t>
        </w:r>
      </w:ins>
      <w:r>
        <w:t xml:space="preserve"> </w:t>
      </w:r>
      <w:del w:id="1538" w:author="Ezra-redaktør" w:date="2026-10-18T13:44:37Z">
        <w:r>
          <w:delText xml:space="preserve">interpreted</w:delText>
        </w:r>
      </w:del>
      <w:ins w:id="1539" w:author="Ezra-redaktør" w:date="2026-10-18T13:44:37Z">
        <w:r>
          <w:t xml:space="preserve">has been read</w:t>
        </w:r>
      </w:ins>
      <w:r>
        <w:t xml:space="preserve"> correctly.</w:t>
      </w:r>
    </w:p>
    <w:p>
      <w:pPr>
        <w:pStyle w:val="Heading3"/>
      </w:pPr>
      <w:r>
        <w:t xml:space="preserve">Healing </w:t>
      </w:r>
      <w:del w:id="1540" w:author="Ezra-redaktør" w:date="2026-10-18T13:44:37Z">
        <w:r>
          <w:delText xml:space="preserve">Forge –</w:delText>
        </w:r>
      </w:del>
      <w:ins w:id="1541" w:author="Ezra-redaktør" w:date="2026-10-18T13:44:37Z">
        <w:r>
          <w:t xml:space="preserve">Forge:</w:t>
        </w:r>
      </w:ins>
      <w:r>
        <w:t xml:space="preserve"> When Passion Was Punished</w:t>
      </w:r>
    </w:p>
    <w:p>
      <w:del w:id="1542" w:author="Ezra-redaktør" w:date="2026-10-18T13:44:37Z">
        <w:r>
          <w:delText xml:space="preserve">For</w:delText>
        </w:r>
      </w:del>
      <w:ins w:id="1543" w:author="Ezra-redaktør" w:date="2026-10-18T13:44:37Z">
        <w:r>
          <w:t xml:space="preserve">Some</w:t>
        </w:r>
      </w:ins>
      <w:r>
        <w:t xml:space="preserve"> </w:t>
      </w:r>
      <w:del w:id="1544" w:author="Ezra-redaktør" w:date="2026-10-18T13:44:37Z">
        <w:r>
          <w:delText xml:space="preserve">some</w:delText>
        </w:r>
      </w:del>
      <w:ins w:id="1545" w:author="Ezra-redaktør" w:date="2026-10-18T13:44:37Z">
        <w:r>
          <w:t xml:space="preserve">men</w:t>
        </w:r>
      </w:ins>
      <w:r>
        <w:t xml:space="preserve"> </w:t>
      </w:r>
      <w:del w:id="1546" w:author="Ezra-redaktør" w:date="2026-10-18T13:44:37Z">
        <w:r>
          <w:delText xml:space="preserve">men,</w:delText>
        </w:r>
      </w:del>
      <w:ins w:id="1547" w:author="Ezra-redaktør" w:date="2026-10-18T13:44:37Z">
        <w:r>
          <w:t xml:space="preserve">grew up where</w:t>
        </w:r>
      </w:ins>
      <w:r>
        <w:t xml:space="preserve"> passion was treated as a threat. Emotion was shamed, desire was controlled, </w:t>
      </w:r>
      <w:ins w:id="1548" w:author="Ezra-redaktør" w:date="2026-10-18T13:44:37Z">
        <w:r>
          <w:t xml:space="preserve">and </w:t>
        </w:r>
      </w:ins>
      <w:r>
        <w:t xml:space="preserve">intensity was </w:t>
      </w:r>
      <w:del w:id="1549" w:author="Ezra-redaktør" w:date="2026-10-18T13:44:37Z">
        <w:r>
          <w:delText xml:space="preserve">labeled</w:delText>
        </w:r>
      </w:del>
      <w:ins w:id="1550" w:author="Ezra-redaktør" w:date="2026-10-18T13:44:37Z">
        <w:r>
          <w:t xml:space="preserve">called</w:t>
        </w:r>
      </w:ins>
      <w:r>
        <w:t xml:space="preserve"> instability. </w:t>
      </w:r>
      <w:del w:id="1551" w:author="Ezra-redaktør" w:date="2026-10-18T13:44:37Z">
        <w:r>
          <w:delText xml:space="preserve">When</w:delText>
        </w:r>
      </w:del>
      <w:ins w:id="1552" w:author="Ezra-redaktør" w:date="2026-10-18T13:44:37Z">
        <w:r>
          <w:t xml:space="preserve">Passion</w:t>
        </w:r>
      </w:ins>
      <w:r>
        <w:t xml:space="preserve"> </w:t>
      </w:r>
      <w:del w:id="1553" w:author="Ezra-redaktør" w:date="2026-10-18T13:44:37Z">
        <w:r>
          <w:delText xml:space="preserve">passion</w:delText>
        </w:r>
      </w:del>
      <w:ins w:id="1554" w:author="Ezra-redaktør" w:date="2026-10-18T13:44:37Z">
        <w:r>
          <w:t xml:space="preserve">that</w:t>
        </w:r>
      </w:ins>
      <w:r>
        <w:t xml:space="preserve"> is suppressed long </w:t>
      </w:r>
      <w:del w:id="1555" w:author="Ezra-redaktør" w:date="2026-10-18T13:44:37Z">
        <w:r>
          <w:delText xml:space="preserve">enough,</w:delText>
        </w:r>
      </w:del>
      <w:ins w:id="1556" w:author="Ezra-redaktør" w:date="2026-10-18T13:44:37Z">
        <w:r>
          <w:t xml:space="preserve">enough</w:t>
        </w:r>
      </w:ins>
      <w:r>
        <w:t xml:space="preserve"> </w:t>
      </w:r>
      <w:del w:id="1557" w:author="Ezra-redaktør" w:date="2026-10-18T13:44:37Z">
        <w:r>
          <w:delText xml:space="preserve">it</w:delText>
        </w:r>
      </w:del>
      <w:ins w:id="1558" w:author="Ezra-redaktør" w:date="2026-10-18T13:44:37Z">
        <w:r>
          <w:t xml:space="preserve">comes</w:t>
        </w:r>
      </w:ins>
      <w:r>
        <w:t xml:space="preserve"> </w:t>
      </w:r>
      <w:del w:id="1559" w:author="Ezra-redaktør" w:date="2026-10-18T13:44:37Z">
        <w:r>
          <w:delText xml:space="preserve">resurfaces</w:delText>
        </w:r>
      </w:del>
      <w:ins w:id="1560" w:author="Ezra-redaktør" w:date="2026-10-18T13:44:37Z">
        <w:r>
          <w:t xml:space="preserve">back</w:t>
        </w:r>
      </w:ins>
      <w:r>
        <w:t xml:space="preserve"> distorted. Healthy formation </w:t>
      </w:r>
      <w:del w:id="1561" w:author="Ezra-redaktør" w:date="2026-10-18T13:44:37Z">
        <w:r>
          <w:delText xml:space="preserve">does</w:delText>
        </w:r>
      </w:del>
      <w:ins w:id="1562" w:author="Ezra-redaktør" w:date="2026-10-18T13:44:37Z">
        <w:r>
          <w:t xml:space="preserve">trains</w:t>
        </w:r>
      </w:ins>
      <w:r>
        <w:t xml:space="preserve"> </w:t>
      </w:r>
      <w:del w:id="1563" w:author="Ezra-redaktør" w:date="2026-10-18T13:44:37Z">
        <w:r>
          <w:delText xml:space="preserve">not deny passion; it disciplines it.</w:delText>
        </w:r>
      </w:del>
      <w:ins w:id="1564" w:author="Ezra-redaktør" w:date="2026-10-18T13:44:37Z">
        <w:r>
          <w:t xml:space="preserve">passion.</w:t>
        </w:r>
      </w:ins>
      <w:r>
        <w:t xml:space="preserve"> Discipline does not </w:t>
      </w:r>
      <w:del w:id="1565" w:author="Ezra-redaktør" w:date="2026-10-18T13:44:37Z">
        <w:r>
          <w:delText xml:space="preserve">extinguish</w:delText>
        </w:r>
      </w:del>
      <w:ins w:id="1566" w:author="Ezra-redaktør" w:date="2026-10-18T13:44:37Z">
        <w:r>
          <w:t xml:space="preserve">put</w:t>
        </w:r>
      </w:ins>
      <w:r>
        <w:t xml:space="preserve"> </w:t>
      </w:r>
      <w:del w:id="1567" w:author="Ezra-redaktør" w:date="2026-10-18T13:44:37Z">
        <w:r>
          <w:delText xml:space="preserve">fire.</w:delText>
        </w:r>
      </w:del>
      <w:ins w:id="1568" w:author="Ezra-redaktør" w:date="2026-10-18T13:44:37Z">
        <w:r>
          <w:t xml:space="preserve">the fire out.</w:t>
        </w:r>
      </w:ins>
      <w:r>
        <w:t xml:space="preserve"> It teaches it where to burn.</w:t>
      </w:r>
    </w:p>
    <w:p>
      <w:r>
        <w:t xml:space="preserve">*End of Day 8*</w:t>
      </w:r>
    </w:p>
    <w:p>
      <w:pPr>
        <w:pStyle w:val="Heading1"/>
      </w:pPr>
      <w:del w:id="1569" w:author="Ezra-redaktør" w:date="2026-10-18T13:44:37Z">
        <w:r>
          <w:delText xml:space="preserve">PHASE</w:delText>
        </w:r>
      </w:del>
      <w:ins w:id="1570" w:author="Ezra-redaktør" w:date="2026-10-18T13:44:37Z">
        <w:r>
          <w:t xml:space="preserve">Phase</w:t>
        </w:r>
      </w:ins>
      <w:r>
        <w:t xml:space="preserve"> </w:t>
      </w:r>
      <w:del w:id="1571" w:author="Ezra-redaktør" w:date="2026-10-18T13:44:37Z">
        <w:r>
          <w:delText xml:space="preserve">II</w:delText>
        </w:r>
      </w:del>
      <w:ins w:id="1572" w:author="Ezra-redaktør" w:date="2026-10-18T13:44:37Z">
        <w:r>
          <w:t xml:space="preserve">II:</w:t>
        </w:r>
      </w:ins>
      <w:r>
        <w:t xml:space="preserve"> </w:t>
      </w:r>
      <w:del w:id="1573" w:author="Ezra-redaktør" w:date="2026-10-18T13:44:37Z">
        <w:r>
          <w:delText xml:space="preserve">– OBSERVE</w:delText>
        </w:r>
      </w:del>
      <w:ins w:id="1574" w:author="Ezra-redaktør" w:date="2026-10-18T13:44:37Z">
        <w:r>
          <w:t xml:space="preserve">Observe</w:t>
        </w:r>
      </w:ins>
    </w:p>
    <w:p>
      <w:r>
        <w:t xml:space="preserve">*Learning to see without fleeing*</w:t>
      </w:r>
    </w:p>
    <w:p>
      <w:pPr>
        <w:pStyle w:val="Heading2"/>
      </w:pPr>
      <w:r>
        <w:t xml:space="preserve">Day </w:t>
      </w:r>
      <w:del w:id="1575" w:author="Ezra-redaktør" w:date="2026-10-18T13:44:37Z">
        <w:r>
          <w:delText xml:space="preserve">9 –</w:delText>
        </w:r>
      </w:del>
      <w:ins w:id="1576" w:author="Ezra-redaktør" w:date="2026-10-18T13:44:37Z">
        <w:r>
          <w:t xml:space="preserve">9:</w:t>
        </w:r>
      </w:ins>
      <w:r>
        <w:t xml:space="preserve"> Faith Under Test</w:t>
      </w:r>
    </w:p>
    <w:p>
      <w:r>
        <w:t xml:space="preserve">&gt; “Blessed is the man who remains steadfast under trial, for when he has stood the test he will receive the crown of life.” </w:t>
      </w:r>
      <w:del w:id="1577" w:author="Ezra-redaktør" w:date="2026-10-18T13:44:37Z">
        <w:r>
          <w:delText xml:space="preserve">–</w:delText>
        </w:r>
      </w:del>
      <w:ins w:id="1578" w:author="Ezra-redaktør" w:date="2026-10-18T13:44:37Z">
        <w:r>
          <w:t xml:space="preserve">&gt; &gt;</w:t>
        </w:r>
      </w:ins>
      <w:r>
        <w:t xml:space="preserve"> James 1:12</w:t>
      </w:r>
    </w:p>
    <w:p>
      <w:r>
        <w:t xml:space="preserve">Faith is rarely tested when conditions are ideal. It is tested when </w:t>
      </w:r>
      <w:ins w:id="1579" w:author="Ezra-redaktør" w:date="2026-10-18T13:44:37Z">
        <w:r>
          <w:t xml:space="preserve">the </w:t>
        </w:r>
      </w:ins>
      <w:r>
        <w:t xml:space="preserve">pressure is ordinary, expectations </w:t>
      </w:r>
      <w:del w:id="1580" w:author="Ezra-redaktør" w:date="2026-10-18T13:44:37Z">
        <w:r>
          <w:delText xml:space="preserve">are</w:delText>
        </w:r>
      </w:del>
      <w:ins w:id="1581" w:author="Ezra-redaktør" w:date="2026-10-18T13:44:37Z">
        <w:r>
          <w:t xml:space="preserve">go</w:t>
        </w:r>
      </w:ins>
      <w:r>
        <w:t xml:space="preserve"> unspoken, and resistance </w:t>
      </w:r>
      <w:del w:id="1582" w:author="Ezra-redaktør" w:date="2026-10-18T13:44:37Z">
        <w:r>
          <w:delText xml:space="preserve">appears</w:delText>
        </w:r>
      </w:del>
      <w:ins w:id="1583" w:author="Ezra-redaktør" w:date="2026-10-18T13:44:37Z">
        <w:r>
          <w:t xml:space="preserve">shows up</w:t>
        </w:r>
      </w:ins>
      <w:r>
        <w:t xml:space="preserve"> without warning. Testing is </w:t>
      </w:r>
      <w:del w:id="1584" w:author="Ezra-redaktør" w:date="2026-10-18T13:44:37Z">
        <w:r>
          <w:delText xml:space="preserve">not</w:delText>
        </w:r>
      </w:del>
      <w:ins w:id="1585" w:author="Ezra-redaktør" w:date="2026-10-18T13:44:37Z">
        <w:r>
          <w:t xml:space="preserve">the</w:t>
        </w:r>
      </w:ins>
      <w:r>
        <w:t xml:space="preserve"> </w:t>
      </w:r>
      <w:del w:id="1586" w:author="Ezra-redaktør" w:date="2026-10-18T13:44:37Z">
        <w:r>
          <w:delText xml:space="preserve">opposition</w:delText>
        </w:r>
      </w:del>
      <w:ins w:id="1587" w:author="Ezra-redaktør" w:date="2026-10-18T13:44:37Z">
        <w:r>
          <w:t xml:space="preserve">environment</w:t>
        </w:r>
      </w:ins>
      <w:r>
        <w:t xml:space="preserve"> </w:t>
      </w:r>
      <w:del w:id="1588" w:author="Ezra-redaktør" w:date="2026-10-18T13:44:37Z">
        <w:r>
          <w:delText xml:space="preserve">to</w:delText>
        </w:r>
      </w:del>
      <w:ins w:id="1589" w:author="Ezra-redaktør" w:date="2026-10-18T13:44:37Z">
        <w:r>
          <w:t xml:space="preserve">faith</w:t>
        </w:r>
      </w:ins>
      <w:r>
        <w:t xml:space="preserve"> </w:t>
      </w:r>
      <w:del w:id="1590" w:author="Ezra-redaktør" w:date="2026-10-18T13:44:37Z">
        <w:r>
          <w:delText xml:space="preserve">faith.</w:delText>
        </w:r>
      </w:del>
      <w:ins w:id="1591" w:author="Ezra-redaktør" w:date="2026-10-18T13:44:37Z">
        <w:r>
          <w:t xml:space="preserve">lives</w:t>
        </w:r>
      </w:ins>
      <w:r>
        <w:t xml:space="preserve"> </w:t>
      </w:r>
      <w:del w:id="1592" w:author="Ezra-redaktør" w:date="2026-10-18T13:44:37Z">
        <w:r>
          <w:delText xml:space="preserve">It is its environment.</w:delText>
        </w:r>
      </w:del>
      <w:ins w:id="1593" w:author="Ezra-redaktør" w:date="2026-10-18T13:44:37Z">
        <w:r>
          <w:t xml:space="preserve">in.</w:t>
        </w:r>
      </w:ins>
    </w:p>
    <w:p>
      <w:pPr>
        <w:pStyle w:val="Heading3"/>
      </w:pPr>
      <w:r>
        <w:t xml:space="preserve">The Scenario</w:t>
      </w:r>
    </w:p>
    <w:p>
      <w:r>
        <w:t xml:space="preserve">Thomas did not doubt what he believed. He doubted whether it mattered. His faith made sense in </w:t>
      </w:r>
      <w:del w:id="1594" w:author="Ezra-redaktør" w:date="2026-10-18T13:44:37Z">
        <w:r>
          <w:delText xml:space="preserve">conversations,</w:delText>
        </w:r>
      </w:del>
      <w:ins w:id="1595" w:author="Ezra-redaktør" w:date="2026-10-18T13:44:37Z">
        <w:r>
          <w:t xml:space="preserve">conversation,</w:t>
        </w:r>
      </w:ins>
      <w:r>
        <w:t xml:space="preserve"> </w:t>
      </w:r>
      <w:del w:id="1596" w:author="Ezra-redaktør" w:date="2026-10-18T13:44:37Z">
        <w:r>
          <w:delText xml:space="preserve">during</w:delText>
        </w:r>
      </w:del>
      <w:ins w:id="1597" w:author="Ezra-redaktør" w:date="2026-10-18T13:44:37Z">
        <w:r>
          <w:t xml:space="preserve">in</w:t>
        </w:r>
      </w:ins>
      <w:r>
        <w:t xml:space="preserve"> study, and in quiet moments of reflection. </w:t>
      </w:r>
      <w:del w:id="1598" w:author="Ezra-redaktør" w:date="2026-10-18T13:44:37Z">
        <w:r>
          <w:delText xml:space="preserve">But under pressure, under</w:delText>
        </w:r>
      </w:del>
      <w:ins w:id="1599" w:author="Ezra-redaktør" w:date="2026-10-18T13:44:37Z">
        <w:r>
          <w:t xml:space="preserve">Under</w:t>
        </w:r>
      </w:ins>
      <w:r>
        <w:t xml:space="preserve"> fatigue, conflict, and disappointment, his reactions rarely </w:t>
      </w:r>
      <w:del w:id="1600" w:author="Ezra-redaktør" w:date="2026-10-18T13:44:37Z">
        <w:r>
          <w:delText xml:space="preserve">aligned with</w:delText>
        </w:r>
      </w:del>
      <w:ins w:id="1601" w:author="Ezra-redaktør" w:date="2026-10-18T13:44:37Z">
        <w:r>
          <w:t xml:space="preserve">matched</w:t>
        </w:r>
      </w:ins>
      <w:r>
        <w:t xml:space="preserve"> what he professed. </w:t>
      </w:r>
      <w:del w:id="1602" w:author="Ezra-redaktør" w:date="2026-10-18T13:44:37Z">
        <w:r>
          <w:delText xml:space="preserve">Not</w:delText>
        </w:r>
      </w:del>
      <w:ins w:id="1603" w:author="Ezra-redaktør" w:date="2026-10-18T13:44:37Z">
        <w:r>
          <w:t xml:space="preserve">His</w:t>
        </w:r>
      </w:ins>
      <w:r>
        <w:t xml:space="preserve"> </w:t>
      </w:r>
      <w:del w:id="1604" w:author="Ezra-redaktør" w:date="2026-10-18T13:44:37Z">
        <w:r>
          <w:delText xml:space="preserve">because he rejected belief. Because belief</w:delText>
        </w:r>
      </w:del>
      <w:ins w:id="1605" w:author="Ezra-redaktør" w:date="2026-10-18T13:44:37Z">
        <w:r>
          <w:t xml:space="preserve">beliefs</w:t>
        </w:r>
      </w:ins>
      <w:r>
        <w:t xml:space="preserve"> had not yet </w:t>
      </w:r>
      <w:del w:id="1606" w:author="Ezra-redaktør" w:date="2026-10-18T13:44:37Z">
        <w:r>
          <w:delText xml:space="preserve">governed</w:delText>
        </w:r>
      </w:del>
      <w:ins w:id="1607" w:author="Ezra-redaktør" w:date="2026-10-18T13:44:37Z">
        <w:r>
          <w:t xml:space="preserve">taken charge of his</w:t>
        </w:r>
      </w:ins>
      <w:r>
        <w:t xml:space="preserve"> behavior.</w:t>
      </w:r>
    </w:p>
    <w:p>
      <w:r>
        <w:t xml:space="preserve">The test exposed </w:t>
      </w:r>
      <w:del w:id="1608" w:author="Ezra-redaktør" w:date="2026-10-18T13:44:37Z">
        <w:r>
          <w:delText xml:space="preserve">this</w:delText>
        </w:r>
      </w:del>
      <w:ins w:id="1609" w:author="Ezra-redaktør" w:date="2026-10-18T13:44:37Z">
        <w:r>
          <w:t xml:space="preserve">that</w:t>
        </w:r>
      </w:ins>
      <w:r>
        <w:t xml:space="preserve"> </w:t>
      </w:r>
      <w:del w:id="1610" w:author="Ezra-redaktør" w:date="2026-10-18T13:44:37Z">
        <w:r>
          <w:delText xml:space="preserve">gap.</w:delText>
        </w:r>
      </w:del>
      <w:ins w:id="1611" w:author="Ezra-redaktør" w:date="2026-10-18T13:44:37Z">
        <w:r>
          <w:t xml:space="preserve">gap</w:t>
        </w:r>
      </w:ins>
      <w:r>
        <w:t xml:space="preserve"> </w:t>
      </w:r>
      <w:del w:id="1612" w:author="Ezra-redaktør" w:date="2026-10-18T13:44:37Z">
        <w:r>
          <w:delText xml:space="preserve">Not</w:delText>
        </w:r>
      </w:del>
      <w:ins w:id="1613" w:author="Ezra-redaktør" w:date="2026-10-18T13:44:37Z">
        <w:r>
          <w:t xml:space="preserve">to train him, never</w:t>
        </w:r>
      </w:ins>
      <w:r>
        <w:t xml:space="preserve"> to shame him.</w:t>
      </w:r>
      <w:del w:id="1614" w:author="Ezra-redaktør" w:date="2026-10-18T13:44:37Z">
        <w:r>
          <w:delText xml:space="preserve"> To train him.</w:delText>
        </w:r>
      </w:del>
    </w:p>
    <w:p>
      <w:pPr>
        <w:pStyle w:val="Heading3"/>
      </w:pPr>
      <w:r>
        <w:t xml:space="preserve">Untested Belief vs.</w:t>
      </w:r>
      <w:del w:id="1615" w:author="Ezra-redaktør" w:date="2026-10-18T13:44:37Z">
        <w:r>
          <w:delText xml:space="preserve"> </w:delText>
        </w:r>
      </w:del>
      <w:ins w:id="1616" w:author="Ezra-redaktør" w:date="2026-10-18T13:44:37Z">
        <w:r>
          <w:t xml:space="preserve"> </w:t>
        </w:r>
      </w:ins>
      <w:r>
        <w:t xml:space="preserve">Tested Faith</w:t>
      </w:r>
    </w:p>
    <w:p>
      <w:r>
        <w:t xml:space="preserve">| Untested Belief</w:t>
      </w:r>
      <w:del w:id="1617" w:author="Ezra-redaktør" w:date="2026-10-18T13:44:37Z">
        <w:r>
          <w:delText xml:space="preserve">       </w:delText>
        </w:r>
      </w:del>
      <w:ins w:id="1618" w:author="Ezra-redaktør" w:date="2026-10-18T13:44:37Z">
        <w:r>
          <w:t xml:space="preserve"> </w:t>
        </w:r>
      </w:ins>
      <w:r>
        <w:t xml:space="preserve">| Tested Faith</w:t>
      </w:r>
      <w:del w:id="1619" w:author="Ezra-redaktør" w:date="2026-10-18T13:44:37Z">
        <w:r>
          <w:delText xml:space="preserve">              </w:delText>
        </w:r>
      </w:del>
      <w:ins w:id="1620" w:author="Ezra-redaktør" w:date="2026-10-18T13:44:37Z">
        <w:r>
          <w:t xml:space="preserve"> </w:t>
        </w:r>
      </w:ins>
      <w:r>
        <w:t xml:space="preserve">| </w:t>
      </w:r>
      <w:del w:id="1621" w:author="Ezra-redaktør" w:date="2026-10-18T13:44:37Z">
        <w:r>
          <w:delText xml:space="preserve">|-----------------------|---------------------------|</w:delText>
        </w:r>
      </w:del>
      <w:ins w:id="1622" w:author="Ezra-redaktør" w:date="2026-10-18T13:44:37Z">
        <w:r>
          <w:t xml:space="preserve">| :- | :- |</w:t>
        </w:r>
      </w:ins>
      <w:r>
        <w:t xml:space="preserve"> | Exists in agreement</w:t>
      </w:r>
      <w:del w:id="1623" w:author="Ezra-redaktør" w:date="2026-10-18T13:44:37Z">
        <w:r>
          <w:delText xml:space="preserve">   </w:delText>
        </w:r>
      </w:del>
      <w:ins w:id="1624" w:author="Ezra-redaktør" w:date="2026-10-18T13:44:37Z">
        <w:r>
          <w:t xml:space="preserve"> </w:t>
        </w:r>
      </w:ins>
      <w:r>
        <w:t xml:space="preserve">| Governs response</w:t>
      </w:r>
      <w:del w:id="1625" w:author="Ezra-redaktør" w:date="2026-10-18T13:44:37Z">
        <w:r>
          <w:delText xml:space="preserve">          </w:delText>
        </w:r>
      </w:del>
      <w:ins w:id="1626" w:author="Ezra-redaktør" w:date="2026-10-18T13:44:37Z">
        <w:r>
          <w:t xml:space="preserve"> </w:t>
        </w:r>
      </w:ins>
      <w:r>
        <w:t xml:space="preserve">| | Feels clear</w:t>
      </w:r>
      <w:del w:id="1627" w:author="Ezra-redaktør" w:date="2026-10-18T13:44:37Z">
        <w:r>
          <w:delText xml:space="preserve">           </w:delText>
        </w:r>
      </w:del>
      <w:ins w:id="1628" w:author="Ezra-redaktør" w:date="2026-10-18T13:44:37Z">
        <w:r>
          <w:t xml:space="preserve"> </w:t>
        </w:r>
      </w:ins>
      <w:r>
        <w:t xml:space="preserve">| Proves reliable</w:t>
      </w:r>
      <w:del w:id="1629" w:author="Ezra-redaktør" w:date="2026-10-18T13:44:37Z">
        <w:r>
          <w:delText xml:space="preserve">           </w:delText>
        </w:r>
      </w:del>
      <w:ins w:id="1630" w:author="Ezra-redaktør" w:date="2026-10-18T13:44:37Z">
        <w:r>
          <w:t xml:space="preserve"> </w:t>
        </w:r>
      </w:ins>
      <w:r>
        <w:t xml:space="preserve">| | Depends on calm</w:t>
      </w:r>
      <w:del w:id="1631" w:author="Ezra-redaktør" w:date="2026-10-18T13:44:37Z">
        <w:r>
          <w:delText xml:space="preserve">       </w:delText>
        </w:r>
      </w:del>
      <w:ins w:id="1632" w:author="Ezra-redaktør" w:date="2026-10-18T13:44:37Z">
        <w:r>
          <w:t xml:space="preserve"> </w:t>
        </w:r>
      </w:ins>
      <w:r>
        <w:t xml:space="preserve">| Holds under strain</w:t>
      </w:r>
      <w:del w:id="1633" w:author="Ezra-redaktør" w:date="2026-10-18T13:44:37Z">
        <w:r>
          <w:delText xml:space="preserve">        </w:delText>
        </w:r>
      </w:del>
      <w:ins w:id="1634" w:author="Ezra-redaktør" w:date="2026-10-18T13:44:37Z">
        <w:r>
          <w:t xml:space="preserve"> </w:t>
        </w:r>
      </w:ins>
      <w:r>
        <w:t xml:space="preserve">| | Is expressed verbally | Is expressed behaviorally | | Avoids disruption</w:t>
      </w:r>
      <w:del w:id="1635" w:author="Ezra-redaktør" w:date="2026-10-18T13:44:37Z">
        <w:r>
          <w:delText xml:space="preserve">     </w:delText>
        </w:r>
      </w:del>
      <w:ins w:id="1636" w:author="Ezra-redaktør" w:date="2026-10-18T13:44:37Z">
        <w:r>
          <w:t xml:space="preserve"> </w:t>
        </w:r>
      </w:ins>
      <w:r>
        <w:t xml:space="preserve">| Endures resistance</w:t>
      </w:r>
      <w:del w:id="1637" w:author="Ezra-redaktør" w:date="2026-10-18T13:44:37Z">
        <w:r>
          <w:delText xml:space="preserve">        </w:delText>
        </w:r>
      </w:del>
      <w:ins w:id="1638" w:author="Ezra-redaktør" w:date="2026-10-18T13:44:37Z">
        <w:r>
          <w:t xml:space="preserve"> </w:t>
        </w:r>
      </w:ins>
      <w:r>
        <w:t xml:space="preserve">|</w:t>
      </w:r>
    </w:p>
    <w:p>
      <w:pPr>
        <w:rPr>
          <w:del w:id="1639" w:author="Ezra-redaktør" w:date="2026-10-18T13:44:37Z"/>
        </w:rPr>
      </w:pPr>
      <w:del w:id="1640" w:author="Ezra-redaktør" w:date="2026-10-18T13:44:37Z">
        <w:r>
          <w:delText xml:space="preserve">Testing does not weaken faith. It clarifies whether faith leads.</w:delText>
        </w:r>
      </w:del>
    </w:p>
    <w:p>
      <w:pPr>
        <w:rPr>
          <w:ins w:id="1641" w:author="Ezra-redaktør" w:date="2026-10-18T13:44:37Z"/>
        </w:rPr>
      </w:pPr>
      <w:ins w:id="1642" w:author="Ezra-redaktør" w:date="2026-10-18T13:44:37Z">
        <w:r>
          <w:t xml:space="preserve">Testing shows whether faith is leading.</w:t>
        </w:r>
      </w:ins>
    </w:p>
    <w:p>
      <w:pPr>
        <w:pStyle w:val="Heading3"/>
      </w:pPr>
      <w:r>
        <w:t xml:space="preserve">What This Day Is Really About</w:t>
      </w:r>
    </w:p>
    <w:p>
      <w:pPr>
        <w:rPr>
          <w:del w:id="1643" w:author="Ezra-redaktør" w:date="2026-10-18T13:44:37Z"/>
        </w:rPr>
      </w:pPr>
      <w:del w:id="1644" w:author="Ezra-redaktør" w:date="2026-10-18T13:44:37Z">
        <w:r>
          <w:delText xml:space="preserve">This day is not about seeking difficulty. It is about recognizing when testing is already present. Faith is tested in:</w:delText>
        </w:r>
      </w:del>
    </w:p>
    <w:p>
      <w:pPr>
        <w:rPr>
          <w:ins w:id="1645" w:author="Ezra-redaktør" w:date="2026-10-18T13:44:37Z"/>
        </w:rPr>
      </w:pPr>
      <w:ins w:id="1646" w:author="Ezra-redaktør" w:date="2026-10-18T13:44:37Z">
        <w:r>
          <w:t xml:space="preserve">You do not need to go looking for difficulty. The tests are already here. Faith is tested in:</w:t>
        </w:r>
      </w:ins>
    </w:p>
    <w:p>
      <w:r>
        <w:t xml:space="preserve">- how you react when interrupted - what surfaces when control is lost - who you become when unseen - what governs decisions under stress</w:t>
      </w:r>
    </w:p>
    <w:p>
      <w:r>
        <w:t xml:space="preserve">These moments </w:t>
      </w:r>
      <w:del w:id="1647" w:author="Ezra-redaktør" w:date="2026-10-18T13:44:37Z">
        <w:r>
          <w:delText xml:space="preserve">reveal</w:delText>
        </w:r>
      </w:del>
      <w:ins w:id="1648" w:author="Ezra-redaktør" w:date="2026-10-18T13:44:37Z">
        <w:r>
          <w:t xml:space="preserve">show</w:t>
        </w:r>
      </w:ins>
      <w:r>
        <w:t xml:space="preserve"> </w:t>
      </w:r>
      <w:del w:id="1649" w:author="Ezra-redaktør" w:date="2026-10-18T13:44:37Z">
        <w:r>
          <w:delText xml:space="preserve">formation</w:delText>
        </w:r>
      </w:del>
      <w:ins w:id="1650" w:author="Ezra-redaktør" w:date="2026-10-18T13:44:37Z">
        <w:r>
          <w:t xml:space="preserve">what has been formed</w:t>
        </w:r>
      </w:ins>
      <w:r>
        <w:t xml:space="preserve"> more honestly than </w:t>
      </w:r>
      <w:del w:id="1651" w:author="Ezra-redaktør" w:date="2026-10-18T13:44:37Z">
        <w:r>
          <w:delText xml:space="preserve">intention</w:delText>
        </w:r>
      </w:del>
      <w:ins w:id="1652" w:author="Ezra-redaktør" w:date="2026-10-18T13:44:37Z">
        <w:r>
          <w:t xml:space="preserve">your intentions</w:t>
        </w:r>
      </w:ins>
      <w:r>
        <w:t xml:space="preserve"> ever will. God does not test to expose inadequacy. He tests to establish reliability.</w:t>
      </w:r>
    </w:p>
    <w:p>
      <w:pPr>
        <w:pStyle w:val="Heading3"/>
      </w:pPr>
      <w:r>
        <w:t xml:space="preserve">The Practice</w:t>
      </w:r>
    </w:p>
    <w:p>
      <w:pPr>
        <w:rPr>
          <w:del w:id="1653" w:author="Ezra-redaktør" w:date="2026-10-18T13:44:37Z"/>
        </w:rPr>
      </w:pPr>
      <w:del w:id="1654" w:author="Ezra-redaktør" w:date="2026-10-18T13:44:37Z">
        <w:r>
          <w:delText xml:space="preserve">Today, observe one moment of pressure. Do not fix it. Do not spiritualize it. Notice:</w:delText>
        </w:r>
      </w:del>
    </w:p>
    <w:p>
      <w:pPr>
        <w:rPr>
          <w:ins w:id="1655" w:author="Ezra-redaktør" w:date="2026-10-18T13:44:37Z"/>
        </w:rPr>
      </w:pPr>
      <w:ins w:id="1656" w:author="Ezra-redaktør" w:date="2026-10-18T13:44:37Z">
        <w:r>
          <w:t xml:space="preserve">Watch for one moment of pressure today. Leave it unfixed, and resist the urge to make it sound spiritual. Just notice:</w:t>
        </w:r>
      </w:ins>
    </w:p>
    <w:p>
      <w:r>
        <w:t xml:space="preserve">- What did I default to here? - What belief was actually in charge? - What </w:t>
      </w:r>
      <w:del w:id="1657" w:author="Ezra-redaktør" w:date="2026-10-18T13:44:37Z">
        <w:r>
          <w:delText xml:space="preserve">response</w:delText>
        </w:r>
      </w:del>
      <w:ins w:id="1658" w:author="Ezra-redaktør" w:date="2026-10-18T13:44:37Z">
        <w:r>
          <w:t xml:space="preserve">did</w:t>
        </w:r>
      </w:ins>
      <w:r>
        <w:t xml:space="preserve"> </w:t>
      </w:r>
      <w:del w:id="1659" w:author="Ezra-redaktør" w:date="2026-10-18T13:44:37Z">
        <w:r>
          <w:delText xml:space="preserve">did</w:delText>
        </w:r>
      </w:del>
      <w:ins w:id="1660" w:author="Ezra-redaktør" w:date="2026-10-18T13:44:37Z">
        <w:r>
          <w:t xml:space="preserve">the</w:t>
        </w:r>
      </w:ins>
      <w:r>
        <w:t xml:space="preserve"> pressure </w:t>
      </w:r>
      <w:del w:id="1661" w:author="Ezra-redaktør" w:date="2026-10-18T13:44:37Z">
        <w:r>
          <w:delText xml:space="preserve">reveal,</w:delText>
        </w:r>
      </w:del>
      <w:ins w:id="1662" w:author="Ezra-redaktør" w:date="2026-10-18T13:44:37Z">
        <w:r>
          <w:t xml:space="preserve">reveal</w:t>
        </w:r>
      </w:ins>
      <w:r>
        <w:t xml:space="preserve"> </w:t>
      </w:r>
      <w:del w:id="1663" w:author="Ezra-redaktør" w:date="2026-10-18T13:44:37Z">
        <w:r>
          <w:delText xml:space="preserve">not</w:delText>
        </w:r>
      </w:del>
      <w:ins w:id="1664" w:author="Ezra-redaktør" w:date="2026-10-18T13:44:37Z">
        <w:r>
          <w:t xml:space="preserve">that</w:t>
        </w:r>
      </w:ins>
      <w:r>
        <w:t xml:space="preserve"> </w:t>
      </w:r>
      <w:del w:id="1665" w:author="Ezra-redaktør" w:date="2026-10-18T13:44:37Z">
        <w:r>
          <w:delText xml:space="preserve">allow?</w:delText>
        </w:r>
      </w:del>
      <w:ins w:id="1666" w:author="Ezra-redaktør" w:date="2026-10-18T13:44:37Z">
        <w:r>
          <w:t xml:space="preserve">was already in me?</w:t>
        </w:r>
      </w:ins>
    </w:p>
    <w:p>
      <w:pPr>
        <w:rPr>
          <w:del w:id="1667" w:author="Ezra-redaktør" w:date="2026-10-18T13:44:37Z"/>
        </w:rPr>
      </w:pPr>
      <w:del w:id="1668" w:author="Ezra-redaktør" w:date="2026-10-18T13:44:37Z">
        <w:r>
          <w:delText xml:space="preserve">Testing becomes training when it is observed rather than ignored.</w:delText>
        </w:r>
      </w:del>
    </w:p>
    <w:p>
      <w:pPr>
        <w:rPr>
          <w:ins w:id="1669" w:author="Ezra-redaktør" w:date="2026-10-18T13:44:37Z"/>
        </w:rPr>
      </w:pPr>
      <w:ins w:id="1670" w:author="Ezra-redaktør" w:date="2026-10-18T13:44:37Z">
        <w:r>
          <w:t xml:space="preserve">Testing becomes training the moment you pay attention to it.</w:t>
        </w:r>
      </w:ins>
    </w:p>
    <w:p>
      <w:pPr>
        <w:pStyle w:val="Heading3"/>
      </w:pPr>
      <w:r>
        <w:t xml:space="preserve">Healing </w:t>
      </w:r>
      <w:del w:id="1671" w:author="Ezra-redaktør" w:date="2026-10-18T13:44:37Z">
        <w:r>
          <w:delText xml:space="preserve">Forge –</w:delText>
        </w:r>
      </w:del>
      <w:ins w:id="1672" w:author="Ezra-redaktør" w:date="2026-10-18T13:44:37Z">
        <w:r>
          <w:t xml:space="preserve">Forge:</w:t>
        </w:r>
      </w:ins>
      <w:r>
        <w:t xml:space="preserve"> When Testing Feels Like Failure</w:t>
      </w:r>
    </w:p>
    <w:p>
      <w:r>
        <w:t xml:space="preserve">For some men, </w:t>
      </w:r>
      <w:del w:id="1673" w:author="Ezra-redaktør" w:date="2026-10-18T13:44:37Z">
        <w:r>
          <w:delText xml:space="preserve">testing</w:delText>
        </w:r>
      </w:del>
      <w:ins w:id="1674" w:author="Ezra-redaktør" w:date="2026-10-18T13:44:37Z">
        <w:r>
          <w:t xml:space="preserve">any</w:t>
        </w:r>
      </w:ins>
      <w:r>
        <w:t xml:space="preserve"> </w:t>
      </w:r>
      <w:del w:id="1675" w:author="Ezra-redaktør" w:date="2026-10-18T13:44:37Z">
        <w:r>
          <w:delText xml:space="preserve">triggers</w:delText>
        </w:r>
      </w:del>
      <w:ins w:id="1676" w:author="Ezra-redaktør" w:date="2026-10-18T13:44:37Z">
        <w:r>
          <w:t xml:space="preserve">test</w:t>
        </w:r>
      </w:ins>
      <w:r>
        <w:t xml:space="preserve"> </w:t>
      </w:r>
      <w:del w:id="1677" w:author="Ezra-redaktør" w:date="2026-10-18T13:44:37Z">
        <w:r>
          <w:delText xml:space="preserve">shame:</w:delText>
        </w:r>
      </w:del>
      <w:ins w:id="1678" w:author="Ezra-redaktør" w:date="2026-10-18T13:44:37Z">
        <w:r>
          <w:t xml:space="preserve">brings shame, as if</w:t>
        </w:r>
      </w:ins>
      <w:r>
        <w:t xml:space="preserve"> pressure </w:t>
      </w:r>
      <w:del w:id="1679" w:author="Ezra-redaktør" w:date="2026-10-18T13:44:37Z">
        <w:r>
          <w:delText xml:space="preserve">feels</w:delText>
        </w:r>
      </w:del>
      <w:ins w:id="1680" w:author="Ezra-redaktør" w:date="2026-10-18T13:44:37Z">
        <w:r>
          <w:t xml:space="preserve">proved</w:t>
        </w:r>
      </w:ins>
      <w:r>
        <w:t xml:space="preserve"> </w:t>
      </w:r>
      <w:del w:id="1681" w:author="Ezra-redaktør" w:date="2026-10-18T13:44:37Z">
        <w:r>
          <w:delText xml:space="preserve">like</w:delText>
        </w:r>
      </w:del>
      <w:ins w:id="1682" w:author="Ezra-redaktør" w:date="2026-10-18T13:44:37Z">
        <w:r>
          <w:t xml:space="preserve">they</w:t>
        </w:r>
      </w:ins>
      <w:r>
        <w:t xml:space="preserve"> </w:t>
      </w:r>
      <w:del w:id="1683" w:author="Ezra-redaktør" w:date="2026-10-18T13:44:37Z">
        <w:r>
          <w:delText xml:space="preserve">proof</w:delText>
        </w:r>
      </w:del>
      <w:ins w:id="1684" w:author="Ezra-redaktør" w:date="2026-10-18T13:44:37Z">
        <w:r>
          <w:t xml:space="preserve">were</w:t>
        </w:r>
      </w:ins>
      <w:r>
        <w:t xml:space="preserve"> </w:t>
      </w:r>
      <w:del w:id="1685" w:author="Ezra-redaktør" w:date="2026-10-18T13:44:37Z">
        <w:r>
          <w:delText xml:space="preserve">of</w:delText>
        </w:r>
      </w:del>
      <w:ins w:id="1686" w:author="Ezra-redaktør" w:date="2026-10-18T13:44:37Z">
        <w:r>
          <w:t xml:space="preserve">unworthy.</w:t>
        </w:r>
      </w:ins>
      <w:r>
        <w:t xml:space="preserve"> </w:t>
      </w:r>
      <w:del w:id="1687" w:author="Ezra-redaktør" w:date="2026-10-18T13:44:37Z">
        <w:r>
          <w:delText xml:space="preserve">unworthiness. This</w:delText>
        </w:r>
      </w:del>
      <w:ins w:id="1688" w:author="Ezra-redaktør" w:date="2026-10-18T13:44:37Z">
        <w:r>
          <w:t xml:space="preserve">That</w:t>
        </w:r>
      </w:ins>
      <w:r>
        <w:t xml:space="preserve"> is a lie. </w:t>
      </w:r>
      <w:del w:id="1689" w:author="Ezra-redaktør" w:date="2026-10-18T13:44:37Z">
        <w:r>
          <w:delText xml:space="preserve">Testing</w:delText>
        </w:r>
      </w:del>
      <w:ins w:id="1690" w:author="Ezra-redaktør" w:date="2026-10-18T13:44:37Z">
        <w:r>
          <w:t xml:space="preserve">A</w:t>
        </w:r>
      </w:ins>
      <w:r>
        <w:t xml:space="preserve"> </w:t>
      </w:r>
      <w:del w:id="1691" w:author="Ezra-redaktør" w:date="2026-10-18T13:44:37Z">
        <w:r>
          <w:delText xml:space="preserve">reveals</w:delText>
        </w:r>
      </w:del>
      <w:ins w:id="1692" w:author="Ezra-redaktør" w:date="2026-10-18T13:44:37Z">
        <w:r>
          <w:t xml:space="preserve">test</w:t>
        </w:r>
      </w:ins>
      <w:r>
        <w:t xml:space="preserve"> </w:t>
      </w:r>
      <w:del w:id="1693" w:author="Ezra-redaktør" w:date="2026-10-18T13:44:37Z">
        <w:r>
          <w:delText xml:space="preserve">mechanics,</w:delText>
        </w:r>
      </w:del>
      <w:ins w:id="1694" w:author="Ezra-redaktør" w:date="2026-10-18T13:44:37Z">
        <w:r>
          <w:t xml:space="preserve">shows</w:t>
        </w:r>
      </w:ins>
      <w:r>
        <w:t xml:space="preserve"> </w:t>
      </w:r>
      <w:del w:id="1695" w:author="Ezra-redaktør" w:date="2026-10-18T13:44:37Z">
        <w:r>
          <w:delText xml:space="preserve">not</w:delText>
        </w:r>
      </w:del>
      <w:ins w:id="1696" w:author="Ezra-redaktør" w:date="2026-10-18T13:44:37Z">
        <w:r>
          <w:t xml:space="preserve">how</w:t>
        </w:r>
      </w:ins>
      <w:r>
        <w:t xml:space="preserve"> </w:t>
      </w:r>
      <w:del w:id="1697" w:author="Ezra-redaktør" w:date="2026-10-18T13:44:37Z">
        <w:r>
          <w:delText xml:space="preserve">value.</w:delText>
        </w:r>
      </w:del>
      <w:ins w:id="1698" w:author="Ezra-redaktør" w:date="2026-10-18T13:44:37Z">
        <w:r>
          <w:t xml:space="preserve">something works, and it says nothing about what it is worth.</w:t>
        </w:r>
      </w:ins>
      <w:r>
        <w:t xml:space="preserve"> A </w:t>
      </w:r>
      <w:del w:id="1699" w:author="Ezra-redaktør" w:date="2026-10-18T13:44:37Z">
        <w:r>
          <w:delText xml:space="preserve">system</w:delText>
        </w:r>
      </w:del>
      <w:ins w:id="1700" w:author="Ezra-redaktør" w:date="2026-10-18T13:44:37Z">
        <w:r>
          <w:t xml:space="preserve">structure</w:t>
        </w:r>
      </w:ins>
      <w:r>
        <w:t xml:space="preserve"> under load is not condemned for </w:t>
      </w:r>
      <w:del w:id="1701" w:author="Ezra-redaktør" w:date="2026-10-18T13:44:37Z">
        <w:r>
          <w:delText xml:space="preserve">flexing;</w:delText>
        </w:r>
      </w:del>
      <w:ins w:id="1702" w:author="Ezra-redaktør" w:date="2026-10-18T13:44:37Z">
        <w:r>
          <w:t xml:space="preserve">flexing.</w:t>
        </w:r>
      </w:ins>
      <w:r>
        <w:t xml:space="preserve"> </w:t>
      </w:r>
      <w:del w:id="1703" w:author="Ezra-redaktør" w:date="2026-10-18T13:44:37Z">
        <w:r>
          <w:delText xml:space="preserve">it</w:delText>
        </w:r>
      </w:del>
      <w:ins w:id="1704" w:author="Ezra-redaktør" w:date="2026-10-18T13:44:37Z">
        <w:r>
          <w:t xml:space="preserve">It</w:t>
        </w:r>
      </w:ins>
      <w:r>
        <w:t xml:space="preserve"> is adjusted. Treat pressure as information. Formation </w:t>
      </w:r>
      <w:del w:id="1705" w:author="Ezra-redaktør" w:date="2026-10-18T13:44:37Z">
        <w:r>
          <w:delText xml:space="preserve">accelerates</w:delText>
        </w:r>
      </w:del>
      <w:ins w:id="1706" w:author="Ezra-redaktør" w:date="2026-10-18T13:44:37Z">
        <w:r>
          <w:t xml:space="preserve">speeds</w:t>
        </w:r>
      </w:ins>
      <w:r>
        <w:t xml:space="preserve"> </w:t>
      </w:r>
      <w:del w:id="1707" w:author="Ezra-redaktør" w:date="2026-10-18T13:44:37Z">
        <w:r>
          <w:delText xml:space="preserve">where</w:delText>
        </w:r>
      </w:del>
      <w:ins w:id="1708" w:author="Ezra-redaktør" w:date="2026-10-18T13:44:37Z">
        <w:r>
          <w:t xml:space="preserve">up wherever</w:t>
        </w:r>
      </w:ins>
      <w:r>
        <w:t xml:space="preserve"> attention </w:t>
      </w:r>
      <w:del w:id="1709" w:author="Ezra-redaktør" w:date="2026-10-18T13:44:37Z">
        <w:r>
          <w:delText xml:space="preserve">remains.</w:delText>
        </w:r>
      </w:del>
      <w:ins w:id="1710" w:author="Ezra-redaktør" w:date="2026-10-18T13:44:37Z">
        <w:r>
          <w:t xml:space="preserve">stays.</w:t>
        </w:r>
      </w:ins>
    </w:p>
    <w:p>
      <w:r>
        <w:t xml:space="preserve">*End of Day 9*</w:t>
      </w:r>
    </w:p>
    <w:p>
      <w:pPr>
        <w:pStyle w:val="Heading2"/>
      </w:pPr>
      <w:r>
        <w:t xml:space="preserve">Day </w:t>
      </w:r>
      <w:del w:id="1711" w:author="Ezra-redaktør" w:date="2026-10-18T13:44:37Z">
        <w:r>
          <w:delText xml:space="preserve">10 –</w:delText>
        </w:r>
      </w:del>
      <w:ins w:id="1712" w:author="Ezra-redaktør" w:date="2026-10-18T13:44:37Z">
        <w:r>
          <w:t xml:space="preserve">10:</w:t>
        </w:r>
      </w:ins>
      <w:r>
        <w:t xml:space="preserve"> Your Digital Habitat</w:t>
      </w:r>
    </w:p>
    <w:p>
      <w:r>
        <w:t xml:space="preserve">&gt; “Look carefully then how you walk, not as unwise but as wise.” </w:t>
      </w:r>
      <w:del w:id="1713" w:author="Ezra-redaktør" w:date="2026-10-18T13:44:37Z">
        <w:r>
          <w:delText xml:space="preserve">–</w:delText>
        </w:r>
      </w:del>
      <w:ins w:id="1714" w:author="Ezra-redaktør" w:date="2026-10-18T13:44:37Z">
        <w:r>
          <w:t xml:space="preserve">&gt; &gt;</w:t>
        </w:r>
      </w:ins>
      <w:r>
        <w:t xml:space="preserve"> Ephesians 5:15</w:t>
      </w:r>
    </w:p>
    <w:p>
      <w:r>
        <w:t xml:space="preserve">Few things shape you as consistently as what you </w:t>
      </w:r>
      <w:del w:id="1715" w:author="Ezra-redaktør" w:date="2026-10-18T13:44:37Z">
        <w:r>
          <w:delText xml:space="preserve">consume</w:delText>
        </w:r>
      </w:del>
      <w:ins w:id="1716" w:author="Ezra-redaktør" w:date="2026-10-18T13:44:37Z">
        <w:r>
          <w:t xml:space="preserve">take in</w:t>
        </w:r>
      </w:ins>
      <w:r>
        <w:t xml:space="preserve"> without noticing. Your digital environment trains</w:t>
      </w:r>
      <w:ins w:id="1717" w:author="Ezra-redaktør" w:date="2026-10-18T13:44:37Z">
        <w:r>
          <w:t xml:space="preserve"> your</w:t>
        </w:r>
      </w:ins>
      <w:r>
        <w:t xml:space="preserve"> attention, desire, patience, comparison, and impulse long before belief has time to speak. Habits form </w:t>
      </w:r>
      <w:del w:id="1718" w:author="Ezra-redaktør" w:date="2026-10-18T13:44:37Z">
        <w:r>
          <w:delText xml:space="preserve">quietly</w:delText>
        </w:r>
      </w:del>
      <w:ins w:id="1719" w:author="Ezra-redaktør" w:date="2026-10-18T13:44:37Z">
        <w:r>
          <w:t xml:space="preserve">wherever</w:t>
        </w:r>
      </w:ins>
      <w:r>
        <w:t xml:space="preserve"> </w:t>
      </w:r>
      <w:del w:id="1720" w:author="Ezra-redaktør" w:date="2026-10-18T13:44:37Z">
        <w:r>
          <w:delText xml:space="preserve">where</w:delText>
        </w:r>
      </w:del>
      <w:ins w:id="1721" w:author="Ezra-redaktør" w:date="2026-10-18T13:44:37Z">
        <w:r>
          <w:t xml:space="preserve">your</w:t>
        </w:r>
      </w:ins>
      <w:r>
        <w:t xml:space="preserve"> </w:t>
      </w:r>
      <w:del w:id="1722" w:author="Ezra-redaktør" w:date="2026-10-18T13:44:37Z">
        <w:r>
          <w:delText xml:space="preserve">vigilance</w:delText>
        </w:r>
      </w:del>
      <w:ins w:id="1723" w:author="Ezra-redaktør" w:date="2026-10-18T13:44:37Z">
        <w:r>
          <w:t xml:space="preserve">guard</w:t>
        </w:r>
      </w:ins>
      <w:r>
        <w:t xml:space="preserve"> is </w:t>
      </w:r>
      <w:del w:id="1724" w:author="Ezra-redaktør" w:date="2026-10-18T13:44:37Z">
        <w:r>
          <w:delText xml:space="preserve">low.</w:delText>
        </w:r>
      </w:del>
      <w:ins w:id="1725" w:author="Ezra-redaktør" w:date="2026-10-18T13:44:37Z">
        <w:r>
          <w:t xml:space="preserve">down.</w:t>
        </w:r>
      </w:ins>
    </w:p>
    <w:p>
      <w:pPr>
        <w:pStyle w:val="Heading3"/>
      </w:pPr>
      <w:r>
        <w:t xml:space="preserve">The Scenario</w:t>
      </w:r>
    </w:p>
    <w:p>
      <w:r>
        <w:t xml:space="preserve">Noah did not feel addicted. He felt informed. His phone was always </w:t>
      </w:r>
      <w:del w:id="1726" w:author="Ezra-redaktør" w:date="2026-10-18T13:44:37Z">
        <w:r>
          <w:delText xml:space="preserve">nearby,</w:delText>
        </w:r>
      </w:del>
      <w:ins w:id="1727" w:author="Ezra-redaktør" w:date="2026-10-18T13:44:37Z">
        <w:r>
          <w:t xml:space="preserve">within reach, the</w:t>
        </w:r>
      </w:ins>
      <w:r>
        <w:t xml:space="preserve"> updates </w:t>
      </w:r>
      <w:del w:id="1728" w:author="Ezra-redaktør" w:date="2026-10-18T13:44:37Z">
        <w:r>
          <w:delText xml:space="preserve">were</w:delText>
        </w:r>
      </w:del>
      <w:ins w:id="1729" w:author="Ezra-redaktør" w:date="2026-10-18T13:44:37Z">
        <w:r>
          <w:t xml:space="preserve">never</w:t>
        </w:r>
      </w:ins>
      <w:r>
        <w:t xml:space="preserve"> </w:t>
      </w:r>
      <w:del w:id="1730" w:author="Ezra-redaktør" w:date="2026-10-18T13:44:37Z">
        <w:r>
          <w:delText xml:space="preserve">constant,</w:delText>
        </w:r>
      </w:del>
      <w:ins w:id="1731" w:author="Ezra-redaktør" w:date="2026-10-18T13:44:37Z">
        <w:r>
          <w:t xml:space="preserve">stopped, the</w:t>
        </w:r>
      </w:ins>
      <w:r>
        <w:t xml:space="preserve"> opinions were endless, and </w:t>
      </w:r>
      <w:del w:id="1732" w:author="Ezra-redaktør" w:date="2026-10-18T13:44:37Z">
        <w:r>
          <w:delText xml:space="preserve">moments of </w:delText>
        </w:r>
      </w:del>
      <w:r>
        <w:t xml:space="preserve">boredom </w:t>
      </w:r>
      <w:del w:id="1733" w:author="Ezra-redaktør" w:date="2026-10-18T13:44:37Z">
        <w:r>
          <w:delText xml:space="preserve">disappeared</w:delText>
        </w:r>
      </w:del>
      <w:ins w:id="1734" w:author="Ezra-redaktør" w:date="2026-10-18T13:44:37Z">
        <w:r>
          <w:t xml:space="preserve">never</w:t>
        </w:r>
      </w:ins>
      <w:r>
        <w:t xml:space="preserve"> </w:t>
      </w:r>
      <w:del w:id="1735" w:author="Ezra-redaktør" w:date="2026-10-18T13:44:37Z">
        <w:r>
          <w:delText xml:space="preserve">instantly.</w:delText>
        </w:r>
      </w:del>
      <w:ins w:id="1736" w:author="Ezra-redaktør" w:date="2026-10-18T13:44:37Z">
        <w:r>
          <w:t xml:space="preserve">lasted more than a second.</w:t>
        </w:r>
      </w:ins>
      <w:r>
        <w:t xml:space="preserve"> What he did not notice was how rarely his attention stayed still.</w:t>
      </w:r>
    </w:p>
    <w:p>
      <w:r>
        <w:t xml:space="preserve">Prayer became rushed. Silence felt uncomfortable. </w:t>
      </w:r>
      <w:del w:id="1737" w:author="Ezra-redaktør" w:date="2026-10-18T13:44:37Z">
        <w:r>
          <w:delText xml:space="preserve">Focus</w:delText>
        </w:r>
      </w:del>
      <w:ins w:id="1738" w:author="Ezra-redaktør" w:date="2026-10-18T13:44:37Z">
        <w:r>
          <w:t xml:space="preserve">His focus</w:t>
        </w:r>
      </w:ins>
      <w:r>
        <w:t xml:space="preserve"> shortened. </w:t>
      </w:r>
      <w:del w:id="1739" w:author="Ezra-redaktør" w:date="2026-10-18T13:44:37Z">
        <w:r>
          <w:delText xml:space="preserve">Not because he rejected discipline, because his</w:delText>
        </w:r>
      </w:del>
      <w:ins w:id="1740" w:author="Ezra-redaktør" w:date="2026-10-18T13:44:37Z">
        <w:r>
          <w:t xml:space="preserve">His</w:t>
        </w:r>
      </w:ins>
      <w:r>
        <w:t xml:space="preserve"> environment </w:t>
      </w:r>
      <w:ins w:id="1741" w:author="Ezra-redaktør" w:date="2026-10-18T13:44:37Z">
        <w:r>
          <w:t xml:space="preserve">had </w:t>
        </w:r>
      </w:ins>
      <w:r>
        <w:t xml:space="preserve">trained </w:t>
      </w:r>
      <w:ins w:id="1742" w:author="Ezra-redaktør" w:date="2026-10-18T13:44:37Z">
        <w:r>
          <w:t xml:space="preserve">him for </w:t>
        </w:r>
      </w:ins>
      <w:r>
        <w:t xml:space="preserve">interruption.</w:t>
      </w:r>
    </w:p>
    <w:p>
      <w:pPr>
        <w:pStyle w:val="Heading3"/>
      </w:pPr>
      <w:r>
        <w:t xml:space="preserve">Digital Drift vs.</w:t>
      </w:r>
      <w:del w:id="1743" w:author="Ezra-redaktør" w:date="2026-10-18T13:44:37Z">
        <w:r>
          <w:delText xml:space="preserve"> </w:delText>
        </w:r>
      </w:del>
      <w:ins w:id="1744" w:author="Ezra-redaktør" w:date="2026-10-18T13:44:37Z">
        <w:r>
          <w:t xml:space="preserve"> </w:t>
        </w:r>
      </w:ins>
      <w:r>
        <w:t xml:space="preserve">Digital Discipline</w:t>
      </w:r>
    </w:p>
    <w:p>
      <w:r>
        <w:t xml:space="preserve">| Digital Drift</w:t>
      </w:r>
      <w:del w:id="1745" w:author="Ezra-redaktør" w:date="2026-10-18T13:44:37Z">
        <w:r>
          <w:delText xml:space="preserve">          </w:delText>
        </w:r>
      </w:del>
      <w:ins w:id="1746" w:author="Ezra-redaktør" w:date="2026-10-18T13:44:37Z">
        <w:r>
          <w:t xml:space="preserve"> </w:t>
        </w:r>
      </w:ins>
      <w:r>
        <w:t xml:space="preserve">| Digital Discipline</w:t>
      </w:r>
      <w:del w:id="1747" w:author="Ezra-redaktør" w:date="2026-10-18T13:44:37Z">
        <w:r>
          <w:delText xml:space="preserve">      </w:delText>
        </w:r>
      </w:del>
      <w:ins w:id="1748" w:author="Ezra-redaktør" w:date="2026-10-18T13:44:37Z">
        <w:r>
          <w:t xml:space="preserve"> </w:t>
        </w:r>
      </w:ins>
      <w:r>
        <w:t xml:space="preserve">| </w:t>
      </w:r>
      <w:del w:id="1749" w:author="Ezra-redaktør" w:date="2026-10-18T13:44:37Z">
        <w:r>
          <w:delText xml:space="preserve">|------------------------|-------------------------|</w:delText>
        </w:r>
      </w:del>
      <w:ins w:id="1750" w:author="Ezra-redaktør" w:date="2026-10-18T13:44:37Z">
        <w:r>
          <w:t xml:space="preserve">| :- | :- |</w:t>
        </w:r>
      </w:ins>
      <w:r>
        <w:t xml:space="preserve"> | Consumes attention</w:t>
      </w:r>
      <w:del w:id="1751" w:author="Ezra-redaktør" w:date="2026-10-18T13:44:37Z">
        <w:r>
          <w:delText xml:space="preserve">     </w:delText>
        </w:r>
      </w:del>
      <w:ins w:id="1752" w:author="Ezra-redaktør" w:date="2026-10-18T13:44:37Z">
        <w:r>
          <w:t xml:space="preserve"> </w:t>
        </w:r>
      </w:ins>
      <w:r>
        <w:t xml:space="preserve">| Protects attention</w:t>
      </w:r>
      <w:del w:id="1753" w:author="Ezra-redaktør" w:date="2026-10-18T13:44:37Z">
        <w:r>
          <w:delText xml:space="preserve">      </w:delText>
        </w:r>
      </w:del>
      <w:ins w:id="1754" w:author="Ezra-redaktør" w:date="2026-10-18T13:44:37Z">
        <w:r>
          <w:t xml:space="preserve"> </w:t>
        </w:r>
      </w:ins>
      <w:r>
        <w:t xml:space="preserve">| | Rewards reaction</w:t>
      </w:r>
      <w:del w:id="1755" w:author="Ezra-redaktør" w:date="2026-10-18T13:44:37Z">
        <w:r>
          <w:delText xml:space="preserve">       </w:delText>
        </w:r>
      </w:del>
      <w:ins w:id="1756" w:author="Ezra-redaktør" w:date="2026-10-18T13:44:37Z">
        <w:r>
          <w:t xml:space="preserve"> </w:t>
        </w:r>
      </w:ins>
      <w:r>
        <w:t xml:space="preserve">| Encourages intention</w:t>
      </w:r>
      <w:del w:id="1757" w:author="Ezra-redaktør" w:date="2026-10-18T13:44:37Z">
        <w:r>
          <w:delText xml:space="preserve">    </w:delText>
        </w:r>
      </w:del>
      <w:ins w:id="1758" w:author="Ezra-redaktør" w:date="2026-10-18T13:44:37Z">
        <w:r>
          <w:t xml:space="preserve"> </w:t>
        </w:r>
      </w:ins>
      <w:r>
        <w:t xml:space="preserve">| | Fragments focus</w:t>
      </w:r>
      <w:del w:id="1759" w:author="Ezra-redaktør" w:date="2026-10-18T13:44:37Z">
        <w:r>
          <w:delText xml:space="preserve">        </w:delText>
        </w:r>
      </w:del>
      <w:ins w:id="1760" w:author="Ezra-redaktør" w:date="2026-10-18T13:44:37Z">
        <w:r>
          <w:t xml:space="preserve"> </w:t>
        </w:r>
      </w:ins>
      <w:r>
        <w:t xml:space="preserve">| Builds coherence</w:t>
      </w:r>
      <w:del w:id="1761" w:author="Ezra-redaktør" w:date="2026-10-18T13:44:37Z">
        <w:r>
          <w:delText xml:space="preserve">        </w:delText>
        </w:r>
      </w:del>
      <w:ins w:id="1762" w:author="Ezra-redaktør" w:date="2026-10-18T13:44:37Z">
        <w:r>
          <w:t xml:space="preserve"> </w:t>
        </w:r>
      </w:ins>
      <w:r>
        <w:t xml:space="preserve">| | Feeds comparison</w:t>
      </w:r>
      <w:del w:id="1763" w:author="Ezra-redaktør" w:date="2026-10-18T13:44:37Z">
        <w:r>
          <w:delText xml:space="preserve">       </w:delText>
        </w:r>
      </w:del>
      <w:ins w:id="1764" w:author="Ezra-redaktør" w:date="2026-10-18T13:44:37Z">
        <w:r>
          <w:t xml:space="preserve"> </w:t>
        </w:r>
      </w:ins>
      <w:r>
        <w:t xml:space="preserve">| Cultivates discernment</w:t>
      </w:r>
      <w:del w:id="1765" w:author="Ezra-redaktør" w:date="2026-10-18T13:44:37Z">
        <w:r>
          <w:delText xml:space="preserve">  </w:delText>
        </w:r>
      </w:del>
      <w:ins w:id="1766" w:author="Ezra-redaktør" w:date="2026-10-18T13:44:37Z">
        <w:r>
          <w:t xml:space="preserve"> </w:t>
        </w:r>
      </w:ins>
      <w:r>
        <w:t xml:space="preserve">| | Operates automatically | Is curated deliberately |</w:t>
      </w:r>
    </w:p>
    <w:p>
      <w:r>
        <w:t xml:space="preserve">What surrounds you eventually instructs you.</w:t>
      </w:r>
    </w:p>
    <w:p>
      <w:pPr>
        <w:pStyle w:val="Heading3"/>
      </w:pPr>
      <w:r>
        <w:t xml:space="preserve">What This Day Is Really About</w:t>
      </w:r>
    </w:p>
    <w:p>
      <w:del w:id="1767" w:author="Ezra-redaktør" w:date="2026-10-18T13:44:37Z">
        <w:r>
          <w:delText xml:space="preserve">This</w:delText>
        </w:r>
      </w:del>
      <w:ins w:id="1768" w:author="Ezra-redaktør" w:date="2026-10-18T13:44:37Z">
        <w:r>
          <w:t xml:space="preserve">You</w:t>
        </w:r>
      </w:ins>
      <w:r>
        <w:t xml:space="preserve"> </w:t>
      </w:r>
      <w:del w:id="1769" w:author="Ezra-redaktør" w:date="2026-10-18T13:44:37Z">
        <w:r>
          <w:delText xml:space="preserve">day is</w:delText>
        </w:r>
      </w:del>
      <w:ins w:id="1770" w:author="Ezra-redaktør" w:date="2026-10-18T13:44:37Z">
        <w:r>
          <w:t xml:space="preserve">do</w:t>
        </w:r>
      </w:ins>
      <w:r>
        <w:t xml:space="preserve"> not </w:t>
      </w:r>
      <w:del w:id="1771" w:author="Ezra-redaktør" w:date="2026-10-18T13:44:37Z">
        <w:r>
          <w:delText xml:space="preserve">about</w:delText>
        </w:r>
      </w:del>
      <w:ins w:id="1772" w:author="Ezra-redaktør" w:date="2026-10-18T13:44:37Z">
        <w:r>
          <w:t xml:space="preserve">have</w:t>
        </w:r>
      </w:ins>
      <w:r>
        <w:t xml:space="preserve"> </w:t>
      </w:r>
      <w:del w:id="1773" w:author="Ezra-redaktør" w:date="2026-10-18T13:44:37Z">
        <w:r>
          <w:delText xml:space="preserve">rejecting</w:delText>
        </w:r>
      </w:del>
      <w:ins w:id="1774" w:author="Ezra-redaktør" w:date="2026-10-18T13:44:37Z">
        <w:r>
          <w:t xml:space="preserve">to give up</w:t>
        </w:r>
      </w:ins>
      <w:r>
        <w:t xml:space="preserve"> technology. </w:t>
      </w:r>
      <w:del w:id="1775" w:author="Ezra-redaktør" w:date="2026-10-18T13:44:37Z">
        <w:r>
          <w:delText xml:space="preserve">It</w:delText>
        </w:r>
      </w:del>
      <w:ins w:id="1776" w:author="Ezra-redaktør" w:date="2026-10-18T13:44:37Z">
        <w:r>
          <w:t xml:space="preserve">Just</w:t>
        </w:r>
      </w:ins>
      <w:r>
        <w:t xml:space="preserve"> </w:t>
      </w:r>
      <w:del w:id="1777" w:author="Ezra-redaktør" w:date="2026-10-18T13:44:37Z">
        <w:r>
          <w:delText xml:space="preserve">is</w:delText>
        </w:r>
      </w:del>
      <w:ins w:id="1778" w:author="Ezra-redaktør" w:date="2026-10-18T13:44:37Z">
        <w:r>
          <w:t xml:space="preserve">stop</w:t>
        </w:r>
      </w:ins>
      <w:r>
        <w:t xml:space="preserve"> </w:t>
      </w:r>
      <w:del w:id="1779" w:author="Ezra-redaktør" w:date="2026-10-18T13:44:37Z">
        <w:r>
          <w:delText xml:space="preserve">about</w:delText>
        </w:r>
      </w:del>
      <w:ins w:id="1780" w:author="Ezra-redaktør" w:date="2026-10-18T13:44:37Z">
        <w:r>
          <w:t xml:space="preserve">letting</w:t>
        </w:r>
      </w:ins>
      <w:r>
        <w:t xml:space="preserve"> </w:t>
      </w:r>
      <w:del w:id="1781" w:author="Ezra-redaktør" w:date="2026-10-18T13:44:37Z">
        <w:r>
          <w:delText xml:space="preserve">refusing</w:delText>
        </w:r>
      </w:del>
      <w:ins w:id="1782" w:author="Ezra-redaktør" w:date="2026-10-18T13:44:37Z">
        <w:r>
          <w:t xml:space="preserve">it</w:t>
        </w:r>
      </w:ins>
      <w:r>
        <w:t xml:space="preserve"> </w:t>
      </w:r>
      <w:del w:id="1783" w:author="Ezra-redaktør" w:date="2026-10-18T13:44:37Z">
        <w:r>
          <w:delText xml:space="preserve">unconscious</w:delText>
        </w:r>
      </w:del>
      <w:ins w:id="1784" w:author="Ezra-redaktør" w:date="2026-10-18T13:44:37Z">
        <w:r>
          <w:t xml:space="preserve">shape</w:t>
        </w:r>
      </w:ins>
      <w:r>
        <w:t xml:space="preserve"> </w:t>
      </w:r>
      <w:del w:id="1785" w:author="Ezra-redaktør" w:date="2026-10-18T13:44:37Z">
        <w:r>
          <w:delText xml:space="preserve">exposure.</w:delText>
        </w:r>
      </w:del>
      <w:ins w:id="1786" w:author="Ezra-redaktør" w:date="2026-10-18T13:44:37Z">
        <w:r>
          <w:t xml:space="preserve">you without your consent.</w:t>
        </w:r>
      </w:ins>
      <w:r>
        <w:t xml:space="preserve"> Digital spaces </w:t>
      </w:r>
      <w:del w:id="1787" w:author="Ezra-redaktør" w:date="2026-10-18T13:44:37Z">
        <w:r>
          <w:delText xml:space="preserve">are</w:delText>
        </w:r>
      </w:del>
      <w:ins w:id="1788" w:author="Ezra-redaktør" w:date="2026-10-18T13:44:37Z">
        <w:r>
          <w:t xml:space="preserve">form</w:t>
        </w:r>
      </w:ins>
      <w:r>
        <w:t xml:space="preserve"> </w:t>
      </w:r>
      <w:del w:id="1789" w:author="Ezra-redaktør" w:date="2026-10-18T13:44:37Z">
        <w:r>
          <w:delText xml:space="preserve">not neutral; they are formative.</w:delText>
        </w:r>
      </w:del>
      <w:ins w:id="1790" w:author="Ezra-redaktør" w:date="2026-10-18T13:44:37Z">
        <w:r>
          <w:t xml:space="preserve">you.</w:t>
        </w:r>
      </w:ins>
      <w:r>
        <w:t xml:space="preserve"> Attention has a diet, </w:t>
      </w:r>
      <w:del w:id="1791" w:author="Ezra-redaktør" w:date="2026-10-18T13:44:37Z">
        <w:r>
          <w:delText xml:space="preserve">exactly</w:delText>
        </w:r>
      </w:del>
      <w:ins w:id="1792" w:author="Ezra-redaktør" w:date="2026-10-18T13:44:37Z">
        <w:r>
          <w:t xml:space="preserve">just</w:t>
        </w:r>
      </w:ins>
      <w:r>
        <w:t xml:space="preserve"> as the body </w:t>
      </w:r>
      <w:del w:id="1793" w:author="Ezra-redaktør" w:date="2026-10-18T13:44:37Z">
        <w:r>
          <w:delText xml:space="preserve">does.</w:delText>
        </w:r>
      </w:del>
      <w:ins w:id="1794" w:author="Ezra-redaktør" w:date="2026-10-18T13:44:37Z">
        <w:r>
          <w:t xml:space="preserve">does,</w:t>
        </w:r>
      </w:ins>
      <w:r>
        <w:t xml:space="preserve"> </w:t>
      </w:r>
      <w:del w:id="1795" w:author="Ezra-redaktør" w:date="2026-10-18T13:44:37Z">
        <w:r>
          <w:delText xml:space="preserve">And it is</w:delText>
        </w:r>
      </w:del>
      <w:ins w:id="1796" w:author="Ezra-redaktør" w:date="2026-10-18T13:44:37Z">
        <w:r>
          <w:t xml:space="preserve">and</w:t>
        </w:r>
      </w:ins>
      <w:r>
        <w:t xml:space="preserve"> the meals you </w:t>
      </w:r>
      <w:del w:id="1797" w:author="Ezra-redaktør" w:date="2026-10-18T13:44:37Z">
        <w:r>
          <w:delText xml:space="preserve">do not</w:delText>
        </w:r>
      </w:del>
      <w:ins w:id="1798" w:author="Ezra-redaktør" w:date="2026-10-18T13:44:37Z">
        <w:r>
          <w:t xml:space="preserve">never</w:t>
        </w:r>
      </w:ins>
      <w:r>
        <w:t xml:space="preserve"> notice</w:t>
      </w:r>
      <w:ins w:id="1799" w:author="Ezra-redaktør" w:date="2026-10-18T13:44:37Z">
        <w:r>
          <w:t xml:space="preserve"> are the ones</w:t>
        </w:r>
      </w:ins>
      <w:r>
        <w:t xml:space="preserve"> that set your appetite.</w:t>
      </w:r>
    </w:p>
    <w:p>
      <w:r>
        <w:t xml:space="preserve">If you do not decide what enters your attention, someone else will. </w:t>
      </w:r>
      <w:del w:id="1800" w:author="Ezra-redaktør" w:date="2026-10-18T13:44:37Z">
        <w:r>
          <w:delText xml:space="preserve">And what</w:delText>
        </w:r>
      </w:del>
      <w:ins w:id="1801" w:author="Ezra-redaktør" w:date="2026-10-18T13:44:37Z">
        <w:r>
          <w:t xml:space="preserve">What</w:t>
        </w:r>
      </w:ins>
      <w:r>
        <w:t xml:space="preserve"> enters </w:t>
      </w:r>
      <w:del w:id="1802" w:author="Ezra-redaktør" w:date="2026-10-18T13:44:37Z">
        <w:r>
          <w:delText xml:space="preserve">repeatedly</w:delText>
        </w:r>
      </w:del>
      <w:ins w:id="1803" w:author="Ezra-redaktør" w:date="2026-10-18T13:44:37Z">
        <w:r>
          <w:t xml:space="preserve">again and again</w:t>
        </w:r>
      </w:ins>
      <w:r>
        <w:t xml:space="preserve"> reshapes what you notice, </w:t>
      </w:r>
      <w:del w:id="1804" w:author="Ezra-redaktør" w:date="2026-10-18T13:44:37Z">
        <w:r>
          <w:delText xml:space="preserve">desire,</w:delText>
        </w:r>
      </w:del>
      <w:ins w:id="1805" w:author="Ezra-redaktør" w:date="2026-10-18T13:44:37Z">
        <w:r>
          <w:t xml:space="preserve">what you want,</w:t>
        </w:r>
      </w:ins>
      <w:r>
        <w:t xml:space="preserve"> and</w:t>
      </w:r>
      <w:ins w:id="1806" w:author="Ezra-redaktør" w:date="2026-10-18T13:44:37Z">
        <w:r>
          <w:t xml:space="preserve"> what you</w:t>
        </w:r>
      </w:ins>
      <w:r>
        <w:t xml:space="preserve"> tolerate. Wisdom begins with </w:t>
      </w:r>
      <w:del w:id="1807" w:author="Ezra-redaktør" w:date="2026-10-18T13:44:37Z">
        <w:r>
          <w:delText xml:space="preserve">restraint</w:delText>
        </w:r>
      </w:del>
      <w:ins w:id="1808" w:author="Ezra-redaktør" w:date="2026-10-18T13:44:37Z">
        <w:r>
          <w:t xml:space="preserve">what</w:t>
        </w:r>
      </w:ins>
      <w:r>
        <w:t xml:space="preserve"> </w:t>
      </w:r>
      <w:del w:id="1809" w:author="Ezra-redaktør" w:date="2026-10-18T13:44:37Z">
        <w:r>
          <w:delText xml:space="preserve">before</w:delText>
        </w:r>
      </w:del>
      <w:ins w:id="1810" w:author="Ezra-redaktør" w:date="2026-10-18T13:44:37Z">
        <w:r>
          <w:t xml:space="preserve">you</w:t>
        </w:r>
      </w:ins>
      <w:r>
        <w:t xml:space="preserve"> </w:t>
      </w:r>
      <w:del w:id="1811" w:author="Ezra-redaktør" w:date="2026-10-18T13:44:37Z">
        <w:r>
          <w:delText xml:space="preserve">it</w:delText>
        </w:r>
      </w:del>
      <w:ins w:id="1812" w:author="Ezra-redaktør" w:date="2026-10-18T13:44:37Z">
        <w:r>
          <w:t xml:space="preserve">keep</w:t>
        </w:r>
      </w:ins>
      <w:r>
        <w:t xml:space="preserve"> </w:t>
      </w:r>
      <w:del w:id="1813" w:author="Ezra-redaktør" w:date="2026-10-18T13:44:37Z">
        <w:r>
          <w:delText xml:space="preserve">ever reaches expression.</w:delText>
        </w:r>
      </w:del>
      <w:ins w:id="1814" w:author="Ezra-redaktør" w:date="2026-10-18T13:44:37Z">
        <w:r>
          <w:t xml:space="preserve">out.</w:t>
        </w:r>
      </w:ins>
    </w:p>
    <w:p>
      <w:pPr>
        <w:pStyle w:val="Heading3"/>
      </w:pPr>
      <w:r>
        <w:t xml:space="preserve">The Practice</w:t>
      </w:r>
    </w:p>
    <w:p>
      <w:del w:id="1815" w:author="Ezra-redaktør" w:date="2026-10-18T13:44:37Z">
        <w:r>
          <w:delText xml:space="preserve">Today, observe</w:delText>
        </w:r>
      </w:del>
      <w:ins w:id="1816" w:author="Ezra-redaktør" w:date="2026-10-18T13:44:37Z">
        <w:r>
          <w:t xml:space="preserve">Observe</w:t>
        </w:r>
      </w:ins>
      <w:r>
        <w:t xml:space="preserve"> one digital </w:t>
      </w:r>
      <w:del w:id="1817" w:author="Ezra-redaktør" w:date="2026-10-18T13:44:37Z">
        <w:r>
          <w:delText xml:space="preserve">habit.</w:delText>
        </w:r>
      </w:del>
      <w:ins w:id="1818" w:author="Ezra-redaktør" w:date="2026-10-18T13:44:37Z">
        <w:r>
          <w:t xml:space="preserve">habit</w:t>
        </w:r>
      </w:ins>
      <w:r>
        <w:t xml:space="preserve"> </w:t>
      </w:r>
      <w:del w:id="1819" w:author="Ezra-redaktør" w:date="2026-10-18T13:44:37Z">
        <w:r>
          <w:delText xml:space="preserve">Do</w:delText>
        </w:r>
      </w:del>
      <w:ins w:id="1820" w:author="Ezra-redaktør" w:date="2026-10-18T13:44:37Z">
        <w:r>
          <w:t xml:space="preserve">today.</w:t>
        </w:r>
      </w:ins>
      <w:r>
        <w:t xml:space="preserve"> </w:t>
      </w:r>
      <w:del w:id="1821" w:author="Ezra-redaktør" w:date="2026-10-18T13:44:37Z">
        <w:r>
          <w:delText xml:space="preserve">not</w:delText>
        </w:r>
      </w:del>
      <w:ins w:id="1822" w:author="Ezra-redaktør" w:date="2026-10-18T13:44:37Z">
        <w:r>
          <w:t xml:space="preserve">Delete</w:t>
        </w:r>
      </w:ins>
      <w:r>
        <w:t xml:space="preserve"> </w:t>
      </w:r>
      <w:del w:id="1823" w:author="Ezra-redaktør" w:date="2026-10-18T13:44:37Z">
        <w:r>
          <w:delText xml:space="preserve">delete anything</w:delText>
        </w:r>
      </w:del>
      <w:ins w:id="1824" w:author="Ezra-redaktør" w:date="2026-10-18T13:44:37Z">
        <w:r>
          <w:t xml:space="preserve">nothing</w:t>
        </w:r>
      </w:ins>
      <w:r>
        <w:t xml:space="preserve"> yet. Notice:</w:t>
      </w:r>
    </w:p>
    <w:p>
      <w:r>
        <w:t xml:space="preserve">- When do I reach for my phone without intention? - What content consistently pulls my mood or focus sideways? - Where does my attention leave me more fragmented than formed?</w:t>
      </w:r>
    </w:p>
    <w:p>
      <w:r>
        <w:t xml:space="preserve">Awareness </w:t>
      </w:r>
      <w:del w:id="1825" w:author="Ezra-redaktør" w:date="2026-10-18T13:44:37Z">
        <w:r>
          <w:delText xml:space="preserve">precedes</w:delText>
        </w:r>
      </w:del>
      <w:ins w:id="1826" w:author="Ezra-redaktør" w:date="2026-10-18T13:44:37Z">
        <w:r>
          <w:t xml:space="preserve">comes before</w:t>
        </w:r>
      </w:ins>
      <w:r>
        <w:t xml:space="preserve"> control. </w:t>
      </w:r>
      <w:del w:id="1827" w:author="Ezra-redaktør" w:date="2026-10-18T13:44:37Z">
        <w:r>
          <w:delText xml:space="preserve">You</w:delText>
        </w:r>
      </w:del>
      <w:ins w:id="1828" w:author="Ezra-redaktør" w:date="2026-10-18T13:44:37Z">
        <w:r>
          <w:t xml:space="preserve">What</w:t>
        </w:r>
      </w:ins>
      <w:r>
        <w:t xml:space="preserve"> </w:t>
      </w:r>
      <w:del w:id="1829" w:author="Ezra-redaktør" w:date="2026-10-18T13:44:37Z">
        <w:r>
          <w:delText xml:space="preserve">do</w:delText>
        </w:r>
      </w:del>
      <w:ins w:id="1830" w:author="Ezra-redaktør" w:date="2026-10-18T13:44:37Z">
        <w:r>
          <w:t xml:space="preserve">you need is cleaner input, and another app will</w:t>
        </w:r>
      </w:ins>
      <w:r>
        <w:t xml:space="preserve"> not </w:t>
      </w:r>
      <w:del w:id="1831" w:author="Ezra-redaktør" w:date="2026-10-18T13:44:37Z">
        <w:r>
          <w:delText xml:space="preserve">need</w:delText>
        </w:r>
      </w:del>
      <w:ins w:id="1832" w:author="Ezra-redaktør" w:date="2026-10-18T13:44:37Z">
        <w:r>
          <w:t xml:space="preserve">give</w:t>
        </w:r>
      </w:ins>
      <w:r>
        <w:t xml:space="preserve"> </w:t>
      </w:r>
      <w:del w:id="1833" w:author="Ezra-redaktør" w:date="2026-10-18T13:44:37Z">
        <w:r>
          <w:delText xml:space="preserve">more</w:delText>
        </w:r>
      </w:del>
      <w:ins w:id="1834" w:author="Ezra-redaktør" w:date="2026-10-18T13:44:37Z">
        <w:r>
          <w:t xml:space="preserve">you</w:t>
        </w:r>
      </w:ins>
      <w:r>
        <w:t xml:space="preserve"> </w:t>
      </w:r>
      <w:del w:id="1835" w:author="Ezra-redaktør" w:date="2026-10-18T13:44:37Z">
        <w:r>
          <w:delText xml:space="preserve">apps. You need cleaner input.</w:delText>
        </w:r>
      </w:del>
      <w:ins w:id="1836" w:author="Ezra-redaktør" w:date="2026-10-18T13:44:37Z">
        <w:r>
          <w:t xml:space="preserve">that.</w:t>
        </w:r>
      </w:ins>
    </w:p>
    <w:p>
      <w:pPr>
        <w:pStyle w:val="Heading3"/>
      </w:pPr>
      <w:r>
        <w:t xml:space="preserve">Healing </w:t>
      </w:r>
      <w:del w:id="1837" w:author="Ezra-redaktør" w:date="2026-10-18T13:44:37Z">
        <w:r>
          <w:delText xml:space="preserve">Forge –</w:delText>
        </w:r>
      </w:del>
      <w:ins w:id="1838" w:author="Ezra-redaktør" w:date="2026-10-18T13:44:37Z">
        <w:r>
          <w:t xml:space="preserve">Forge:</w:t>
        </w:r>
      </w:ins>
      <w:r>
        <w:t xml:space="preserve"> When Escape Became Default</w:t>
      </w:r>
    </w:p>
    <w:p>
      <w:del w:id="1839" w:author="Ezra-redaktør" w:date="2026-10-18T13:44:37Z">
        <w:r>
          <w:delText xml:space="preserve">For</w:delText>
        </w:r>
      </w:del>
      <w:ins w:id="1840" w:author="Ezra-redaktør" w:date="2026-10-18T13:44:37Z">
        <w:r>
          <w:t xml:space="preserve">Screens</w:t>
        </w:r>
      </w:ins>
      <w:r>
        <w:t xml:space="preserve"> </w:t>
      </w:r>
      <w:del w:id="1841" w:author="Ezra-redaktør" w:date="2026-10-18T13:44:37Z">
        <w:r>
          <w:delText xml:space="preserve">some</w:delText>
        </w:r>
      </w:del>
      <w:ins w:id="1842" w:author="Ezra-redaktør" w:date="2026-10-18T13:44:37Z">
        <w:r>
          <w:t xml:space="preserve">may</w:t>
        </w:r>
      </w:ins>
      <w:r>
        <w:t xml:space="preserve"> </w:t>
      </w:r>
      <w:del w:id="1843" w:author="Ezra-redaktør" w:date="2026-10-18T13:44:37Z">
        <w:r>
          <w:delText xml:space="preserve">men,</w:delText>
        </w:r>
      </w:del>
      <w:ins w:id="1844" w:author="Ezra-redaktør" w:date="2026-10-18T13:44:37Z">
        <w:r>
          <w:t xml:space="preserve">have</w:t>
        </w:r>
      </w:ins>
      <w:r>
        <w:t xml:space="preserve"> </w:t>
      </w:r>
      <w:del w:id="1845" w:author="Ezra-redaktør" w:date="2026-10-18T13:44:37Z">
        <w:r>
          <w:delText xml:space="preserve">screens</w:delText>
        </w:r>
      </w:del>
      <w:ins w:id="1846" w:author="Ezra-redaktør" w:date="2026-10-18T13:44:37Z">
        <w:r>
          <w:t xml:space="preserve">been</w:t>
        </w:r>
      </w:ins>
      <w:r>
        <w:t xml:space="preserve"> </w:t>
      </w:r>
      <w:del w:id="1847" w:author="Ezra-redaktør" w:date="2026-10-18T13:44:37Z">
        <w:r>
          <w:delText xml:space="preserve">became</w:delText>
        </w:r>
      </w:del>
      <w:ins w:id="1848" w:author="Ezra-redaktør" w:date="2026-10-18T13:44:37Z">
        <w:r>
          <w:t xml:space="preserve">your</w:t>
        </w:r>
      </w:ins>
      <w:r>
        <w:t xml:space="preserve"> refuge </w:t>
      </w:r>
      <w:del w:id="1849" w:author="Ezra-redaktør" w:date="2026-10-18T13:44:37Z">
        <w:r>
          <w:delText xml:space="preserve">early.</w:delText>
        </w:r>
      </w:del>
      <w:ins w:id="1850" w:author="Ezra-redaktør" w:date="2026-10-18T13:44:37Z">
        <w:r>
          <w:t xml:space="preserve">early</w:t>
        </w:r>
      </w:ins>
      <w:r>
        <w:t xml:space="preserve"> </w:t>
      </w:r>
      <w:del w:id="1851" w:author="Ezra-redaktør" w:date="2026-10-18T13:44:37Z">
        <w:r>
          <w:delText xml:space="preserve">They provided</w:delText>
        </w:r>
      </w:del>
      <w:ins w:id="1852" w:author="Ezra-redaktør" w:date="2026-10-18T13:44:37Z">
        <w:r>
          <w:t xml:space="preserve">on,</w:t>
        </w:r>
      </w:ins>
      <w:r>
        <w:t xml:space="preserve"> relief from chaos, loneliness, pressure, or </w:t>
      </w:r>
      <w:del w:id="1853" w:author="Ezra-redaktør" w:date="2026-10-18T13:44:37Z">
        <w:r>
          <w:delText xml:space="preserve">rejection,</w:delText>
        </w:r>
      </w:del>
      <w:ins w:id="1854" w:author="Ezra-redaktør" w:date="2026-10-18T13:44:37Z">
        <w:r>
          <w:t xml:space="preserve">rejection.</w:t>
        </w:r>
      </w:ins>
      <w:r>
        <w:t xml:space="preserve"> </w:t>
      </w:r>
      <w:del w:id="1855" w:author="Ezra-redaktør" w:date="2026-10-18T13:44:37Z">
        <w:r>
          <w:delText xml:space="preserve">and that</w:delText>
        </w:r>
      </w:del>
      <w:ins w:id="1856" w:author="Ezra-redaktør" w:date="2026-10-18T13:44:37Z">
        <w:r>
          <w:t xml:space="preserve">That</w:t>
        </w:r>
      </w:ins>
      <w:r>
        <w:t xml:space="preserve"> coping made sense then. But </w:t>
      </w:r>
      <w:del w:id="1857" w:author="Ezra-redaktør" w:date="2026-10-18T13:44:37Z">
        <w:r>
          <w:delText xml:space="preserve">environments</w:delText>
        </w:r>
      </w:del>
      <w:ins w:id="1858" w:author="Ezra-redaktør" w:date="2026-10-18T13:44:37Z">
        <w:r>
          <w:t xml:space="preserve">a place</w:t>
        </w:r>
      </w:ins>
      <w:r>
        <w:t xml:space="preserve"> that once protected </w:t>
      </w:r>
      <w:ins w:id="1859" w:author="Ezra-redaktør" w:date="2026-10-18T13:44:37Z">
        <w:r>
          <w:t xml:space="preserve">you </w:t>
        </w:r>
      </w:ins>
      <w:r>
        <w:t xml:space="preserve">can </w:t>
      </w:r>
      <w:del w:id="1860" w:author="Ezra-redaktør" w:date="2026-10-18T13:44:37Z">
        <w:r>
          <w:delText xml:space="preserve">later</w:delText>
        </w:r>
      </w:del>
      <w:ins w:id="1861" w:author="Ezra-redaktør" w:date="2026-10-18T13:44:37Z">
        <w:r>
          <w:t xml:space="preserve">become</w:t>
        </w:r>
      </w:ins>
      <w:r>
        <w:t xml:space="preserve"> </w:t>
      </w:r>
      <w:del w:id="1862" w:author="Ezra-redaktør" w:date="2026-10-18T13:44:37Z">
        <w:r>
          <w:delText xml:space="preserve">imprison.</w:delText>
        </w:r>
      </w:del>
      <w:ins w:id="1863" w:author="Ezra-redaktør" w:date="2026-10-18T13:44:37Z">
        <w:r>
          <w:t xml:space="preserve">a</w:t>
        </w:r>
      </w:ins>
      <w:r>
        <w:t xml:space="preserve"> </w:t>
      </w:r>
      <w:del w:id="1864" w:author="Ezra-redaktør" w:date="2026-10-18T13:44:37Z">
        <w:r>
          <w:delText xml:space="preserve">Healing</w:delText>
        </w:r>
      </w:del>
      <w:ins w:id="1865" w:author="Ezra-redaktør" w:date="2026-10-18T13:44:37Z">
        <w:r>
          <w:t xml:space="preserve">cage.</w:t>
        </w:r>
      </w:ins>
      <w:r>
        <w:t xml:space="preserve"> </w:t>
      </w:r>
      <w:del w:id="1866" w:author="Ezra-redaktør" w:date="2026-10-18T13:44:37Z">
        <w:r>
          <w:delText xml:space="preserve">does</w:delText>
        </w:r>
      </w:del>
      <w:ins w:id="1867" w:author="Ezra-redaktør" w:date="2026-10-18T13:44:37Z">
        <w:r>
          <w:t xml:space="preserve">You do</w:t>
        </w:r>
      </w:ins>
      <w:r>
        <w:t xml:space="preserve"> not </w:t>
      </w:r>
      <w:del w:id="1868" w:author="Ezra-redaktør" w:date="2026-10-18T13:44:37Z">
        <w:r>
          <w:delText xml:space="preserve">require</w:delText>
        </w:r>
      </w:del>
      <w:ins w:id="1869" w:author="Ezra-redaktør" w:date="2026-10-18T13:44:37Z">
        <w:r>
          <w:t xml:space="preserve">have</w:t>
        </w:r>
      </w:ins>
      <w:r>
        <w:t xml:space="preserve"> </w:t>
      </w:r>
      <w:del w:id="1870" w:author="Ezra-redaktør" w:date="2026-10-18T13:44:37Z">
        <w:r>
          <w:delText xml:space="preserve">total</w:delText>
        </w:r>
      </w:del>
      <w:ins w:id="1871" w:author="Ezra-redaktør" w:date="2026-10-18T13:44:37Z">
        <w:r>
          <w:t xml:space="preserve">to</w:t>
        </w:r>
      </w:ins>
      <w:r>
        <w:t xml:space="preserve"> </w:t>
      </w:r>
      <w:del w:id="1872" w:author="Ezra-redaktør" w:date="2026-10-18T13:44:37Z">
        <w:r>
          <w:delText xml:space="preserve">withdrawal.</w:delText>
        </w:r>
      </w:del>
      <w:ins w:id="1873" w:author="Ezra-redaktør" w:date="2026-10-18T13:44:37Z">
        <w:r>
          <w:t xml:space="preserve">withdraw</w:t>
        </w:r>
      </w:ins>
      <w:r>
        <w:t xml:space="preserve"> </w:t>
      </w:r>
      <w:del w:id="1874" w:author="Ezra-redaktør" w:date="2026-10-18T13:44:37Z">
        <w:r>
          <w:delText xml:space="preserve">It</w:delText>
        </w:r>
      </w:del>
      <w:ins w:id="1875" w:author="Ezra-redaktør" w:date="2026-10-18T13:44:37Z">
        <w:r>
          <w:t xml:space="preserve">from</w:t>
        </w:r>
      </w:ins>
      <w:r>
        <w:t xml:space="preserve"> </w:t>
      </w:r>
      <w:del w:id="1876" w:author="Ezra-redaktør" w:date="2026-10-18T13:44:37Z">
        <w:r>
          <w:delText xml:space="preserve">requires</w:delText>
        </w:r>
      </w:del>
      <w:ins w:id="1877" w:author="Ezra-redaktør" w:date="2026-10-18T13:44:37Z">
        <w:r>
          <w:t xml:space="preserve">everything.</w:t>
        </w:r>
      </w:ins>
      <w:r>
        <w:t xml:space="preserve"> </w:t>
      </w:r>
      <w:del w:id="1878" w:author="Ezra-redaktør" w:date="2026-10-18T13:44:37Z">
        <w:r>
          <w:delText xml:space="preserve">reclaiming</w:delText>
        </w:r>
      </w:del>
      <w:ins w:id="1879" w:author="Ezra-redaktør" w:date="2026-10-18T13:44:37Z">
        <w:r>
          <w:t xml:space="preserve">You</w:t>
        </w:r>
      </w:ins>
      <w:r>
        <w:t xml:space="preserve"> </w:t>
      </w:r>
      <w:del w:id="1880" w:author="Ezra-redaktør" w:date="2026-10-18T13:44:37Z">
        <w:r>
          <w:delText xml:space="preserve">agency</w:delText>
        </w:r>
      </w:del>
      <w:ins w:id="1881" w:author="Ezra-redaktør" w:date="2026-10-18T13:44:37Z">
        <w:r>
          <w:t xml:space="preserve">do need to take back control</w:t>
        </w:r>
      </w:ins>
      <w:r>
        <w:t xml:space="preserve"> over what enters your inner life.</w:t>
      </w:r>
    </w:p>
    <w:p>
      <w:r>
        <w:t xml:space="preserve">*End of Day 10*</w:t>
      </w:r>
    </w:p>
    <w:p>
      <w:pPr>
        <w:pStyle w:val="Heading2"/>
      </w:pPr>
      <w:r>
        <w:t xml:space="preserve">Day </w:t>
      </w:r>
      <w:del w:id="1882" w:author="Ezra-redaktør" w:date="2026-10-18T13:44:37Z">
        <w:r>
          <w:delText xml:space="preserve">11 –</w:delText>
        </w:r>
      </w:del>
      <w:ins w:id="1883" w:author="Ezra-redaktør" w:date="2026-10-18T13:44:37Z">
        <w:r>
          <w:t xml:space="preserve">11:</w:t>
        </w:r>
      </w:ins>
      <w:r>
        <w:t xml:space="preserve"> Thinking Under Pressure</w:t>
      </w:r>
    </w:p>
    <w:p>
      <w:r>
        <w:t xml:space="preserve">&gt; “Good sense makes one slow to anger.” </w:t>
      </w:r>
      <w:del w:id="1884" w:author="Ezra-redaktør" w:date="2026-10-18T13:44:37Z">
        <w:r>
          <w:delText xml:space="preserve">–</w:delText>
        </w:r>
      </w:del>
      <w:ins w:id="1885" w:author="Ezra-redaktør" w:date="2026-10-18T13:44:37Z">
        <w:r>
          <w:t xml:space="preserve">&gt; &gt;</w:t>
        </w:r>
      </w:ins>
      <w:r>
        <w:t xml:space="preserve"> Proverbs 19:11</w:t>
      </w:r>
    </w:p>
    <w:p>
      <w:r>
        <w:t xml:space="preserve">Most thinking looks calm until pressure arrives. Under </w:t>
      </w:r>
      <w:del w:id="1886" w:author="Ezra-redaktør" w:date="2026-10-18T13:44:37Z">
        <w:r>
          <w:delText xml:space="preserve">strain,</w:delText>
        </w:r>
      </w:del>
      <w:ins w:id="1887" w:author="Ezra-redaktør" w:date="2026-10-18T13:44:37Z">
        <w:r>
          <w:t xml:space="preserve">strain</w:t>
        </w:r>
      </w:ins>
      <w:r>
        <w:t xml:space="preserve"> </w:t>
      </w:r>
      <w:del w:id="1888" w:author="Ezra-redaktør" w:date="2026-10-18T13:44:37Z">
        <w:r>
          <w:delText xml:space="preserve">thinking</w:delText>
        </w:r>
      </w:del>
      <w:ins w:id="1889" w:author="Ezra-redaktør" w:date="2026-10-18T13:44:37Z">
        <w:r>
          <w:t xml:space="preserve">it</w:t>
        </w:r>
      </w:ins>
      <w:r>
        <w:t xml:space="preserve"> </w:t>
      </w:r>
      <w:del w:id="1890" w:author="Ezra-redaktør" w:date="2026-10-18T13:44:37Z">
        <w:r>
          <w:delText xml:space="preserve">tightens:</w:delText>
        </w:r>
      </w:del>
      <w:ins w:id="1891" w:author="Ezra-redaktør" w:date="2026-10-18T13:44:37Z">
        <w:r>
          <w:t xml:space="preserve">tightens.</w:t>
        </w:r>
      </w:ins>
      <w:r>
        <w:t xml:space="preserve"> </w:t>
      </w:r>
      <w:del w:id="1892" w:author="Ezra-redaktør" w:date="2026-10-18T13:44:37Z">
        <w:r>
          <w:delText xml:space="preserve">shortcuts</w:delText>
        </w:r>
      </w:del>
      <w:ins w:id="1893" w:author="Ezra-redaktør" w:date="2026-10-18T13:44:37Z">
        <w:r>
          <w:t xml:space="preserve">Shortcuts</w:t>
        </w:r>
      </w:ins>
      <w:r>
        <w:t xml:space="preserve"> </w:t>
      </w:r>
      <w:del w:id="1894" w:author="Ezra-redaktør" w:date="2026-10-18T13:44:37Z">
        <w:r>
          <w:delText xml:space="preserve">appear,</w:delText>
        </w:r>
      </w:del>
      <w:ins w:id="1895" w:author="Ezra-redaktør" w:date="2026-10-18T13:44:37Z">
        <w:r>
          <w:t xml:space="preserve">appear and</w:t>
        </w:r>
      </w:ins>
      <w:r>
        <w:t xml:space="preserve"> assumptions harden. What you think under pressure </w:t>
      </w:r>
      <w:del w:id="1896" w:author="Ezra-redaktør" w:date="2026-10-18T13:44:37Z">
        <w:r>
          <w:delText xml:space="preserve">reveals</w:delText>
        </w:r>
      </w:del>
      <w:ins w:id="1897" w:author="Ezra-redaktør" w:date="2026-10-18T13:44:37Z">
        <w:r>
          <w:t xml:space="preserve">shows</w:t>
        </w:r>
      </w:ins>
      <w:r>
        <w:t xml:space="preserve"> what you have actually trained.</w:t>
      </w:r>
    </w:p>
    <w:p>
      <w:pPr>
        <w:pStyle w:val="Heading3"/>
      </w:pPr>
      <w:r>
        <w:t xml:space="preserve">The Scenario</w:t>
      </w:r>
    </w:p>
    <w:p>
      <w:r>
        <w:t xml:space="preserve">Mark was </w:t>
      </w:r>
      <w:del w:id="1898" w:author="Ezra-redaktør" w:date="2026-10-18T13:44:37Z">
        <w:r>
          <w:delText xml:space="preserve">reasonable,</w:delText>
        </w:r>
      </w:del>
      <w:ins w:id="1899" w:author="Ezra-redaktør" w:date="2026-10-18T13:44:37Z">
        <w:r>
          <w:t xml:space="preserve">reasonable</w:t>
        </w:r>
      </w:ins>
      <w:r>
        <w:t xml:space="preserve"> most of the time. </w:t>
      </w:r>
      <w:del w:id="1900" w:author="Ezra-redaktør" w:date="2026-10-18T13:44:37Z">
        <w:r>
          <w:delText xml:space="preserve">In</w:delText>
        </w:r>
      </w:del>
      <w:ins w:id="1901" w:author="Ezra-redaktør" w:date="2026-10-18T13:44:37Z">
        <w:r>
          <w:t xml:space="preserve">When</w:t>
        </w:r>
      </w:ins>
      <w:r>
        <w:t xml:space="preserve"> </w:t>
      </w:r>
      <w:del w:id="1902" w:author="Ezra-redaktør" w:date="2026-10-18T13:44:37Z">
        <w:r>
          <w:delText xml:space="preserve">conversations</w:delText>
        </w:r>
      </w:del>
      <w:ins w:id="1903" w:author="Ezra-redaktør" w:date="2026-10-18T13:44:37Z">
        <w:r>
          <w:t xml:space="preserve">a</w:t>
        </w:r>
      </w:ins>
      <w:r>
        <w:t xml:space="preserve"> </w:t>
      </w:r>
      <w:del w:id="1904" w:author="Ezra-redaktør" w:date="2026-10-18T13:44:37Z">
        <w:r>
          <w:delText xml:space="preserve">without</w:delText>
        </w:r>
      </w:del>
      <w:ins w:id="1905" w:author="Ezra-redaktør" w:date="2026-10-18T13:44:37Z">
        <w:r>
          <w:t xml:space="preserve">conversation had no</w:t>
        </w:r>
      </w:ins>
      <w:r>
        <w:t xml:space="preserve"> friction</w:t>
      </w:r>
      <w:ins w:id="1906" w:author="Ezra-redaktør" w:date="2026-10-18T13:44:37Z">
        <w:r>
          <w:t xml:space="preserve"> in it,</w:t>
        </w:r>
      </w:ins>
      <w:r>
        <w:t xml:space="preserve"> he listened well and </w:t>
      </w:r>
      <w:del w:id="1907" w:author="Ezra-redaktør" w:date="2026-10-18T13:44:37Z">
        <w:r>
          <w:delText xml:space="preserve">responded</w:delText>
        </w:r>
      </w:del>
      <w:ins w:id="1908" w:author="Ezra-redaktør" w:date="2026-10-18T13:44:37Z">
        <w:r>
          <w:t xml:space="preserve">answered</w:t>
        </w:r>
      </w:ins>
      <w:r>
        <w:t xml:space="preserve"> thoughtfully. </w:t>
      </w:r>
      <w:del w:id="1909" w:author="Ezra-redaktør" w:date="2026-10-18T13:44:37Z">
        <w:r>
          <w:delText xml:space="preserve">But under pressure, under</w:delText>
        </w:r>
      </w:del>
      <w:ins w:id="1910" w:author="Ezra-redaktør" w:date="2026-10-18T13:44:37Z">
        <w:r>
          <w:t xml:space="preserve">Under</w:t>
        </w:r>
      </w:ins>
      <w:r>
        <w:t xml:space="preserve"> criticism, </w:t>
      </w:r>
      <w:del w:id="1911" w:author="Ezra-redaktør" w:date="2026-10-18T13:44:37Z">
        <w:r>
          <w:delText xml:space="preserve">time</w:delText>
        </w:r>
      </w:del>
      <w:ins w:id="1912" w:author="Ezra-redaktør" w:date="2026-10-18T13:44:37Z">
        <w:r>
          <w:t xml:space="preserve">a</w:t>
        </w:r>
      </w:ins>
      <w:r>
        <w:t xml:space="preserve"> </w:t>
      </w:r>
      <w:del w:id="1913" w:author="Ezra-redaktør" w:date="2026-10-18T13:44:37Z">
        <w:r>
          <w:delText xml:space="preserve">constraint,</w:delText>
        </w:r>
      </w:del>
      <w:ins w:id="1914" w:author="Ezra-redaktør" w:date="2026-10-18T13:44:37Z">
        <w:r>
          <w:t xml:space="preserve">deadline,</w:t>
        </w:r>
      </w:ins>
      <w:r>
        <w:t xml:space="preserve"> or opposition, something shifted. His thinking narrowed. </w:t>
      </w:r>
      <w:del w:id="1915" w:author="Ezra-redaktør" w:date="2026-10-18T13:44:37Z">
        <w:r>
          <w:delText xml:space="preserve">Options</w:delText>
        </w:r>
      </w:del>
      <w:ins w:id="1916" w:author="Ezra-redaktør" w:date="2026-10-18T13:44:37Z">
        <w:r>
          <w:t xml:space="preserve">Every option</w:t>
        </w:r>
      </w:ins>
      <w:r>
        <w:t xml:space="preserve"> collapsed into </w:t>
      </w:r>
      <w:del w:id="1917" w:author="Ezra-redaktør" w:date="2026-10-18T13:44:37Z">
        <w:r>
          <w:delText xml:space="preserve">extremes.</w:delText>
        </w:r>
      </w:del>
      <w:ins w:id="1918" w:author="Ezra-redaktør" w:date="2026-10-18T13:44:37Z">
        <w:r>
          <w:t xml:space="preserve">an extreme.</w:t>
        </w:r>
      </w:ins>
      <w:r>
        <w:t xml:space="preserve"> Nuance disappeared, and </w:t>
      </w:r>
      <w:del w:id="1919" w:author="Ezra-redaktør" w:date="2026-10-18T13:44:37Z">
        <w:r>
          <w:delText xml:space="preserve">reaction</w:delText>
        </w:r>
      </w:del>
      <w:ins w:id="1920" w:author="Ezra-redaktør" w:date="2026-10-18T13:44:37Z">
        <w:r>
          <w:t xml:space="preserve">he</w:t>
        </w:r>
      </w:ins>
      <w:r>
        <w:t xml:space="preserve"> </w:t>
      </w:r>
      <w:del w:id="1921" w:author="Ezra-redaktør" w:date="2026-10-18T13:44:37Z">
        <w:r>
          <w:delText xml:space="preserve">replaced</w:delText>
        </w:r>
      </w:del>
      <w:ins w:id="1922" w:author="Ezra-redaktør" w:date="2026-10-18T13:44:37Z">
        <w:r>
          <w:t xml:space="preserve">reacted</w:t>
        </w:r>
      </w:ins>
      <w:r>
        <w:t xml:space="preserve"> </w:t>
      </w:r>
      <w:del w:id="1923" w:author="Ezra-redaktør" w:date="2026-10-18T13:44:37Z">
        <w:r>
          <w:delText xml:space="preserve">consideration.</w:delText>
        </w:r>
      </w:del>
      <w:ins w:id="1924" w:author="Ezra-redaktør" w:date="2026-10-18T13:44:37Z">
        <w:r>
          <w:t xml:space="preserve">instead of thinking.</w:t>
        </w:r>
      </w:ins>
    </w:p>
    <w:p>
      <w:del w:id="1925" w:author="Ezra-redaktør" w:date="2026-10-18T13:44:37Z">
        <w:r>
          <w:delText xml:space="preserve">Later,</w:delText>
        </w:r>
      </w:del>
      <w:ins w:id="1926" w:author="Ezra-redaktør" w:date="2026-10-18T13:44:37Z">
        <w:r>
          <w:t xml:space="preserve">Afterward</w:t>
        </w:r>
      </w:ins>
      <w:r>
        <w:t xml:space="preserve"> he would </w:t>
      </w:r>
      <w:del w:id="1927" w:author="Ezra-redaktør" w:date="2026-10-18T13:44:37Z">
        <w:r>
          <w:delText xml:space="preserve">reflect</w:delText>
        </w:r>
      </w:del>
      <w:ins w:id="1928" w:author="Ezra-redaktør" w:date="2026-10-18T13:44:37Z">
        <w:r>
          <w:t xml:space="preserve">think it over</w:t>
        </w:r>
      </w:ins>
      <w:r>
        <w:t xml:space="preserve"> and </w:t>
      </w:r>
      <w:del w:id="1929" w:author="Ezra-redaktør" w:date="2026-10-18T13:44:37Z">
        <w:r>
          <w:delText xml:space="preserve">regret.</w:delText>
        </w:r>
      </w:del>
      <w:ins w:id="1930" w:author="Ezra-redaktør" w:date="2026-10-18T13:44:37Z">
        <w:r>
          <w:t xml:space="preserve">regret it.</w:t>
        </w:r>
      </w:ins>
      <w:r>
        <w:t xml:space="preserve"> The problem</w:t>
      </w:r>
      <w:del w:id="1931" w:author="Ezra-redaktør" w:date="2026-10-18T13:44:37Z">
        <w:r>
          <w:delText xml:space="preserve"> wasn’t intelligence. It</w:delText>
        </w:r>
      </w:del>
      <w:r>
        <w:t xml:space="preserve"> was untrained thinking under load.</w:t>
      </w:r>
    </w:p>
    <w:p>
      <w:pPr>
        <w:pStyle w:val="Heading3"/>
      </w:pPr>
      <w:r>
        <w:t xml:space="preserve">Reactive Thought vs.</w:t>
      </w:r>
      <w:del w:id="1932" w:author="Ezra-redaktør" w:date="2026-10-18T13:44:37Z">
        <w:r>
          <w:delText xml:space="preserve"> </w:delText>
        </w:r>
      </w:del>
      <w:ins w:id="1933" w:author="Ezra-redaktør" w:date="2026-10-18T13:44:37Z">
        <w:r>
          <w:t xml:space="preserve"> </w:t>
        </w:r>
      </w:ins>
      <w:r>
        <w:t xml:space="preserve">Disciplined Thought</w:t>
      </w:r>
    </w:p>
    <w:p>
      <w:r>
        <w:t xml:space="preserve">| Reactive Thought</w:t>
      </w:r>
      <w:del w:id="1934" w:author="Ezra-redaktør" w:date="2026-10-18T13:44:37Z">
        <w:r>
          <w:delText xml:space="preserve">  </w:delText>
        </w:r>
      </w:del>
      <w:ins w:id="1935" w:author="Ezra-redaktør" w:date="2026-10-18T13:44:37Z">
        <w:r>
          <w:t xml:space="preserve"> </w:t>
        </w:r>
      </w:ins>
      <w:r>
        <w:t xml:space="preserve">| Disciplined Thought</w:t>
      </w:r>
      <w:del w:id="1936" w:author="Ezra-redaktør" w:date="2026-10-18T13:44:37Z">
        <w:r>
          <w:delText xml:space="preserve">  </w:delText>
        </w:r>
      </w:del>
      <w:ins w:id="1937" w:author="Ezra-redaktør" w:date="2026-10-18T13:44:37Z">
        <w:r>
          <w:t xml:space="preserve"> </w:t>
        </w:r>
      </w:ins>
      <w:r>
        <w:t xml:space="preserve">| </w:t>
      </w:r>
      <w:del w:id="1938" w:author="Ezra-redaktør" w:date="2026-10-18T13:44:37Z">
        <w:r>
          <w:delText xml:space="preserve">|-------------------|----------------------|</w:delText>
        </w:r>
      </w:del>
      <w:ins w:id="1939" w:author="Ezra-redaktør" w:date="2026-10-18T13:44:37Z">
        <w:r>
          <w:t xml:space="preserve">| :- | :- |</w:t>
        </w:r>
      </w:ins>
      <w:r>
        <w:t xml:space="preserve"> | Accelerates</w:t>
      </w:r>
      <w:del w:id="1940" w:author="Ezra-redaktør" w:date="2026-10-18T13:44:37Z">
        <w:r>
          <w:delText xml:space="preserve">       </w:delText>
        </w:r>
      </w:del>
      <w:ins w:id="1941" w:author="Ezra-redaktør" w:date="2026-10-18T13:44:37Z">
        <w:r>
          <w:t xml:space="preserve"> </w:t>
        </w:r>
      </w:ins>
      <w:r>
        <w:t xml:space="preserve">| Slows deliberately</w:t>
      </w:r>
      <w:del w:id="1942" w:author="Ezra-redaktør" w:date="2026-10-18T13:44:37Z">
        <w:r>
          <w:delText xml:space="preserve">   </w:delText>
        </w:r>
      </w:del>
      <w:ins w:id="1943" w:author="Ezra-redaktør" w:date="2026-10-18T13:44:37Z">
        <w:r>
          <w:t xml:space="preserve"> </w:t>
        </w:r>
      </w:ins>
      <w:r>
        <w:t xml:space="preserve">| | Seeks certainty</w:t>
      </w:r>
      <w:del w:id="1944" w:author="Ezra-redaktør" w:date="2026-10-18T13:44:37Z">
        <w:r>
          <w:delText xml:space="preserve">   </w:delText>
        </w:r>
      </w:del>
      <w:ins w:id="1945" w:author="Ezra-redaktør" w:date="2026-10-18T13:44:37Z">
        <w:r>
          <w:t xml:space="preserve"> </w:t>
        </w:r>
      </w:ins>
      <w:r>
        <w:t xml:space="preserve">| Seeks accuracy</w:t>
      </w:r>
      <w:del w:id="1946" w:author="Ezra-redaktør" w:date="2026-10-18T13:44:37Z">
        <w:r>
          <w:delText xml:space="preserve">       </w:delText>
        </w:r>
      </w:del>
      <w:ins w:id="1947" w:author="Ezra-redaktør" w:date="2026-10-18T13:44:37Z">
        <w:r>
          <w:t xml:space="preserve"> </w:t>
        </w:r>
      </w:ins>
      <w:r>
        <w:t xml:space="preserve">| | Polarizes options | Preserves complexity | | Defends instantly | Clarifies first</w:t>
      </w:r>
      <w:del w:id="1948" w:author="Ezra-redaktør" w:date="2026-10-18T13:44:37Z">
        <w:r>
          <w:delText xml:space="preserve">      </w:delText>
        </w:r>
      </w:del>
      <w:ins w:id="1949" w:author="Ezra-redaktør" w:date="2026-10-18T13:44:37Z">
        <w:r>
          <w:t xml:space="preserve"> </w:t>
        </w:r>
      </w:ins>
      <w:r>
        <w:t xml:space="preserve">| | Feels urgent</w:t>
      </w:r>
      <w:del w:id="1950" w:author="Ezra-redaktør" w:date="2026-10-18T13:44:37Z">
        <w:r>
          <w:delText xml:space="preserve">      </w:delText>
        </w:r>
      </w:del>
      <w:ins w:id="1951" w:author="Ezra-redaktør" w:date="2026-10-18T13:44:37Z">
        <w:r>
          <w:t xml:space="preserve"> </w:t>
        </w:r>
      </w:ins>
      <w:r>
        <w:t xml:space="preserve">| Remains stable</w:t>
      </w:r>
      <w:del w:id="1952" w:author="Ezra-redaktør" w:date="2026-10-18T13:44:37Z">
        <w:r>
          <w:delText xml:space="preserve">       </w:delText>
        </w:r>
      </w:del>
      <w:ins w:id="1953" w:author="Ezra-redaktør" w:date="2026-10-18T13:44:37Z">
        <w:r>
          <w:t xml:space="preserve"> </w:t>
        </w:r>
      </w:ins>
      <w:r>
        <w:t xml:space="preserve">|</w:t>
      </w:r>
    </w:p>
    <w:p>
      <w:pPr>
        <w:rPr>
          <w:del w:id="1954" w:author="Ezra-redaktør" w:date="2026-10-18T13:44:37Z"/>
        </w:rPr>
      </w:pPr>
      <w:del w:id="1955" w:author="Ezra-redaktør" w:date="2026-10-18T13:44:37Z">
        <w:r>
          <w:delText xml:space="preserve">Pressure does not invent these patterns. It reveals them.</w:delText>
        </w:r>
      </w:del>
    </w:p>
    <w:p>
      <w:pPr>
        <w:rPr>
          <w:ins w:id="1956" w:author="Ezra-redaktør" w:date="2026-10-18T13:44:37Z"/>
        </w:rPr>
      </w:pPr>
      <w:ins w:id="1957" w:author="Ezra-redaktør" w:date="2026-10-18T13:44:37Z">
        <w:r>
          <w:t xml:space="preserve">Pressure only reveals these patterns. They were there before.</w:t>
        </w:r>
      </w:ins>
    </w:p>
    <w:p>
      <w:pPr>
        <w:pStyle w:val="Heading3"/>
      </w:pPr>
      <w:r>
        <w:t xml:space="preserve">What This Day Is Really About</w:t>
      </w:r>
    </w:p>
    <w:p>
      <w:del w:id="1958" w:author="Ezra-redaktør" w:date="2026-10-18T13:44:37Z">
        <w:r>
          <w:delText xml:space="preserve">This</w:delText>
        </w:r>
      </w:del>
      <w:ins w:id="1959" w:author="Ezra-redaktør" w:date="2026-10-18T13:44:37Z">
        <w:r>
          <w:t xml:space="preserve">Under</w:t>
        </w:r>
      </w:ins>
      <w:r>
        <w:t xml:space="preserve"> </w:t>
      </w:r>
      <w:del w:id="1960" w:author="Ezra-redaktør" w:date="2026-10-18T13:44:37Z">
        <w:r>
          <w:delText xml:space="preserve">day</w:delText>
        </w:r>
      </w:del>
      <w:ins w:id="1961" w:author="Ezra-redaktør" w:date="2026-10-18T13:44:37Z">
        <w:r>
          <w:t xml:space="preserve">strain,</w:t>
        </w:r>
      </w:ins>
      <w:r>
        <w:t xml:space="preserve"> </w:t>
      </w:r>
      <w:del w:id="1962" w:author="Ezra-redaktør" w:date="2026-10-18T13:44:37Z">
        <w:r>
          <w:delText xml:space="preserve">is</w:delText>
        </w:r>
      </w:del>
      <w:ins w:id="1963" w:author="Ezra-redaktør" w:date="2026-10-18T13:44:37Z">
        <w:r>
          <w:t xml:space="preserve">you</w:t>
        </w:r>
      </w:ins>
      <w:r>
        <w:t xml:space="preserve"> </w:t>
      </w:r>
      <w:del w:id="1964" w:author="Ezra-redaktør" w:date="2026-10-18T13:44:37Z">
        <w:r>
          <w:delText xml:space="preserve">not</w:delText>
        </w:r>
      </w:del>
      <w:ins w:id="1965" w:author="Ezra-redaktør" w:date="2026-10-18T13:44:37Z">
        <w:r>
          <w:t xml:space="preserve">need</w:t>
        </w:r>
      </w:ins>
      <w:r>
        <w:t xml:space="preserve"> </w:t>
      </w:r>
      <w:del w:id="1966" w:author="Ezra-redaktør" w:date="2026-10-18T13:44:37Z">
        <w:r>
          <w:delText xml:space="preserve">about</w:delText>
        </w:r>
      </w:del>
      <w:ins w:id="1967" w:author="Ezra-redaktør" w:date="2026-10-18T13:44:37Z">
        <w:r>
          <w:t xml:space="preserve">room</w:t>
        </w:r>
      </w:ins>
      <w:r>
        <w:t xml:space="preserve"> </w:t>
      </w:r>
      <w:del w:id="1968" w:author="Ezra-redaktør" w:date="2026-10-18T13:44:37Z">
        <w:r>
          <w:delText xml:space="preserve">becoming</w:delText>
        </w:r>
      </w:del>
      <w:ins w:id="1969" w:author="Ezra-redaktør" w:date="2026-10-18T13:44:37Z">
        <w:r>
          <w:t xml:space="preserve">in</w:t>
        </w:r>
      </w:ins>
      <w:r>
        <w:t xml:space="preserve"> </w:t>
      </w:r>
      <w:del w:id="1970" w:author="Ezra-redaktør" w:date="2026-10-18T13:44:37Z">
        <w:r>
          <w:delText xml:space="preserve">more</w:delText>
        </w:r>
      </w:del>
      <w:ins w:id="1971" w:author="Ezra-redaktør" w:date="2026-10-18T13:44:37Z">
        <w:r>
          <w:t xml:space="preserve">your</w:t>
        </w:r>
      </w:ins>
      <w:r>
        <w:t xml:space="preserve"> </w:t>
      </w:r>
      <w:del w:id="1972" w:author="Ezra-redaktør" w:date="2026-10-18T13:44:37Z">
        <w:r>
          <w:delText xml:space="preserve">logical. It is about becoming more spacious under strain.</w:delText>
        </w:r>
      </w:del>
      <w:ins w:id="1973" w:author="Ezra-redaktør" w:date="2026-10-18T13:44:37Z">
        <w:r>
          <w:t xml:space="preserve">mind.</w:t>
        </w:r>
      </w:ins>
      <w:r>
        <w:t xml:space="preserve"> Good thinking </w:t>
      </w:r>
      <w:del w:id="1974" w:author="Ezra-redaktør" w:date="2026-10-18T13:44:37Z">
        <w:r>
          <w:delText xml:space="preserve">requires</w:delText>
        </w:r>
      </w:del>
      <w:ins w:id="1975" w:author="Ezra-redaktør" w:date="2026-10-18T13:44:37Z">
        <w:r>
          <w:t xml:space="preserve">needs</w:t>
        </w:r>
      </w:ins>
      <w:r>
        <w:t xml:space="preserve"> margin, and pressure </w:t>
      </w:r>
      <w:del w:id="1976" w:author="Ezra-redaktør" w:date="2026-10-18T13:44:37Z">
        <w:r>
          <w:delText xml:space="preserve">removes</w:delText>
        </w:r>
      </w:del>
      <w:ins w:id="1977" w:author="Ezra-redaktør" w:date="2026-10-18T13:44:37Z">
        <w:r>
          <w:t xml:space="preserve">takes</w:t>
        </w:r>
      </w:ins>
      <w:r>
        <w:t xml:space="preserve"> </w:t>
      </w:r>
      <w:del w:id="1978" w:author="Ezra-redaktør" w:date="2026-10-18T13:44:37Z">
        <w:r>
          <w:delText xml:space="preserve">margin,</w:delText>
        </w:r>
      </w:del>
      <w:ins w:id="1979" w:author="Ezra-redaktør" w:date="2026-10-18T13:44:37Z">
        <w:r>
          <w:t xml:space="preserve">margin away</w:t>
        </w:r>
      </w:ins>
      <w:r>
        <w:t xml:space="preserve"> unless </w:t>
      </w:r>
      <w:del w:id="1980" w:author="Ezra-redaktør" w:date="2026-10-18T13:44:37Z">
        <w:r>
          <w:delText xml:space="preserve">margin</w:delText>
        </w:r>
      </w:del>
      <w:ins w:id="1981" w:author="Ezra-redaktør" w:date="2026-10-18T13:44:37Z">
        <w:r>
          <w:t xml:space="preserve">you</w:t>
        </w:r>
      </w:ins>
      <w:r>
        <w:t xml:space="preserve"> </w:t>
      </w:r>
      <w:del w:id="1982" w:author="Ezra-redaktør" w:date="2026-10-18T13:44:37Z">
        <w:r>
          <w:delText xml:space="preserve">has been</w:delText>
        </w:r>
      </w:del>
      <w:ins w:id="1983" w:author="Ezra-redaktør" w:date="2026-10-18T13:44:37Z">
        <w:r>
          <w:t xml:space="preserve">have</w:t>
        </w:r>
      </w:ins>
      <w:r>
        <w:t xml:space="preserve"> practiced </w:t>
      </w:r>
      <w:del w:id="1984" w:author="Ezra-redaktør" w:date="2026-10-18T13:44:37Z">
        <w:r>
          <w:delText xml:space="preserve">there,</w:delText>
        </w:r>
      </w:del>
      <w:ins w:id="1985" w:author="Ezra-redaktør" w:date="2026-10-18T13:44:37Z">
        <w:r>
          <w:t xml:space="preserve">keeping it,</w:t>
        </w:r>
      </w:ins>
      <w:r>
        <w:t xml:space="preserve"> the way a driver leaves braking distance long before he needs it.</w:t>
      </w:r>
    </w:p>
    <w:p>
      <w:r>
        <w:t xml:space="preserve">Wisdom is </w:t>
      </w:r>
      <w:del w:id="1986" w:author="Ezra-redaktør" w:date="2026-10-18T13:44:37Z">
        <w:r>
          <w:delText xml:space="preserve">not speed. It is</w:delText>
        </w:r>
      </w:del>
      <w:ins w:id="1987" w:author="Ezra-redaktør" w:date="2026-10-18T13:44:37Z">
        <w:r>
          <w:t xml:space="preserve">mostly</w:t>
        </w:r>
      </w:ins>
      <w:r>
        <w:t xml:space="preserve"> restraint. A man who can pause under pressure </w:t>
      </w:r>
      <w:del w:id="1988" w:author="Ezra-redaktør" w:date="2026-10-18T13:44:37Z">
        <w:r>
          <w:delText xml:space="preserve">retains</w:delText>
        </w:r>
      </w:del>
      <w:ins w:id="1989" w:author="Ezra-redaktør" w:date="2026-10-18T13:44:37Z">
        <w:r>
          <w:t xml:space="preserve">still</w:t>
        </w:r>
      </w:ins>
      <w:r>
        <w:t xml:space="preserve"> </w:t>
      </w:r>
      <w:del w:id="1990" w:author="Ezra-redaktør" w:date="2026-10-18T13:44:37Z">
        <w:r>
          <w:delText xml:space="preserve">agency.</w:delText>
        </w:r>
      </w:del>
      <w:ins w:id="1991" w:author="Ezra-redaktør" w:date="2026-10-18T13:44:37Z">
        <w:r>
          <w:t xml:space="preserve">has</w:t>
        </w:r>
      </w:ins>
      <w:r>
        <w:t xml:space="preserve"> </w:t>
      </w:r>
      <w:del w:id="1992" w:author="Ezra-redaktør" w:date="2026-10-18T13:44:37Z">
        <w:r>
          <w:delText xml:space="preserve">One</w:delText>
        </w:r>
      </w:del>
      <w:ins w:id="1993" w:author="Ezra-redaktør" w:date="2026-10-18T13:44:37Z">
        <w:r>
          <w:t xml:space="preserve">a choice. A man</w:t>
        </w:r>
      </w:ins>
      <w:r>
        <w:t xml:space="preserve"> who cannot is driven by whatever arrives loudest.</w:t>
      </w:r>
    </w:p>
    <w:p>
      <w:pPr>
        <w:pStyle w:val="Heading3"/>
      </w:pPr>
      <w:r>
        <w:t xml:space="preserve">The Practice</w:t>
      </w:r>
    </w:p>
    <w:p>
      <w:del w:id="1994" w:author="Ezra-redaktør" w:date="2026-10-18T13:44:37Z">
        <w:r>
          <w:delText xml:space="preserve">Today, observe</w:delText>
        </w:r>
      </w:del>
      <w:ins w:id="1995" w:author="Ezra-redaktør" w:date="2026-10-18T13:44:37Z">
        <w:r>
          <w:t xml:space="preserve">Catch</w:t>
        </w:r>
      </w:ins>
      <w:r>
        <w:t xml:space="preserve"> one moment </w:t>
      </w:r>
      <w:del w:id="1996" w:author="Ezra-redaktør" w:date="2026-10-18T13:44:37Z">
        <w:r>
          <w:delText xml:space="preserve">of</w:delText>
        </w:r>
      </w:del>
      <w:ins w:id="1997" w:author="Ezra-redaktør" w:date="2026-10-18T13:44:37Z">
        <w:r>
          <w:t xml:space="preserve">today</w:t>
        </w:r>
      </w:ins>
      <w:r>
        <w:t xml:space="preserve"> </w:t>
      </w:r>
      <w:del w:id="1998" w:author="Ezra-redaktør" w:date="2026-10-18T13:44:37Z">
        <w:r>
          <w:delText xml:space="preserve">cognitive</w:delText>
        </w:r>
      </w:del>
      <w:ins w:id="1999" w:author="Ezra-redaktør" w:date="2026-10-18T13:44:37Z">
        <w:r>
          <w:t xml:space="preserve">when</w:t>
        </w:r>
      </w:ins>
      <w:r>
        <w:t xml:space="preserve"> </w:t>
      </w:r>
      <w:del w:id="2000" w:author="Ezra-redaktør" w:date="2026-10-18T13:44:37Z">
        <w:r>
          <w:delText xml:space="preserve">pressure.</w:delText>
        </w:r>
      </w:del>
      <w:ins w:id="2001" w:author="Ezra-redaktør" w:date="2026-10-18T13:44:37Z">
        <w:r>
          <w:t xml:space="preserve">pressure starts doing your thinking for you.</w:t>
        </w:r>
      </w:ins>
      <w:r>
        <w:t xml:space="preserve"> It might be:</w:t>
      </w:r>
    </w:p>
    <w:p>
      <w:r>
        <w:t xml:space="preserve">- disagreement - correction - time constraint - unexpected responsibility</w:t>
      </w:r>
    </w:p>
    <w:p>
      <w:r>
        <w:t xml:space="preserve">Notice:</w:t>
      </w:r>
    </w:p>
    <w:p>
      <w:r>
        <w:t xml:space="preserve">- What did my thinking collapse into? - What did I ignore in order to react quickly? - What would one deliberate pause have changed?</w:t>
      </w:r>
    </w:p>
    <w:p>
      <w:del w:id="2002" w:author="Ezra-redaktør" w:date="2026-10-18T13:44:37Z">
        <w:r>
          <w:delText xml:space="preserve">Do</w:delText>
        </w:r>
      </w:del>
      <w:ins w:id="2003" w:author="Ezra-redaktør" w:date="2026-10-18T13:44:37Z">
        <w:r>
          <w:t xml:space="preserve">Leave</w:t>
        </w:r>
      </w:ins>
      <w:r>
        <w:t xml:space="preserve"> </w:t>
      </w:r>
      <w:del w:id="2004" w:author="Ezra-redaktør" w:date="2026-10-18T13:44:37Z">
        <w:r>
          <w:delText xml:space="preserve">not correct the</w:delText>
        </w:r>
      </w:del>
      <w:ins w:id="2005" w:author="Ezra-redaktør" w:date="2026-10-18T13:44:37Z">
        <w:r>
          <w:t xml:space="preserve">today’s</w:t>
        </w:r>
      </w:ins>
      <w:r>
        <w:t xml:space="preserve"> response </w:t>
      </w:r>
      <w:del w:id="2006" w:author="Ezra-redaktør" w:date="2026-10-18T13:44:37Z">
        <w:r>
          <w:delText xml:space="preserve">afterward.</w:delText>
        </w:r>
      </w:del>
      <w:ins w:id="2007" w:author="Ezra-redaktør" w:date="2026-10-18T13:44:37Z">
        <w:r>
          <w:t xml:space="preserve">as it is.</w:t>
        </w:r>
      </w:ins>
      <w:r>
        <w:t xml:space="preserve"> Train the pause </w:t>
      </w:r>
      <w:ins w:id="2008" w:author="Ezra-redaktør" w:date="2026-10-18T13:44:37Z">
        <w:r>
          <w:t xml:space="preserve">for </w:t>
        </w:r>
      </w:ins>
      <w:r>
        <w:t xml:space="preserve">next time.</w:t>
      </w:r>
    </w:p>
    <w:p>
      <w:pPr>
        <w:pStyle w:val="Heading3"/>
      </w:pPr>
      <w:r>
        <w:t xml:space="preserve">Healing </w:t>
      </w:r>
      <w:del w:id="2009" w:author="Ezra-redaktør" w:date="2026-10-18T13:44:37Z">
        <w:r>
          <w:delText xml:space="preserve">Forge –</w:delText>
        </w:r>
      </w:del>
      <w:ins w:id="2010" w:author="Ezra-redaktør" w:date="2026-10-18T13:44:37Z">
        <w:r>
          <w:t xml:space="preserve">Forge:</w:t>
        </w:r>
      </w:ins>
      <w:r>
        <w:t xml:space="preserve"> When Pressure Hijacks Thought</w:t>
      </w:r>
    </w:p>
    <w:p>
      <w:del w:id="2011" w:author="Ezra-redaktør" w:date="2026-10-18T13:44:37Z">
        <w:r>
          <w:delText xml:space="preserve">For</w:delText>
        </w:r>
      </w:del>
      <w:ins w:id="2012" w:author="Ezra-redaktør" w:date="2026-10-18T13:44:37Z">
        <w:r>
          <w:t xml:space="preserve">Pressure</w:t>
        </w:r>
      </w:ins>
      <w:r>
        <w:t xml:space="preserve"> </w:t>
      </w:r>
      <w:del w:id="2013" w:author="Ezra-redaktør" w:date="2026-10-18T13:44:37Z">
        <w:r>
          <w:delText xml:space="preserve">some</w:delText>
        </w:r>
      </w:del>
      <w:ins w:id="2014" w:author="Ezra-redaktør" w:date="2026-10-18T13:44:37Z">
        <w:r>
          <w:t xml:space="preserve">can</w:t>
        </w:r>
      </w:ins>
      <w:r>
        <w:t xml:space="preserve"> </w:t>
      </w:r>
      <w:del w:id="2015" w:author="Ezra-redaktør" w:date="2026-10-18T13:44:37Z">
        <w:r>
          <w:delText xml:space="preserve">men,</w:delText>
        </w:r>
      </w:del>
      <w:ins w:id="2016" w:author="Ezra-redaktør" w:date="2026-10-18T13:44:37Z">
        <w:r>
          <w:t xml:space="preserve">set</w:t>
        </w:r>
      </w:ins>
      <w:r>
        <w:t xml:space="preserve"> </w:t>
      </w:r>
      <w:del w:id="2017" w:author="Ezra-redaktør" w:date="2026-10-18T13:44:37Z">
        <w:r>
          <w:delText xml:space="preserve">pressure triggers</w:delText>
        </w:r>
      </w:del>
      <w:ins w:id="2018" w:author="Ezra-redaktør" w:date="2026-10-18T13:44:37Z">
        <w:r>
          <w:t xml:space="preserve">off</w:t>
        </w:r>
      </w:ins>
      <w:r>
        <w:t xml:space="preserve"> survival patterns</w:t>
      </w:r>
      <w:ins w:id="2019" w:author="Ezra-redaktør" w:date="2026-10-18T13:44:37Z">
        <w:r>
          <w:t xml:space="preserve"> you</w:t>
        </w:r>
      </w:ins>
      <w:r>
        <w:t xml:space="preserve"> learned early: fight, freeze, defend. </w:t>
      </w:r>
      <w:del w:id="2020" w:author="Ezra-redaktør" w:date="2026-10-18T13:44:37Z">
        <w:r>
          <w:delText xml:space="preserve">These</w:delText>
        </w:r>
      </w:del>
      <w:ins w:id="2021" w:author="Ezra-redaktør" w:date="2026-10-18T13:44:37Z">
        <w:r>
          <w:t xml:space="preserve">Those</w:t>
        </w:r>
      </w:ins>
      <w:r>
        <w:t xml:space="preserve"> responses once </w:t>
      </w:r>
      <w:del w:id="2022" w:author="Ezra-redaktør" w:date="2026-10-18T13:44:37Z">
        <w:r>
          <w:delText xml:space="preserve">served</w:delText>
        </w:r>
      </w:del>
      <w:ins w:id="2023" w:author="Ezra-redaktør" w:date="2026-10-18T13:44:37Z">
        <w:r>
          <w:t xml:space="preserve">protected</w:t>
        </w:r>
      </w:ins>
      <w:r>
        <w:t xml:space="preserve"> </w:t>
      </w:r>
      <w:del w:id="2024" w:author="Ezra-redaktør" w:date="2026-10-18T13:44:37Z">
        <w:r>
          <w:delText xml:space="preserve">protection,</w:delText>
        </w:r>
      </w:del>
      <w:ins w:id="2025" w:author="Ezra-redaktør" w:date="2026-10-18T13:44:37Z">
        <w:r>
          <w:t xml:space="preserve">you,</w:t>
        </w:r>
      </w:ins>
      <w:r>
        <w:t xml:space="preserve"> and they are not failures. </w:t>
      </w:r>
      <w:del w:id="2026" w:author="Ezra-redaktør" w:date="2026-10-18T13:44:37Z">
        <w:r>
          <w:delText xml:space="preserve">But if left</w:delText>
        </w:r>
      </w:del>
      <w:ins w:id="2027" w:author="Ezra-redaktør" w:date="2026-10-18T13:44:37Z">
        <w:r>
          <w:t xml:space="preserve">Left</w:t>
        </w:r>
      </w:ins>
      <w:r>
        <w:t xml:space="preserve"> unexamined,</w:t>
      </w:r>
      <w:ins w:id="2028" w:author="Ezra-redaktør" w:date="2026-10-18T13:44:37Z">
        <w:r>
          <w:t xml:space="preserve"> though,</w:t>
        </w:r>
      </w:ins>
      <w:r>
        <w:t xml:space="preserve"> they become </w:t>
      </w:r>
      <w:ins w:id="2029" w:author="Ezra-redaktør" w:date="2026-10-18T13:44:37Z">
        <w:r>
          <w:t xml:space="preserve">your </w:t>
        </w:r>
      </w:ins>
      <w:r>
        <w:t xml:space="preserve">defaults. Healing </w:t>
      </w:r>
      <w:del w:id="2030" w:author="Ezra-redaktør" w:date="2026-10-18T13:44:37Z">
        <w:r>
          <w:delText xml:space="preserve">is</w:delText>
        </w:r>
      </w:del>
      <w:ins w:id="2031" w:author="Ezra-redaktør" w:date="2026-10-18T13:44:37Z">
        <w:r>
          <w:t xml:space="preserve">will</w:t>
        </w:r>
      </w:ins>
      <w:r>
        <w:t xml:space="preserve"> not </w:t>
      </w:r>
      <w:del w:id="2032" w:author="Ezra-redaktør" w:date="2026-10-18T13:44:37Z">
        <w:r>
          <w:delText xml:space="preserve">erasing</w:delText>
        </w:r>
      </w:del>
      <w:ins w:id="2033" w:author="Ezra-redaktør" w:date="2026-10-18T13:44:37Z">
        <w:r>
          <w:t xml:space="preserve">erase</w:t>
        </w:r>
      </w:ins>
      <w:r>
        <w:t xml:space="preserve"> </w:t>
      </w:r>
      <w:del w:id="2034" w:author="Ezra-redaktør" w:date="2026-10-18T13:44:37Z">
        <w:r>
          <w:delText xml:space="preserve">reaction.</w:delText>
        </w:r>
      </w:del>
      <w:ins w:id="2035" w:author="Ezra-redaktør" w:date="2026-10-18T13:44:37Z">
        <w:r>
          <w:t xml:space="preserve">your reactions.</w:t>
        </w:r>
      </w:ins>
      <w:r>
        <w:t xml:space="preserve"> It </w:t>
      </w:r>
      <w:del w:id="2036" w:author="Ezra-redaktør" w:date="2026-10-18T13:44:37Z">
        <w:r>
          <w:delText xml:space="preserve">is widening</w:delText>
        </w:r>
      </w:del>
      <w:ins w:id="2037" w:author="Ezra-redaktør" w:date="2026-10-18T13:44:37Z">
        <w:r>
          <w:t xml:space="preserve">widens</w:t>
        </w:r>
      </w:ins>
      <w:r>
        <w:t xml:space="preserve"> the space between </w:t>
      </w:r>
      <w:ins w:id="2038" w:author="Ezra-redaktør" w:date="2026-10-18T13:44:37Z">
        <w:r>
          <w:t xml:space="preserve">the </w:t>
        </w:r>
      </w:ins>
      <w:r>
        <w:t xml:space="preserve">pressure and </w:t>
      </w:r>
      <w:ins w:id="2039" w:author="Ezra-redaktør" w:date="2026-10-18T13:44:37Z">
        <w:r>
          <w:t xml:space="preserve">your </w:t>
        </w:r>
      </w:ins>
      <w:r>
        <w:t xml:space="preserve">response.</w:t>
      </w:r>
    </w:p>
    <w:p>
      <w:r>
        <w:t xml:space="preserve">*End of Day 11*</w:t>
      </w:r>
    </w:p>
    <w:p>
      <w:pPr>
        <w:pStyle w:val="Heading2"/>
      </w:pPr>
      <w:r>
        <w:t xml:space="preserve">Day </w:t>
      </w:r>
      <w:del w:id="2040" w:author="Ezra-redaktør" w:date="2026-10-18T13:44:37Z">
        <w:r>
          <w:delText xml:space="preserve">12 –</w:delText>
        </w:r>
      </w:del>
      <w:ins w:id="2041" w:author="Ezra-redaktør" w:date="2026-10-18T13:44:37Z">
        <w:r>
          <w:t xml:space="preserve">12:</w:t>
        </w:r>
      </w:ins>
      <w:r>
        <w:t xml:space="preserve"> When Standing Out Costs You</w:t>
      </w:r>
    </w:p>
    <w:p>
      <w:r>
        <w:t xml:space="preserve">&gt; “Woe to you, when all people speak well of you.” </w:t>
      </w:r>
      <w:del w:id="2042" w:author="Ezra-redaktør" w:date="2026-10-18T13:44:37Z">
        <w:r>
          <w:delText xml:space="preserve">–</w:delText>
        </w:r>
      </w:del>
      <w:ins w:id="2043" w:author="Ezra-redaktør" w:date="2026-10-18T13:44:37Z">
        <w:r>
          <w:t xml:space="preserve">&gt; &gt;</w:t>
        </w:r>
      </w:ins>
      <w:r>
        <w:t xml:space="preserve"> Luke 6:26</w:t>
      </w:r>
    </w:p>
    <w:p>
      <w:r>
        <w:t xml:space="preserve">Standing out is rarely punished </w:t>
      </w:r>
      <w:del w:id="2044" w:author="Ezra-redaktør" w:date="2026-10-18T13:44:37Z">
        <w:r>
          <w:delText xml:space="preserve">immediately.</w:delText>
        </w:r>
      </w:del>
      <w:ins w:id="2045" w:author="Ezra-redaktør" w:date="2026-10-18T13:44:37Z">
        <w:r>
          <w:t xml:space="preserve">right</w:t>
        </w:r>
      </w:ins>
      <w:r>
        <w:t xml:space="preserve"> </w:t>
      </w:r>
      <w:del w:id="2046" w:author="Ezra-redaktør" w:date="2026-10-18T13:44:37Z">
        <w:r>
          <w:delText xml:space="preserve">It</w:delText>
        </w:r>
      </w:del>
      <w:ins w:id="2047" w:author="Ezra-redaktør" w:date="2026-10-18T13:44:37Z">
        <w:r>
          <w:t xml:space="preserve">away.</w:t>
        </w:r>
      </w:ins>
      <w:r>
        <w:t xml:space="preserve"> </w:t>
      </w:r>
      <w:del w:id="2048" w:author="Ezra-redaktør" w:date="2026-10-18T13:44:37Z">
        <w:r>
          <w:delText xml:space="preserve">is</w:delText>
        </w:r>
      </w:del>
      <w:ins w:id="2049" w:author="Ezra-redaktør" w:date="2026-10-18T13:44:37Z">
        <w:r>
          <w:t xml:space="preserve">The</w:t>
        </w:r>
      </w:ins>
      <w:r>
        <w:t xml:space="preserve"> </w:t>
      </w:r>
      <w:del w:id="2050" w:author="Ezra-redaktør" w:date="2026-10-18T13:44:37Z">
        <w:r>
          <w:delText xml:space="preserve">discounted</w:delText>
        </w:r>
      </w:del>
      <w:ins w:id="2051" w:author="Ezra-redaktør" w:date="2026-10-18T13:44:37Z">
        <w:r>
          <w:t xml:space="preserve">cost comes</w:t>
        </w:r>
      </w:ins>
      <w:r>
        <w:t xml:space="preserve"> slowly. Approval thins, warmth cools, </w:t>
      </w:r>
      <w:del w:id="2052" w:author="Ezra-redaktør" w:date="2026-10-18T13:44:37Z">
        <w:r>
          <w:delText xml:space="preserve">access</w:delText>
        </w:r>
      </w:del>
      <w:ins w:id="2053" w:author="Ezra-redaktør" w:date="2026-10-18T13:44:37Z">
        <w:r>
          <w:t xml:space="preserve">and</w:t>
        </w:r>
      </w:ins>
      <w:r>
        <w:t xml:space="preserve"> </w:t>
      </w:r>
      <w:del w:id="2054" w:author="Ezra-redaktør" w:date="2026-10-18T13:44:37Z">
        <w:r>
          <w:delText xml:space="preserve">narrows.</w:delText>
        </w:r>
      </w:del>
      <w:ins w:id="2055" w:author="Ezra-redaktør" w:date="2026-10-18T13:44:37Z">
        <w:r>
          <w:t xml:space="preserve">doors</w:t>
        </w:r>
      </w:ins>
      <w:r>
        <w:t xml:space="preserve"> </w:t>
      </w:r>
      <w:del w:id="2056" w:author="Ezra-redaktør" w:date="2026-10-18T13:44:37Z">
        <w:r>
          <w:delText xml:space="preserve">The</w:delText>
        </w:r>
      </w:del>
      <w:ins w:id="2057" w:author="Ezra-redaktør" w:date="2026-10-18T13:44:37Z">
        <w:r>
          <w:t xml:space="preserve">narrow.</w:t>
        </w:r>
      </w:ins>
      <w:r>
        <w:t xml:space="preserve"> </w:t>
      </w:r>
      <w:del w:id="2058" w:author="Ezra-redaktør" w:date="2026-10-18T13:44:37Z">
        <w:r>
          <w:delText xml:space="preserve">cost</w:delText>
        </w:r>
      </w:del>
      <w:ins w:id="2059" w:author="Ezra-redaktør" w:date="2026-10-18T13:44:37Z">
        <w:r>
          <w:t xml:space="preserve">It</w:t>
        </w:r>
      </w:ins>
      <w:r>
        <w:t xml:space="preserve"> is subtle, </w:t>
      </w:r>
      <w:del w:id="2060" w:author="Ezra-redaktør" w:date="2026-10-18T13:44:37Z">
        <w:r>
          <w:delText xml:space="preserve">but</w:delText>
        </w:r>
      </w:del>
      <w:ins w:id="2061" w:author="Ezra-redaktør" w:date="2026-10-18T13:44:37Z">
        <w:r>
          <w:t xml:space="preserve">and</w:t>
        </w:r>
      </w:ins>
      <w:r>
        <w:t xml:space="preserve"> it is real.</w:t>
      </w:r>
    </w:p>
    <w:p>
      <w:pPr>
        <w:pStyle w:val="Heading3"/>
      </w:pPr>
      <w:r>
        <w:t xml:space="preserve">The Scenario</w:t>
      </w:r>
    </w:p>
    <w:p>
      <w:r>
        <w:t xml:space="preserve">Simon </w:t>
      </w:r>
      <w:del w:id="2062" w:author="Ezra-redaktør" w:date="2026-10-18T13:44:37Z">
        <w:r>
          <w:delText xml:space="preserve">didn’t</w:delText>
        </w:r>
      </w:del>
      <w:ins w:id="2063" w:author="Ezra-redaktør" w:date="2026-10-18T13:44:37Z">
        <w:r>
          <w:t xml:space="preserve">never</w:t>
        </w:r>
      </w:ins>
      <w:r>
        <w:t xml:space="preserve"> </w:t>
      </w:r>
      <w:del w:id="2064" w:author="Ezra-redaktør" w:date="2026-10-18T13:44:37Z">
        <w:r>
          <w:delText xml:space="preserve">argue</w:delText>
        </w:r>
      </w:del>
      <w:ins w:id="2065" w:author="Ezra-redaktør" w:date="2026-10-18T13:44:37Z">
        <w:r>
          <w:t xml:space="preserve">argued</w:t>
        </w:r>
      </w:ins>
      <w:r>
        <w:t xml:space="preserve"> with anyone. He </w:t>
      </w:r>
      <w:del w:id="2066" w:author="Ezra-redaktør" w:date="2026-10-18T13:44:37Z">
        <w:r>
          <w:delText xml:space="preserve">didn’t</w:delText>
        </w:r>
      </w:del>
      <w:ins w:id="2067" w:author="Ezra-redaktør" w:date="2026-10-18T13:44:37Z">
        <w:r>
          <w:t xml:space="preserve">did not</w:t>
        </w:r>
      </w:ins>
      <w:r>
        <w:t xml:space="preserve"> announce</w:t>
      </w:r>
      <w:ins w:id="2068" w:author="Ezra-redaktør" w:date="2026-10-18T13:44:37Z">
        <w:r>
          <w:t xml:space="preserve"> his</w:t>
        </w:r>
      </w:ins>
      <w:r>
        <w:t xml:space="preserve"> convictions or correct </w:t>
      </w:r>
      <w:del w:id="2069" w:author="Ezra-redaktør" w:date="2026-10-18T13:44:37Z">
        <w:r>
          <w:delText xml:space="preserve">others.</w:delText>
        </w:r>
      </w:del>
      <w:ins w:id="2070" w:author="Ezra-redaktør" w:date="2026-10-18T13:44:37Z">
        <w:r>
          <w:t xml:space="preserve">other people.</w:t>
        </w:r>
      </w:ins>
      <w:r>
        <w:t xml:space="preserve"> He simply stopped </w:t>
      </w:r>
      <w:del w:id="2071" w:author="Ezra-redaktør" w:date="2026-10-18T13:44:37Z">
        <w:r>
          <w:delText xml:space="preserve">participating</w:delText>
        </w:r>
      </w:del>
      <w:ins w:id="2072" w:author="Ezra-redaktør" w:date="2026-10-18T13:44:37Z">
        <w:r>
          <w:t xml:space="preserve">taking part</w:t>
        </w:r>
      </w:ins>
      <w:r>
        <w:t xml:space="preserve"> in</w:t>
      </w:r>
      <w:ins w:id="2073" w:author="Ezra-redaktør" w:date="2026-10-18T13:44:37Z">
        <w:r>
          <w:t xml:space="preserve"> the</w:t>
        </w:r>
      </w:ins>
      <w:r>
        <w:t xml:space="preserve"> things that </w:t>
      </w:r>
      <w:del w:id="2074" w:author="Ezra-redaktør" w:date="2026-10-18T13:44:37Z">
        <w:r>
          <w:delText xml:space="preserve">compromised</w:delText>
        </w:r>
      </w:del>
      <w:ins w:id="2075" w:author="Ezra-redaktør" w:date="2026-10-18T13:44:37Z">
        <w:r>
          <w:t xml:space="preserve">pulled</w:t>
        </w:r>
      </w:ins>
      <w:r>
        <w:t xml:space="preserve"> </w:t>
      </w:r>
      <w:del w:id="2076" w:author="Ezra-redaktør" w:date="2026-10-18T13:44:37Z">
        <w:r>
          <w:delText xml:space="preserve">his</w:delText>
        </w:r>
      </w:del>
      <w:ins w:id="2077" w:author="Ezra-redaktør" w:date="2026-10-18T13:44:37Z">
        <w:r>
          <w:t xml:space="preserve">him</w:t>
        </w:r>
      </w:ins>
      <w:r>
        <w:t xml:space="preserve"> </w:t>
      </w:r>
      <w:del w:id="2078" w:author="Ezra-redaktør" w:date="2026-10-18T13:44:37Z">
        <w:r>
          <w:delText xml:space="preserve">direction.</w:delText>
        </w:r>
      </w:del>
      <w:ins w:id="2079" w:author="Ezra-redaktør" w:date="2026-10-18T13:44:37Z">
        <w:r>
          <w:t xml:space="preserve">off course.</w:t>
        </w:r>
      </w:ins>
    </w:p>
    <w:p>
      <w:r>
        <w:t xml:space="preserve">At </w:t>
      </w:r>
      <w:del w:id="2080" w:author="Ezra-redaktør" w:date="2026-10-18T13:44:37Z">
        <w:r>
          <w:delText xml:space="preserve">first,</w:delText>
        </w:r>
      </w:del>
      <w:ins w:id="2081" w:author="Ezra-redaktør" w:date="2026-10-18T13:44:37Z">
        <w:r>
          <w:t xml:space="preserve">first</w:t>
        </w:r>
      </w:ins>
      <w:r>
        <w:t xml:space="preserve"> nothing happened. Then </w:t>
      </w:r>
      <w:ins w:id="2082" w:author="Ezra-redaktør" w:date="2026-10-18T13:44:37Z">
        <w:r>
          <w:t xml:space="preserve">the </w:t>
        </w:r>
      </w:ins>
      <w:r>
        <w:t xml:space="preserve">jokes changed. </w:t>
      </w:r>
      <w:del w:id="2083" w:author="Ezra-redaktør" w:date="2026-10-18T13:44:37Z">
        <w:r>
          <w:delText xml:space="preserve">Invitations</w:delText>
        </w:r>
      </w:del>
      <w:ins w:id="2084" w:author="Ezra-redaktør" w:date="2026-10-18T13:44:37Z">
        <w:r>
          <w:t xml:space="preserve">The invitations</w:t>
        </w:r>
      </w:ins>
      <w:r>
        <w:t xml:space="preserve"> shifted. Silence replaced ease. No one confronted </w:t>
      </w:r>
      <w:del w:id="2085" w:author="Ezra-redaktør" w:date="2026-10-18T13:44:37Z">
        <w:r>
          <w:delText xml:space="preserve">him;</w:delText>
        </w:r>
      </w:del>
      <w:ins w:id="2086" w:author="Ezra-redaktør" w:date="2026-10-18T13:44:37Z">
        <w:r>
          <w:t xml:space="preserve">him.</w:t>
        </w:r>
      </w:ins>
      <w:r>
        <w:t xml:space="preserve"> </w:t>
      </w:r>
      <w:del w:id="2087" w:author="Ezra-redaktør" w:date="2026-10-18T13:44:37Z">
        <w:r>
          <w:delText xml:space="preserve">they</w:delText>
        </w:r>
      </w:del>
      <w:ins w:id="2088" w:author="Ezra-redaktør" w:date="2026-10-18T13:44:37Z">
        <w:r>
          <w:t xml:space="preserve">They</w:t>
        </w:r>
      </w:ins>
      <w:r>
        <w:t xml:space="preserve"> just adjusted. Simon felt the </w:t>
      </w:r>
      <w:del w:id="2089" w:author="Ezra-redaktør" w:date="2026-10-18T13:44:37Z">
        <w:r>
          <w:delText xml:space="preserve">cost, not</w:delText>
        </w:r>
      </w:del>
      <w:ins w:id="2090" w:author="Ezra-redaktør" w:date="2026-10-18T13:44:37Z">
        <w:r>
          <w:t xml:space="preserve">cost</w:t>
        </w:r>
      </w:ins>
      <w:r>
        <w:t xml:space="preserve"> as </w:t>
      </w:r>
      <w:del w:id="2091" w:author="Ezra-redaktør" w:date="2026-10-18T13:44:37Z">
        <w:r>
          <w:delText xml:space="preserve">rejection,</w:delText>
        </w:r>
      </w:del>
      <w:ins w:id="2092" w:author="Ezra-redaktør" w:date="2026-10-18T13:44:37Z">
        <w:r>
          <w:t xml:space="preserve">distance,</w:t>
        </w:r>
      </w:ins>
      <w:r>
        <w:t xml:space="preserve"> </w:t>
      </w:r>
      <w:del w:id="2093" w:author="Ezra-redaktør" w:date="2026-10-18T13:44:37Z">
        <w:r>
          <w:delText xml:space="preserve">but as distance. And</w:delText>
        </w:r>
      </w:del>
      <w:ins w:id="2094" w:author="Ezra-redaktør" w:date="2026-10-18T13:44:37Z">
        <w:r>
          <w:t xml:space="preserve">and</w:t>
        </w:r>
      </w:ins>
      <w:r>
        <w:t xml:space="preserve"> he had to decide whether </w:t>
      </w:r>
      <w:del w:id="2095" w:author="Ezra-redaktør" w:date="2026-10-18T13:44:37Z">
        <w:r>
          <w:delText xml:space="preserve">alignment</w:delText>
        </w:r>
      </w:del>
      <w:ins w:id="2096" w:author="Ezra-redaktør" w:date="2026-10-18T13:44:37Z">
        <w:r>
          <w:t xml:space="preserve">staying on course</w:t>
        </w:r>
      </w:ins>
      <w:r>
        <w:t xml:space="preserve"> was worth it.</w:t>
      </w:r>
    </w:p>
    <w:p>
      <w:pPr>
        <w:pStyle w:val="Heading3"/>
      </w:pPr>
      <w:r>
        <w:t xml:space="preserve">Seeking Approval vs.</w:t>
      </w:r>
      <w:del w:id="2097" w:author="Ezra-redaktør" w:date="2026-10-18T13:44:37Z">
        <w:r>
          <w:delText xml:space="preserve"> </w:delText>
        </w:r>
      </w:del>
      <w:ins w:id="2098" w:author="Ezra-redaktør" w:date="2026-10-18T13:44:37Z">
        <w:r>
          <w:t xml:space="preserve"> </w:t>
        </w:r>
      </w:ins>
      <w:r>
        <w:t xml:space="preserve">Accepting Cost</w:t>
      </w:r>
    </w:p>
    <w:p>
      <w:r>
        <w:t xml:space="preserve">| Seeking Approval</w:t>
      </w:r>
      <w:del w:id="2099" w:author="Ezra-redaktør" w:date="2026-10-18T13:44:37Z">
        <w:r>
          <w:delText xml:space="preserve">    </w:delText>
        </w:r>
      </w:del>
      <w:ins w:id="2100" w:author="Ezra-redaktør" w:date="2026-10-18T13:44:37Z">
        <w:r>
          <w:t xml:space="preserve"> </w:t>
        </w:r>
      </w:ins>
      <w:r>
        <w:t xml:space="preserve">| Accepting Cost</w:t>
      </w:r>
      <w:del w:id="2101" w:author="Ezra-redaktør" w:date="2026-10-18T13:44:37Z">
        <w:r>
          <w:delText xml:space="preserve">        </w:delText>
        </w:r>
      </w:del>
      <w:ins w:id="2102" w:author="Ezra-redaktør" w:date="2026-10-18T13:44:37Z">
        <w:r>
          <w:t xml:space="preserve"> </w:t>
        </w:r>
      </w:ins>
      <w:r>
        <w:t xml:space="preserve">| </w:t>
      </w:r>
      <w:del w:id="2103" w:author="Ezra-redaktør" w:date="2026-10-18T13:44:37Z">
        <w:r>
          <w:delText xml:space="preserve">|---------------------|-----------------------|</w:delText>
        </w:r>
      </w:del>
      <w:ins w:id="2104" w:author="Ezra-redaktør" w:date="2026-10-18T13:44:37Z">
        <w:r>
          <w:t xml:space="preserve">| :- | :- |</w:t>
        </w:r>
      </w:ins>
      <w:r>
        <w:t xml:space="preserve"> | Prioritizes comfort | Prioritizes coherence | | Adapts convictions</w:t>
      </w:r>
      <w:del w:id="2105" w:author="Ezra-redaktør" w:date="2026-10-18T13:44:37Z">
        <w:r>
          <w:delText xml:space="preserve">  </w:delText>
        </w:r>
      </w:del>
      <w:ins w:id="2106" w:author="Ezra-redaktør" w:date="2026-10-18T13:44:37Z">
        <w:r>
          <w:t xml:space="preserve"> </w:t>
        </w:r>
      </w:ins>
      <w:r>
        <w:t xml:space="preserve">| Bears friction</w:t>
      </w:r>
      <w:del w:id="2107" w:author="Ezra-redaktør" w:date="2026-10-18T13:44:37Z">
        <w:r>
          <w:delText xml:space="preserve">        </w:delText>
        </w:r>
      </w:del>
      <w:ins w:id="2108" w:author="Ezra-redaktør" w:date="2026-10-18T13:44:37Z">
        <w:r>
          <w:t xml:space="preserve"> </w:t>
        </w:r>
      </w:ins>
      <w:r>
        <w:t xml:space="preserve">| | Avoids visibility</w:t>
      </w:r>
      <w:del w:id="2109" w:author="Ezra-redaktør" w:date="2026-10-18T13:44:37Z">
        <w:r>
          <w:delText xml:space="preserve">   </w:delText>
        </w:r>
      </w:del>
      <w:ins w:id="2110" w:author="Ezra-redaktør" w:date="2026-10-18T13:44:37Z">
        <w:r>
          <w:t xml:space="preserve"> </w:t>
        </w:r>
      </w:ins>
      <w:r>
        <w:t xml:space="preserve">| Accepts consequence</w:t>
      </w:r>
      <w:del w:id="2111" w:author="Ezra-redaktør" w:date="2026-10-18T13:44:37Z">
        <w:r>
          <w:delText xml:space="preserve">   </w:delText>
        </w:r>
      </w:del>
      <w:ins w:id="2112" w:author="Ezra-redaktør" w:date="2026-10-18T13:44:37Z">
        <w:r>
          <w:t xml:space="preserve"> </w:t>
        </w:r>
      </w:ins>
      <w:r>
        <w:t xml:space="preserve">| | Maintains access</w:t>
      </w:r>
      <w:del w:id="2113" w:author="Ezra-redaktør" w:date="2026-10-18T13:44:37Z">
        <w:r>
          <w:delText xml:space="preserve">    </w:delText>
        </w:r>
      </w:del>
      <w:ins w:id="2114" w:author="Ezra-redaktør" w:date="2026-10-18T13:44:37Z">
        <w:r>
          <w:t xml:space="preserve"> </w:t>
        </w:r>
      </w:ins>
      <w:r>
        <w:t xml:space="preserve">| Maintains integrity</w:t>
      </w:r>
      <w:del w:id="2115" w:author="Ezra-redaktør" w:date="2026-10-18T13:44:37Z">
        <w:r>
          <w:delText xml:space="preserve">   </w:delText>
        </w:r>
      </w:del>
      <w:ins w:id="2116" w:author="Ezra-redaktør" w:date="2026-10-18T13:44:37Z">
        <w:r>
          <w:t xml:space="preserve"> </w:t>
        </w:r>
      </w:ins>
      <w:r>
        <w:t xml:space="preserve">| | Feels safe</w:t>
      </w:r>
      <w:del w:id="2117" w:author="Ezra-redaktør" w:date="2026-10-18T13:44:37Z">
        <w:r>
          <w:delText xml:space="preserve">          </w:delText>
        </w:r>
      </w:del>
      <w:ins w:id="2118" w:author="Ezra-redaktør" w:date="2026-10-18T13:44:37Z">
        <w:r>
          <w:t xml:space="preserve"> </w:t>
        </w:r>
      </w:ins>
      <w:r>
        <w:t xml:space="preserve">| Remains steady</w:t>
      </w:r>
      <w:del w:id="2119" w:author="Ezra-redaktør" w:date="2026-10-18T13:44:37Z">
        <w:r>
          <w:delText xml:space="preserve">        </w:delText>
        </w:r>
      </w:del>
      <w:ins w:id="2120" w:author="Ezra-redaktør" w:date="2026-10-18T13:44:37Z">
        <w:r>
          <w:t xml:space="preserve"> </w:t>
        </w:r>
      </w:ins>
      <w:r>
        <w:t xml:space="preserve">|</w:t>
      </w:r>
    </w:p>
    <w:p>
      <w:pPr>
        <w:rPr>
          <w:del w:id="2121" w:author="Ezra-redaktør" w:date="2026-10-18T13:44:37Z"/>
        </w:rPr>
      </w:pPr>
      <w:del w:id="2122" w:author="Ezra-redaktør" w:date="2026-10-18T13:44:37Z">
        <w:r>
          <w:delText xml:space="preserve">Standing out does not require antagonism. It requires tolerance for loss.</w:delText>
        </w:r>
      </w:del>
    </w:p>
    <w:p>
      <w:pPr>
        <w:rPr>
          <w:ins w:id="2123" w:author="Ezra-redaktør" w:date="2026-10-18T13:44:37Z"/>
        </w:rPr>
      </w:pPr>
      <w:ins w:id="2124" w:author="Ezra-redaktør" w:date="2026-10-18T13:44:37Z">
        <w:r>
          <w:t xml:space="preserve">You can stand out without picking fights. You cannot do it without losing something.</w:t>
        </w:r>
      </w:ins>
    </w:p>
    <w:p>
      <w:pPr>
        <w:pStyle w:val="Heading3"/>
      </w:pPr>
      <w:r>
        <w:t xml:space="preserve">What This Day Is Really About</w:t>
      </w:r>
    </w:p>
    <w:p>
      <w:del w:id="2125" w:author="Ezra-redaktør" w:date="2026-10-18T13:44:37Z">
        <w:r>
          <w:delText xml:space="preserve">This day is</w:delText>
        </w:r>
      </w:del>
      <w:ins w:id="2126" w:author="Ezra-redaktør" w:date="2026-10-18T13:44:37Z">
        <w:r>
          <w:t xml:space="preserve">Do</w:t>
        </w:r>
      </w:ins>
      <w:r>
        <w:t xml:space="preserve"> not </w:t>
      </w:r>
      <w:del w:id="2127" w:author="Ezra-redaktør" w:date="2026-10-18T13:44:37Z">
        <w:r>
          <w:delText xml:space="preserve">about</w:delText>
        </w:r>
      </w:del>
      <w:ins w:id="2128" w:author="Ezra-redaktør" w:date="2026-10-18T13:44:37Z">
        <w:r>
          <w:t xml:space="preserve">water</w:t>
        </w:r>
      </w:ins>
      <w:r>
        <w:t xml:space="preserve"> </w:t>
      </w:r>
      <w:del w:id="2129" w:author="Ezra-redaktør" w:date="2026-10-18T13:44:37Z">
        <w:r>
          <w:delText xml:space="preserve">provoking</w:delText>
        </w:r>
      </w:del>
      <w:ins w:id="2130" w:author="Ezra-redaktør" w:date="2026-10-18T13:44:37Z">
        <w:r>
          <w:t xml:space="preserve">down</w:t>
        </w:r>
      </w:ins>
      <w:r>
        <w:t xml:space="preserve"> </w:t>
      </w:r>
      <w:del w:id="2131" w:author="Ezra-redaktør" w:date="2026-10-18T13:44:37Z">
        <w:r>
          <w:delText xml:space="preserve">opposition.</w:delText>
        </w:r>
      </w:del>
      <w:ins w:id="2132" w:author="Ezra-redaktør" w:date="2026-10-18T13:44:37Z">
        <w:r>
          <w:t xml:space="preserve">your</w:t>
        </w:r>
      </w:ins>
      <w:r>
        <w:t xml:space="preserve"> </w:t>
      </w:r>
      <w:del w:id="2133" w:author="Ezra-redaktør" w:date="2026-10-18T13:44:37Z">
        <w:r>
          <w:delText xml:space="preserve">It is about refusing to numb conviction in order</w:delText>
        </w:r>
      </w:del>
      <w:ins w:id="2134" w:author="Ezra-redaktør" w:date="2026-10-18T13:44:37Z">
        <w:r>
          <w:t xml:space="preserve">convictions</w:t>
        </w:r>
      </w:ins>
      <w:r>
        <w:t xml:space="preserve"> to keep </w:t>
      </w:r>
      <w:ins w:id="2135" w:author="Ezra-redaktør" w:date="2026-10-18T13:44:37Z">
        <w:r>
          <w:t xml:space="preserve">people’s </w:t>
        </w:r>
      </w:ins>
      <w:r>
        <w:t xml:space="preserve">approval.</w:t>
      </w:r>
      <w:ins w:id="2136" w:author="Ezra-redaktør" w:date="2026-10-18T13:44:37Z">
        <w:r>
          <w:t xml:space="preserve"> You do not have to provoke anyone.</w:t>
        </w:r>
      </w:ins>
      <w:r>
        <w:t xml:space="preserve"> When your values </w:t>
      </w:r>
      <w:del w:id="2137" w:author="Ezra-redaktør" w:date="2026-10-18T13:44:37Z">
        <w:r>
          <w:delText xml:space="preserve">diverge</w:delText>
        </w:r>
      </w:del>
      <w:ins w:id="2138" w:author="Ezra-redaktør" w:date="2026-10-18T13:44:37Z">
        <w:r>
          <w:t xml:space="preserve">clash</w:t>
        </w:r>
      </w:ins>
      <w:r>
        <w:t xml:space="preserve"> </w:t>
      </w:r>
      <w:del w:id="2139" w:author="Ezra-redaktør" w:date="2026-10-18T13:44:37Z">
        <w:r>
          <w:delText xml:space="preserve">from</w:delText>
        </w:r>
      </w:del>
      <w:ins w:id="2140" w:author="Ezra-redaktør" w:date="2026-10-18T13:44:37Z">
        <w:r>
          <w:t xml:space="preserve">with</w:t>
        </w:r>
      </w:ins>
      <w:r>
        <w:t xml:space="preserve"> </w:t>
      </w:r>
      <w:del w:id="2141" w:author="Ezra-redaktør" w:date="2026-10-18T13:44:37Z">
        <w:r>
          <w:delText xml:space="preserve">your</w:delText>
        </w:r>
      </w:del>
      <w:ins w:id="2142" w:author="Ezra-redaktør" w:date="2026-10-18T13:44:37Z">
        <w:r>
          <w:t xml:space="preserve">the</w:t>
        </w:r>
      </w:ins>
      <w:r>
        <w:t xml:space="preserve"> </w:t>
      </w:r>
      <w:del w:id="2143" w:author="Ezra-redaktør" w:date="2026-10-18T13:44:37Z">
        <w:r>
          <w:delText xml:space="preserve">environment,</w:delText>
        </w:r>
      </w:del>
      <w:ins w:id="2144" w:author="Ezra-redaktør" w:date="2026-10-18T13:44:37Z">
        <w:r>
          <w:t xml:space="preserve">people around you,</w:t>
        </w:r>
      </w:ins>
      <w:r>
        <w:t xml:space="preserve"> friction is </w:t>
      </w:r>
      <w:del w:id="2145" w:author="Ezra-redaktør" w:date="2026-10-18T13:44:37Z">
        <w:r>
          <w:delText xml:space="preserve">inevitable.</w:delText>
        </w:r>
      </w:del>
      <w:ins w:id="2146" w:author="Ezra-redaktør" w:date="2026-10-18T13:44:37Z">
        <w:r>
          <w:t xml:space="preserve">unavoidable.</w:t>
        </w:r>
      </w:ins>
      <w:r>
        <w:t xml:space="preserve"> </w:t>
      </w:r>
      <w:del w:id="2147" w:author="Ezra-redaktør" w:date="2026-10-18T13:44:37Z">
        <w:r>
          <w:delText xml:space="preserve">The question is not whether you</w:delText>
        </w:r>
      </w:del>
      <w:ins w:id="2148" w:author="Ezra-redaktør" w:date="2026-10-18T13:44:37Z">
        <w:r>
          <w:t xml:space="preserve">You</w:t>
        </w:r>
      </w:ins>
      <w:r>
        <w:t xml:space="preserve"> will pay a </w:t>
      </w:r>
      <w:del w:id="2149" w:author="Ezra-redaktør" w:date="2026-10-18T13:44:37Z">
        <w:r>
          <w:delText xml:space="preserve">cost.</w:delText>
        </w:r>
      </w:del>
      <w:ins w:id="2150" w:author="Ezra-redaktør" w:date="2026-10-18T13:44:37Z">
        <w:r>
          <w:t xml:space="preserve">cost</w:t>
        </w:r>
      </w:ins>
      <w:r>
        <w:t xml:space="preserve"> </w:t>
      </w:r>
      <w:del w:id="2151" w:author="Ezra-redaktør" w:date="2026-10-18T13:44:37Z">
        <w:r>
          <w:delText xml:space="preserve">The</w:delText>
        </w:r>
      </w:del>
      <w:ins w:id="2152" w:author="Ezra-redaktør" w:date="2026-10-18T13:44:37Z">
        <w:r>
          <w:t xml:space="preserve">either way, so the real</w:t>
        </w:r>
      </w:ins>
      <w:r>
        <w:t xml:space="preserve"> question is which cost you </w:t>
      </w:r>
      <w:del w:id="2153" w:author="Ezra-redaktør" w:date="2026-10-18T13:44:37Z">
        <w:r>
          <w:delText xml:space="preserve">will </w:delText>
        </w:r>
      </w:del>
      <w:r>
        <w:t xml:space="preserve">accept.</w:t>
      </w:r>
    </w:p>
    <w:p>
      <w:pPr>
        <w:rPr>
          <w:del w:id="2154" w:author="Ezra-redaktør" w:date="2026-10-18T13:44:37Z"/>
        </w:rPr>
      </w:pPr>
      <w:del w:id="2155" w:author="Ezra-redaktør" w:date="2026-10-18T13:44:37Z">
        <w:r>
          <w:delText xml:space="preserve">Silence that preserves belonging often erodes integrity. Distance that protects integrity often clarifies belonging.</w:delText>
        </w:r>
      </w:del>
    </w:p>
    <w:p>
      <w:pPr>
        <w:rPr>
          <w:ins w:id="2156" w:author="Ezra-redaktør" w:date="2026-10-18T13:44:37Z"/>
        </w:rPr>
      </w:pPr>
      <w:ins w:id="2157" w:author="Ezra-redaktør" w:date="2026-10-18T13:44:37Z">
        <w:r>
          <w:t xml:space="preserve">Silence that keeps your place in the group often wears away your integrity. Distance that protects your integrity often shows you where you truly belong.</w:t>
        </w:r>
      </w:ins>
    </w:p>
    <w:p>
      <w:pPr>
        <w:pStyle w:val="Heading3"/>
      </w:pPr>
      <w:r>
        <w:t xml:space="preserve">The Practice</w:t>
      </w:r>
    </w:p>
    <w:p>
      <w:del w:id="2158" w:author="Ezra-redaktør" w:date="2026-10-18T13:44:37Z">
        <w:r>
          <w:delText xml:space="preserve">Today, notice</w:delText>
        </w:r>
      </w:del>
      <w:ins w:id="2159" w:author="Ezra-redaktør" w:date="2026-10-18T13:44:37Z">
        <w:r>
          <w:t xml:space="preserve">Notice</w:t>
        </w:r>
      </w:ins>
      <w:r>
        <w:t xml:space="preserve"> one place where you soften yourself to </w:t>
      </w:r>
      <w:del w:id="2160" w:author="Ezra-redaktør" w:date="2026-10-18T13:44:37Z">
        <w:r>
          <w:delText xml:space="preserve">remain</w:delText>
        </w:r>
      </w:del>
      <w:ins w:id="2161" w:author="Ezra-redaktør" w:date="2026-10-18T13:44:37Z">
        <w:r>
          <w:t xml:space="preserve">stay</w:t>
        </w:r>
      </w:ins>
      <w:r>
        <w:t xml:space="preserve"> approved. Ask:</w:t>
      </w:r>
    </w:p>
    <w:p>
      <w:r>
        <w:t xml:space="preserve">- What cost am I avoiding here? - What integrity am I trading for ease? - What small act of alignment would </w:t>
      </w:r>
      <w:del w:id="2162" w:author="Ezra-redaktør" w:date="2026-10-18T13:44:37Z">
        <w:r>
          <w:delText xml:space="preserve">create</w:delText>
        </w:r>
      </w:del>
      <w:ins w:id="2163" w:author="Ezra-redaktør" w:date="2026-10-18T13:44:37Z">
        <w:r>
          <w:t xml:space="preserve">cost</w:t>
        </w:r>
      </w:ins>
      <w:r>
        <w:t xml:space="preserve"> </w:t>
      </w:r>
      <w:del w:id="2164" w:author="Ezra-redaktør" w:date="2026-10-18T13:44:37Z">
        <w:r>
          <w:delText xml:space="preserve">discomfort.</w:delText>
        </w:r>
      </w:del>
      <w:ins w:id="2165" w:author="Ezra-redaktør" w:date="2026-10-18T13:44:37Z">
        <w:r>
          <w:t xml:space="preserve">me</w:t>
        </w:r>
      </w:ins>
      <w:r>
        <w:t xml:space="preserve"> </w:t>
      </w:r>
      <w:del w:id="2166" w:author="Ezra-redaktør" w:date="2026-10-18T13:44:37Z">
        <w:r>
          <w:delText xml:space="preserve">But</w:delText>
        </w:r>
      </w:del>
      <w:ins w:id="2167" w:author="Ezra-redaktør" w:date="2026-10-18T13:44:37Z">
        <w:r>
          <w:t xml:space="preserve">some comfort and give me</w:t>
        </w:r>
      </w:ins>
      <w:r>
        <w:t xml:space="preserve"> clarity?</w:t>
      </w:r>
    </w:p>
    <w:p>
      <w:pPr>
        <w:rPr>
          <w:del w:id="2168" w:author="Ezra-redaktør" w:date="2026-10-18T13:44:37Z"/>
        </w:rPr>
      </w:pPr>
      <w:del w:id="2169" w:author="Ezra-redaktør" w:date="2026-10-18T13:44:37Z">
        <w:r>
          <w:delText xml:space="preserve">Do not dramatize the decision. Stand quietly. Cost is not always loud.</w:delText>
        </w:r>
      </w:del>
    </w:p>
    <w:p>
      <w:pPr>
        <w:rPr>
          <w:ins w:id="2170" w:author="Ezra-redaktør" w:date="2026-10-18T13:44:37Z"/>
        </w:rPr>
      </w:pPr>
      <w:ins w:id="2171" w:author="Ezra-redaktør" w:date="2026-10-18T13:44:37Z">
        <w:r>
          <w:t xml:space="preserve">Make the decision without drama. Stand quietly. Most costs are paid where no one hears them.</w:t>
        </w:r>
      </w:ins>
    </w:p>
    <w:p>
      <w:pPr>
        <w:pStyle w:val="Heading3"/>
      </w:pPr>
      <w:r>
        <w:t xml:space="preserve">Healing </w:t>
      </w:r>
      <w:del w:id="2172" w:author="Ezra-redaktør" w:date="2026-10-18T13:44:37Z">
        <w:r>
          <w:delText xml:space="preserve">Forge –</w:delText>
        </w:r>
      </w:del>
      <w:ins w:id="2173" w:author="Ezra-redaktør" w:date="2026-10-18T13:44:37Z">
        <w:r>
          <w:t xml:space="preserve">Forge:</w:t>
        </w:r>
      </w:ins>
      <w:r>
        <w:t xml:space="preserve"> When Rejection Echoes Old Wounds</w:t>
      </w:r>
    </w:p>
    <w:p>
      <w:del w:id="2174" w:author="Ezra-redaktør" w:date="2026-10-18T13:44:37Z">
        <w:r>
          <w:delText xml:space="preserve">For some men, social</w:delText>
        </w:r>
      </w:del>
      <w:ins w:id="2175" w:author="Ezra-redaktør" w:date="2026-10-18T13:44:37Z">
        <w:r>
          <w:t xml:space="preserve">Social</w:t>
        </w:r>
      </w:ins>
      <w:r>
        <w:t xml:space="preserve"> distance </w:t>
      </w:r>
      <w:del w:id="2176" w:author="Ezra-redaktør" w:date="2026-10-18T13:44:37Z">
        <w:r>
          <w:delText xml:space="preserve">reactivates</w:delText>
        </w:r>
      </w:del>
      <w:ins w:id="2177" w:author="Ezra-redaktør" w:date="2026-10-18T13:44:37Z">
        <w:r>
          <w:t xml:space="preserve">can reopen</w:t>
        </w:r>
      </w:ins>
      <w:r>
        <w:t xml:space="preserve"> old rejection: bullying, exclusion, being overlooked. If </w:t>
      </w:r>
      <w:del w:id="2178" w:author="Ezra-redaktør" w:date="2026-10-18T13:44:37Z">
        <w:r>
          <w:delText xml:space="preserve">this</w:delText>
        </w:r>
      </w:del>
      <w:ins w:id="2179" w:author="Ezra-redaktør" w:date="2026-10-18T13:44:37Z">
        <w:r>
          <w:t xml:space="preserve">that</w:t>
        </w:r>
      </w:ins>
      <w:r>
        <w:t xml:space="preserve"> is </w:t>
      </w:r>
      <w:del w:id="2180" w:author="Ezra-redaktør" w:date="2026-10-18T13:44:37Z">
        <w:r>
          <w:delText xml:space="preserve">you,</w:delText>
        </w:r>
      </w:del>
      <w:ins w:id="2181" w:author="Ezra-redaktør" w:date="2026-10-18T13:44:37Z">
        <w:r>
          <w:t xml:space="preserve">your story,</w:t>
        </w:r>
      </w:ins>
      <w:r>
        <w:t xml:space="preserve"> separate </w:t>
      </w:r>
      <w:del w:id="2182" w:author="Ezra-redaktør" w:date="2026-10-18T13:44:37Z">
        <w:r>
          <w:delText xml:space="preserve">the present</w:delText>
        </w:r>
      </w:del>
      <w:ins w:id="2183" w:author="Ezra-redaktør" w:date="2026-10-18T13:44:37Z">
        <w:r>
          <w:t xml:space="preserve">this</w:t>
        </w:r>
      </w:ins>
      <w:r>
        <w:t xml:space="preserve"> moment from </w:t>
      </w:r>
      <w:del w:id="2184" w:author="Ezra-redaktør" w:date="2026-10-18T13:44:37Z">
        <w:r>
          <w:delText xml:space="preserve">past</w:delText>
        </w:r>
      </w:del>
      <w:ins w:id="2185" w:author="Ezra-redaktør" w:date="2026-10-18T13:44:37Z">
        <w:r>
          <w:t xml:space="preserve">the old</w:t>
        </w:r>
      </w:ins>
      <w:r>
        <w:t xml:space="preserve"> injury. </w:t>
      </w:r>
      <w:del w:id="2186" w:author="Ezra-redaktør" w:date="2026-10-18T13:44:37Z">
        <w:r>
          <w:delText xml:space="preserve">Not</w:delText>
        </w:r>
      </w:del>
      <w:ins w:id="2187" w:author="Ezra-redaktør" w:date="2026-10-18T13:44:37Z">
        <w:r>
          <w:t xml:space="preserve">Distance</w:t>
        </w:r>
      </w:ins>
      <w:r>
        <w:t xml:space="preserve"> </w:t>
      </w:r>
      <w:del w:id="2188" w:author="Ezra-redaktør" w:date="2026-10-18T13:44:37Z">
        <w:r>
          <w:delText xml:space="preserve">all</w:delText>
        </w:r>
      </w:del>
      <w:ins w:id="2189" w:author="Ezra-redaktør" w:date="2026-10-18T13:44:37Z">
        <w:r>
          <w:t xml:space="preserve">does</w:t>
        </w:r>
      </w:ins>
      <w:r>
        <w:t xml:space="preserve"> </w:t>
      </w:r>
      <w:del w:id="2190" w:author="Ezra-redaktør" w:date="2026-10-18T13:44:37Z">
        <w:r>
          <w:delText xml:space="preserve">distance</w:delText>
        </w:r>
      </w:del>
      <w:ins w:id="2191" w:author="Ezra-redaktør" w:date="2026-10-18T13:44:37Z">
        <w:r>
          <w:t xml:space="preserve">not</w:t>
        </w:r>
      </w:ins>
      <w:r>
        <w:t xml:space="preserve"> </w:t>
      </w:r>
      <w:del w:id="2192" w:author="Ezra-redaktør" w:date="2026-10-18T13:44:37Z">
        <w:r>
          <w:delText xml:space="preserve">is</w:delText>
        </w:r>
      </w:del>
      <w:ins w:id="2193" w:author="Ezra-redaktør" w:date="2026-10-18T13:44:37Z">
        <w:r>
          <w:t xml:space="preserve">always mean</w:t>
        </w:r>
      </w:ins>
      <w:r>
        <w:t xml:space="preserve"> abandonment. Sometimes it </w:t>
      </w:r>
      <w:del w:id="2194" w:author="Ezra-redaktør" w:date="2026-10-18T13:44:37Z">
        <w:r>
          <w:delText xml:space="preserve">is confirmation</w:delText>
        </w:r>
      </w:del>
      <w:ins w:id="2195" w:author="Ezra-redaktør" w:date="2026-10-18T13:44:37Z">
        <w:r>
          <w:t xml:space="preserve">confirms</w:t>
        </w:r>
      </w:ins>
      <w:r>
        <w:t xml:space="preserve"> that</w:t>
      </w:r>
      <w:ins w:id="2196" w:author="Ezra-redaktør" w:date="2026-10-18T13:44:37Z">
        <w:r>
          <w:t xml:space="preserve"> your</w:t>
        </w:r>
      </w:ins>
      <w:r>
        <w:t xml:space="preserve"> alignment is real. </w:t>
      </w:r>
      <w:del w:id="2197" w:author="Ezra-redaktør" w:date="2026-10-18T13:44:37Z">
        <w:r>
          <w:delText xml:space="preserve">You</w:delText>
        </w:r>
      </w:del>
      <w:ins w:id="2198" w:author="Ezra-redaktør" w:date="2026-10-18T13:44:37Z">
        <w:r>
          <w:t xml:space="preserve">This</w:t>
        </w:r>
      </w:ins>
      <w:r>
        <w:t xml:space="preserve"> </w:t>
      </w:r>
      <w:del w:id="2199" w:author="Ezra-redaktør" w:date="2026-10-18T13:44:37Z">
        <w:r>
          <w:delText xml:space="preserve">are</w:delText>
        </w:r>
      </w:del>
      <w:ins w:id="2200" w:author="Ezra-redaktør" w:date="2026-10-18T13:44:37Z">
        <w:r>
          <w:t xml:space="preserve">is</w:t>
        </w:r>
      </w:ins>
      <w:r>
        <w:t xml:space="preserve"> not </w:t>
      </w:r>
      <w:del w:id="2201" w:author="Ezra-redaktør" w:date="2026-10-18T13:44:37Z">
        <w:r>
          <w:delText xml:space="preserve">being punished. You are being clarified.</w:delText>
        </w:r>
      </w:del>
      <w:ins w:id="2202" w:author="Ezra-redaktør" w:date="2026-10-18T13:44:37Z">
        <w:r>
          <w:t xml:space="preserve">punishment.</w:t>
        </w:r>
      </w:ins>
    </w:p>
    <w:p>
      <w:r>
        <w:t xml:space="preserve">*End of Day 12*</w:t>
      </w:r>
    </w:p>
    <w:p>
      <w:pPr>
        <w:pStyle w:val="Heading2"/>
      </w:pPr>
      <w:r>
        <w:t xml:space="preserve">Day </w:t>
      </w:r>
      <w:del w:id="2203" w:author="Ezra-redaktør" w:date="2026-10-18T13:44:37Z">
        <w:r>
          <w:delText xml:space="preserve">13 –</w:delText>
        </w:r>
      </w:del>
      <w:ins w:id="2204" w:author="Ezra-redaktør" w:date="2026-10-18T13:44:37Z">
        <w:r>
          <w:t xml:space="preserve">13:</w:t>
        </w:r>
      </w:ins>
      <w:r>
        <w:t xml:space="preserve"> When Attachment Pulls You Off Course</w:t>
      </w:r>
    </w:p>
    <w:p>
      <w:r>
        <w:t xml:space="preserve">&gt; “Whoever loves father or mother more than me is not worthy of me.” </w:t>
      </w:r>
      <w:del w:id="2205" w:author="Ezra-redaktør" w:date="2026-10-18T13:44:37Z">
        <w:r>
          <w:delText xml:space="preserve">–</w:delText>
        </w:r>
      </w:del>
      <w:ins w:id="2206" w:author="Ezra-redaktør" w:date="2026-10-18T13:44:37Z">
        <w:r>
          <w:t xml:space="preserve">&gt; &gt;</w:t>
        </w:r>
      </w:ins>
      <w:r>
        <w:t xml:space="preserve"> Matthew 10:37</w:t>
      </w:r>
    </w:p>
    <w:p>
      <w:r>
        <w:t xml:space="preserve">Attachment </w:t>
      </w:r>
      <w:del w:id="2207" w:author="Ezra-redaktør" w:date="2026-10-18T13:44:37Z">
        <w:r>
          <w:delText xml:space="preserve">is</w:delText>
        </w:r>
      </w:del>
      <w:ins w:id="2208" w:author="Ezra-redaktør" w:date="2026-10-18T13:44:37Z">
        <w:r>
          <w:t xml:space="preserve">can</w:t>
        </w:r>
      </w:ins>
      <w:r>
        <w:t xml:space="preserve"> </w:t>
      </w:r>
      <w:del w:id="2209" w:author="Ezra-redaktør" w:date="2026-10-18T13:44:37Z">
        <w:r>
          <w:delText xml:space="preserve">not</w:delText>
        </w:r>
      </w:del>
      <w:ins w:id="2210" w:author="Ezra-redaktør" w:date="2026-10-18T13:44:37Z">
        <w:r>
          <w:t xml:space="preserve">be</w:t>
        </w:r>
      </w:ins>
      <w:r>
        <w:t xml:space="preserve"> </w:t>
      </w:r>
      <w:del w:id="2211" w:author="Ezra-redaktør" w:date="2026-10-18T13:44:37Z">
        <w:r>
          <w:delText xml:space="preserve">automatically</w:delText>
        </w:r>
      </w:del>
      <w:ins w:id="2212" w:author="Ezra-redaktør" w:date="2026-10-18T13:44:37Z">
        <w:r>
          <w:t xml:space="preserve">a</w:t>
        </w:r>
      </w:ins>
      <w:r>
        <w:t xml:space="preserve"> </w:t>
      </w:r>
      <w:del w:id="2213" w:author="Ezra-redaktør" w:date="2026-10-18T13:44:37Z">
        <w:r>
          <w:delText xml:space="preserve">wrong.</w:delText>
        </w:r>
      </w:del>
      <w:ins w:id="2214" w:author="Ezra-redaktør" w:date="2026-10-18T13:44:37Z">
        <w:r>
          <w:t xml:space="preserve">good</w:t>
        </w:r>
      </w:ins>
      <w:r>
        <w:t xml:space="preserve"> </w:t>
      </w:r>
      <w:del w:id="2215" w:author="Ezra-redaktør" w:date="2026-10-18T13:44:37Z">
        <w:r>
          <w:delText xml:space="preserve">But</w:delText>
        </w:r>
      </w:del>
      <w:ins w:id="2216" w:author="Ezra-redaktør" w:date="2026-10-18T13:44:37Z">
        <w:r>
          <w:t xml:space="preserve">thing.</w:t>
        </w:r>
      </w:ins>
      <w:r>
        <w:t xml:space="preserve"> </w:t>
      </w:r>
      <w:del w:id="2217" w:author="Ezra-redaktør" w:date="2026-10-18T13:44:37Z">
        <w:r>
          <w:delText xml:space="preserve">misplaced</w:delText>
        </w:r>
      </w:del>
      <w:ins w:id="2218" w:author="Ezra-redaktør" w:date="2026-10-18T13:44:37Z">
        <w:r>
          <w:t xml:space="preserve">Misplaced,</w:t>
        </w:r>
      </w:ins>
      <w:r>
        <w:t xml:space="preserve"> </w:t>
      </w:r>
      <w:del w:id="2219" w:author="Ezra-redaktør" w:date="2026-10-18T13:44:37Z">
        <w:r>
          <w:delText xml:space="preserve">attachment</w:delText>
        </w:r>
      </w:del>
      <w:ins w:id="2220" w:author="Ezra-redaktør" w:date="2026-10-18T13:44:37Z">
        <w:r>
          <w:t xml:space="preserve">it</w:t>
        </w:r>
      </w:ins>
      <w:r>
        <w:t xml:space="preserve"> quietly redirects </w:t>
      </w:r>
      <w:del w:id="2221" w:author="Ezra-redaktør" w:date="2026-10-18T13:44:37Z">
        <w:r>
          <w:delText xml:space="preserve">behavior.</w:delText>
        </w:r>
      </w:del>
      <w:ins w:id="2222" w:author="Ezra-redaktør" w:date="2026-10-18T13:44:37Z">
        <w:r>
          <w:t xml:space="preserve">what</w:t>
        </w:r>
      </w:ins>
      <w:r>
        <w:t xml:space="preserve"> </w:t>
      </w:r>
      <w:del w:id="2223" w:author="Ezra-redaktør" w:date="2026-10-18T13:44:37Z">
        <w:r>
          <w:delText xml:space="preserve">What</w:delText>
        </w:r>
      </w:del>
      <w:ins w:id="2224" w:author="Ezra-redaktør" w:date="2026-10-18T13:44:37Z">
        <w:r>
          <w:t xml:space="preserve">you do. Whatever</w:t>
        </w:r>
      </w:ins>
      <w:r>
        <w:t xml:space="preserve"> you are loyal to will </w:t>
      </w:r>
      <w:del w:id="2225" w:author="Ezra-redaktør" w:date="2026-10-18T13:44:37Z">
        <w:r>
          <w:delText xml:space="preserve">always </w:delText>
        </w:r>
      </w:del>
      <w:r>
        <w:t xml:space="preserve">shape where you drift.</w:t>
      </w:r>
    </w:p>
    <w:p>
      <w:pPr>
        <w:pStyle w:val="Heading3"/>
      </w:pPr>
      <w:r>
        <w:t xml:space="preserve">The Scenario</w:t>
      </w:r>
    </w:p>
    <w:p>
      <w:r>
        <w:t xml:space="preserve">Isaac did not feel conflicted. He felt responsible. </w:t>
      </w:r>
      <w:del w:id="2226" w:author="Ezra-redaktør" w:date="2026-10-18T13:44:37Z">
        <w:r>
          <w:delText xml:space="preserve">His</w:delText>
        </w:r>
      </w:del>
      <w:ins w:id="2227" w:author="Ezra-redaktør" w:date="2026-10-18T13:44:37Z">
        <w:r>
          <w:t xml:space="preserve">Every</w:t>
        </w:r>
      </w:ins>
      <w:r>
        <w:t xml:space="preserve"> </w:t>
      </w:r>
      <w:del w:id="2228" w:author="Ezra-redaktør" w:date="2026-10-18T13:44:37Z">
        <w:r>
          <w:delText xml:space="preserve">decisions</w:delText>
        </w:r>
      </w:del>
      <w:ins w:id="2229" w:author="Ezra-redaktør" w:date="2026-10-18T13:44:37Z">
        <w:r>
          <w:t xml:space="preserve">decision</w:t>
        </w:r>
      </w:ins>
      <w:r>
        <w:t xml:space="preserve"> </w:t>
      </w:r>
      <w:del w:id="2230" w:author="Ezra-redaktør" w:date="2026-10-18T13:44:37Z">
        <w:r>
          <w:delText xml:space="preserve">accounted</w:delText>
        </w:r>
      </w:del>
      <w:ins w:id="2231" w:author="Ezra-redaktør" w:date="2026-10-18T13:44:37Z">
        <w:r>
          <w:t xml:space="preserve">took</w:t>
        </w:r>
      </w:ins>
      <w:r>
        <w:t xml:space="preserve"> </w:t>
      </w:r>
      <w:del w:id="2232" w:author="Ezra-redaktør" w:date="2026-10-18T13:44:37Z">
        <w:r>
          <w:delText xml:space="preserve">for</w:delText>
        </w:r>
      </w:del>
      <w:ins w:id="2233" w:author="Ezra-redaktør" w:date="2026-10-18T13:44:37Z">
        <w:r>
          <w:t xml:space="preserve">everyone</w:t>
        </w:r>
      </w:ins>
      <w:r>
        <w:t xml:space="preserve"> </w:t>
      </w:r>
      <w:del w:id="2234" w:author="Ezra-redaktør" w:date="2026-10-18T13:44:37Z">
        <w:r>
          <w:delText xml:space="preserve">everyone;</w:delText>
        </w:r>
      </w:del>
      <w:ins w:id="2235" w:author="Ezra-redaktør" w:date="2026-10-18T13:44:37Z">
        <w:r>
          <w:t xml:space="preserve">into</w:t>
        </w:r>
      </w:ins>
      <w:r>
        <w:t xml:space="preserve"> </w:t>
      </w:r>
      <w:del w:id="2236" w:author="Ezra-redaktør" w:date="2026-10-18T13:44:37Z">
        <w:r>
          <w:delText xml:space="preserve">he</w:delText>
        </w:r>
      </w:del>
      <w:ins w:id="2237" w:author="Ezra-redaktør" w:date="2026-10-18T13:44:37Z">
        <w:r>
          <w:t xml:space="preserve">account.</w:t>
        </w:r>
      </w:ins>
      <w:r>
        <w:t xml:space="preserve"> </w:t>
      </w:r>
      <w:del w:id="2238" w:author="Ezra-redaktør" w:date="2026-10-18T13:44:37Z">
        <w:r>
          <w:delText xml:space="preserve">considered</w:delText>
        </w:r>
      </w:del>
      <w:ins w:id="2239" w:author="Ezra-redaktør" w:date="2026-10-18T13:44:37Z">
        <w:r>
          <w:t xml:space="preserve">He weighed their</w:t>
        </w:r>
      </w:ins>
      <w:r>
        <w:t xml:space="preserve"> reactions and anticipated</w:t>
      </w:r>
      <w:ins w:id="2240" w:author="Ezra-redaktør" w:date="2026-10-18T13:44:37Z">
        <w:r>
          <w:t xml:space="preserve"> their</w:t>
        </w:r>
      </w:ins>
      <w:r>
        <w:t xml:space="preserve"> disappointment. Over time his course bent </w:t>
      </w:r>
      <w:del w:id="2241" w:author="Ezra-redaktør" w:date="2026-10-18T13:44:37Z">
        <w:r>
          <w:delText xml:space="preserve">subtly, not away from belief, </w:delText>
        </w:r>
      </w:del>
      <w:r>
        <w:t xml:space="preserve">away from obedience. He </w:t>
      </w:r>
      <w:del w:id="2242" w:author="Ezra-redaktør" w:date="2026-10-18T13:44:37Z">
        <w:r>
          <w:delText xml:space="preserve">did</w:delText>
        </w:r>
      </w:del>
      <w:ins w:id="2243" w:author="Ezra-redaktør" w:date="2026-10-18T13:44:37Z">
        <w:r>
          <w:t xml:space="preserve">never</w:t>
        </w:r>
      </w:ins>
      <w:r>
        <w:t xml:space="preserve"> </w:t>
      </w:r>
      <w:del w:id="2244" w:author="Ezra-redaktør" w:date="2026-10-18T13:44:37Z">
        <w:r>
          <w:delText xml:space="preserve">not</w:delText>
        </w:r>
      </w:del>
      <w:ins w:id="2245" w:author="Ezra-redaktør" w:date="2026-10-18T13:44:37Z">
        <w:r>
          <w:t xml:space="preserve">dropped</w:t>
        </w:r>
      </w:ins>
      <w:r>
        <w:t xml:space="preserve"> </w:t>
      </w:r>
      <w:del w:id="2246" w:author="Ezra-redaktør" w:date="2026-10-18T13:44:37Z">
        <w:r>
          <w:delText xml:space="preserve">abandon</w:delText>
        </w:r>
      </w:del>
      <w:ins w:id="2247" w:author="Ezra-redaktør" w:date="2026-10-18T13:44:37Z">
        <w:r>
          <w:t xml:space="preserve">his</w:t>
        </w:r>
      </w:ins>
      <w:r>
        <w:t xml:space="preserve"> </w:t>
      </w:r>
      <w:del w:id="2248" w:author="Ezra-redaktør" w:date="2026-10-18T13:44:37Z">
        <w:r>
          <w:delText xml:space="preserve">conviction.</w:delText>
        </w:r>
      </w:del>
      <w:ins w:id="2249" w:author="Ezra-redaktør" w:date="2026-10-18T13:44:37Z">
        <w:r>
          <w:t xml:space="preserve">convictions.</w:t>
        </w:r>
      </w:ins>
      <w:r>
        <w:t xml:space="preserve"> He </w:t>
      </w:r>
      <w:del w:id="2250" w:author="Ezra-redaktør" w:date="2026-10-18T13:44:37Z">
        <w:r>
          <w:delText xml:space="preserve">adjusted</w:delText>
        </w:r>
      </w:del>
      <w:ins w:id="2251" w:author="Ezra-redaktør" w:date="2026-10-18T13:44:37Z">
        <w:r>
          <w:t xml:space="preserve">bent</w:t>
        </w:r>
      </w:ins>
      <w:r>
        <w:t xml:space="preserve"> </w:t>
      </w:r>
      <w:del w:id="2252" w:author="Ezra-redaktør" w:date="2026-10-18T13:44:37Z">
        <w:r>
          <w:delText xml:space="preserve">it</w:delText>
        </w:r>
      </w:del>
      <w:ins w:id="2253" w:author="Ezra-redaktør" w:date="2026-10-18T13:44:37Z">
        <w:r>
          <w:t xml:space="preserve">them</w:t>
        </w:r>
      </w:ins>
      <w:r>
        <w:t xml:space="preserve"> to </w:t>
      </w:r>
      <w:del w:id="2254" w:author="Ezra-redaktør" w:date="2026-10-18T13:44:37Z">
        <w:r>
          <w:delText xml:space="preserve">preserve</w:delText>
        </w:r>
      </w:del>
      <w:ins w:id="2255" w:author="Ezra-redaktør" w:date="2026-10-18T13:44:37Z">
        <w:r>
          <w:t xml:space="preserve">keep</w:t>
        </w:r>
      </w:ins>
      <w:r>
        <w:t xml:space="preserve"> </w:t>
      </w:r>
      <w:del w:id="2256" w:author="Ezra-redaktør" w:date="2026-10-18T13:44:37Z">
        <w:r>
          <w:delText xml:space="preserve">attachment.</w:delText>
        </w:r>
      </w:del>
      <w:ins w:id="2257" w:author="Ezra-redaktør" w:date="2026-10-18T13:44:37Z">
        <w:r>
          <w:t xml:space="preserve">his attachments intact.</w:t>
        </w:r>
      </w:ins>
    </w:p>
    <w:p>
      <w:r>
        <w:t xml:space="preserve">The shift was almost </w:t>
      </w:r>
      <w:del w:id="2258" w:author="Ezra-redaktør" w:date="2026-10-18T13:44:37Z">
        <w:r>
          <w:delText xml:space="preserve">invisible.</w:delText>
        </w:r>
      </w:del>
      <w:ins w:id="2259" w:author="Ezra-redaktør" w:date="2026-10-18T13:44:37Z">
        <w:r>
          <w:t xml:space="preserve">invisible,</w:t>
        </w:r>
      </w:ins>
      <w:r>
        <w:t xml:space="preserve"> </w:t>
      </w:r>
      <w:del w:id="2260" w:author="Ezra-redaktør" w:date="2026-10-18T13:44:37Z">
        <w:r>
          <w:delText xml:space="preserve">Until</w:delText>
        </w:r>
      </w:del>
      <w:ins w:id="2261" w:author="Ezra-redaktør" w:date="2026-10-18T13:44:37Z">
        <w:r>
          <w:t xml:space="preserve">until</w:t>
        </w:r>
      </w:ins>
      <w:r>
        <w:t xml:space="preserve"> distance</w:t>
      </w:r>
      <w:ins w:id="2262" w:author="Ezra-redaktør" w:date="2026-10-18T13:44:37Z">
        <w:r>
          <w:t xml:space="preserve"> had</w:t>
        </w:r>
      </w:ins>
      <w:r>
        <w:t xml:space="preserve"> replaced direction.</w:t>
      </w:r>
    </w:p>
    <w:p>
      <w:pPr>
        <w:pStyle w:val="Heading3"/>
      </w:pPr>
      <w:ins w:id="2263" w:author="Ezra-redaktør" w:date="2026-10-18T13:44:37Z">
        <w:r>
          <w:t xml:space="preserve">Misplaced </w:t>
        </w:r>
      </w:ins>
      <w:r>
        <w:t xml:space="preserve">Attachment vs.</w:t>
      </w:r>
      <w:del w:id="2264" w:author="Ezra-redaktør" w:date="2026-10-18T13:44:37Z">
        <w:r>
          <w:delText xml:space="preserve"> </w:delText>
        </w:r>
      </w:del>
      <w:ins w:id="2265" w:author="Ezra-redaktør" w:date="2026-10-18T13:44:37Z">
        <w:r>
          <w:t xml:space="preserve"> </w:t>
        </w:r>
      </w:ins>
      <w:r>
        <w:t xml:space="preserve">Alignment</w:t>
      </w:r>
    </w:p>
    <w:p>
      <w:r>
        <w:t xml:space="preserve">| </w:t>
      </w:r>
      <w:ins w:id="2266" w:author="Ezra-redaktør" w:date="2026-10-18T13:44:37Z">
        <w:r>
          <w:t xml:space="preserve">Misplaced </w:t>
        </w:r>
      </w:ins>
      <w:r>
        <w:t xml:space="preserve">Attachment</w:t>
      </w:r>
      <w:del w:id="2267" w:author="Ezra-redaktør" w:date="2026-10-18T13:44:37Z">
        <w:r>
          <w:delText xml:space="preserve">              </w:delText>
        </w:r>
      </w:del>
      <w:ins w:id="2268" w:author="Ezra-redaktør" w:date="2026-10-18T13:44:37Z">
        <w:r>
          <w:t xml:space="preserve"> </w:t>
        </w:r>
      </w:ins>
      <w:r>
        <w:t xml:space="preserve">| Alignment</w:t>
      </w:r>
      <w:del w:id="2269" w:author="Ezra-redaktør" w:date="2026-10-18T13:44:37Z">
        <w:r>
          <w:delText xml:space="preserve">              </w:delText>
        </w:r>
      </w:del>
      <w:ins w:id="2270" w:author="Ezra-redaktør" w:date="2026-10-18T13:44:37Z">
        <w:r>
          <w:t xml:space="preserve"> </w:t>
        </w:r>
      </w:ins>
      <w:r>
        <w:t xml:space="preserve">| </w:t>
      </w:r>
      <w:del w:id="2271" w:author="Ezra-redaktør" w:date="2026-10-18T13:44:37Z">
        <w:r>
          <w:delText xml:space="preserve">|-------------------------|------------------------|</w:delText>
        </w:r>
      </w:del>
      <w:ins w:id="2272" w:author="Ezra-redaktør" w:date="2026-10-18T13:44:37Z">
        <w:r>
          <w:t xml:space="preserve">| :- | :- |</w:t>
        </w:r>
      </w:ins>
      <w:r>
        <w:t xml:space="preserve"> | Avoids loss</w:t>
      </w:r>
      <w:del w:id="2273" w:author="Ezra-redaktør" w:date="2026-10-18T13:44:37Z">
        <w:r>
          <w:delText xml:space="preserve">             </w:delText>
        </w:r>
      </w:del>
      <w:ins w:id="2274" w:author="Ezra-redaktør" w:date="2026-10-18T13:44:37Z">
        <w:r>
          <w:t xml:space="preserve"> </w:t>
        </w:r>
      </w:ins>
      <w:r>
        <w:t xml:space="preserve">| Accepts consequence</w:t>
      </w:r>
      <w:del w:id="2275" w:author="Ezra-redaktør" w:date="2026-10-18T13:44:37Z">
        <w:r>
          <w:delText xml:space="preserve">    </w:delText>
        </w:r>
      </w:del>
      <w:ins w:id="2276" w:author="Ezra-redaktør" w:date="2026-10-18T13:44:37Z">
        <w:r>
          <w:t xml:space="preserve"> </w:t>
        </w:r>
      </w:ins>
      <w:r>
        <w:t xml:space="preserve">| | Preserves relationships | Preserves direction</w:t>
      </w:r>
      <w:del w:id="2277" w:author="Ezra-redaktør" w:date="2026-10-18T13:44:37Z">
        <w:r>
          <w:delText xml:space="preserve">    </w:delText>
        </w:r>
      </w:del>
      <w:ins w:id="2278" w:author="Ezra-redaktør" w:date="2026-10-18T13:44:37Z">
        <w:r>
          <w:t xml:space="preserve"> </w:t>
        </w:r>
      </w:ins>
      <w:r>
        <w:t xml:space="preserve">| | Delays obedience</w:t>
      </w:r>
      <w:del w:id="2279" w:author="Ezra-redaktør" w:date="2026-10-18T13:44:37Z">
        <w:r>
          <w:delText xml:space="preserve">        </w:delText>
        </w:r>
      </w:del>
      <w:ins w:id="2280" w:author="Ezra-redaktør" w:date="2026-10-18T13:44:37Z">
        <w:r>
          <w:t xml:space="preserve"> </w:t>
        </w:r>
      </w:ins>
      <w:r>
        <w:t xml:space="preserve">| Responds when required | | Prioritizes harmony</w:t>
      </w:r>
      <w:del w:id="2281" w:author="Ezra-redaktør" w:date="2026-10-18T13:44:37Z">
        <w:r>
          <w:delText xml:space="preserve">     </w:delText>
        </w:r>
      </w:del>
      <w:ins w:id="2282" w:author="Ezra-redaktør" w:date="2026-10-18T13:44:37Z">
        <w:r>
          <w:t xml:space="preserve"> </w:t>
        </w:r>
      </w:ins>
      <w:r>
        <w:t xml:space="preserve">| Prioritizes coherence</w:t>
      </w:r>
      <w:del w:id="2283" w:author="Ezra-redaktør" w:date="2026-10-18T13:44:37Z">
        <w:r>
          <w:delText xml:space="preserve">  </w:delText>
        </w:r>
      </w:del>
      <w:ins w:id="2284" w:author="Ezra-redaktør" w:date="2026-10-18T13:44:37Z">
        <w:r>
          <w:t xml:space="preserve"> </w:t>
        </w:r>
      </w:ins>
      <w:r>
        <w:t xml:space="preserve">| | Feels compassionate</w:t>
      </w:r>
      <w:del w:id="2285" w:author="Ezra-redaktør" w:date="2026-10-18T13:44:37Z">
        <w:r>
          <w:delText xml:space="preserve">     </w:delText>
        </w:r>
      </w:del>
      <w:ins w:id="2286" w:author="Ezra-redaktør" w:date="2026-10-18T13:44:37Z">
        <w:r>
          <w:t xml:space="preserve"> </w:t>
        </w:r>
      </w:ins>
      <w:r>
        <w:t xml:space="preserve">| Remains faithful</w:t>
      </w:r>
      <w:del w:id="2287" w:author="Ezra-redaktør" w:date="2026-10-18T13:44:37Z">
        <w:r>
          <w:delText xml:space="preserve">       </w:delText>
        </w:r>
      </w:del>
      <w:ins w:id="2288" w:author="Ezra-redaktør" w:date="2026-10-18T13:44:37Z">
        <w:r>
          <w:t xml:space="preserve"> </w:t>
        </w:r>
      </w:ins>
      <w:r>
        <w:t xml:space="preserve">|</w:t>
      </w:r>
    </w:p>
    <w:p>
      <w:r>
        <w:t xml:space="preserve">Attachment </w:t>
      </w:r>
      <w:del w:id="2289" w:author="Ezra-redaktør" w:date="2026-10-18T13:44:37Z">
        <w:r>
          <w:delText xml:space="preserve">becomes</w:delText>
        </w:r>
      </w:del>
      <w:ins w:id="2290" w:author="Ezra-redaktør" w:date="2026-10-18T13:44:37Z">
        <w:r>
          <w:t xml:space="preserve">goes</w:t>
        </w:r>
      </w:ins>
      <w:r>
        <w:t xml:space="preserve"> </w:t>
      </w:r>
      <w:del w:id="2291" w:author="Ezra-redaktør" w:date="2026-10-18T13:44:37Z">
        <w:r>
          <w:delText xml:space="preserve">misaligned</w:delText>
        </w:r>
      </w:del>
      <w:ins w:id="2292" w:author="Ezra-redaktør" w:date="2026-10-18T13:44:37Z">
        <w:r>
          <w:t xml:space="preserve">wrong</w:t>
        </w:r>
      </w:ins>
      <w:r>
        <w:t xml:space="preserve"> when it governs decisions meant for God.</w:t>
      </w:r>
    </w:p>
    <w:p>
      <w:pPr>
        <w:pStyle w:val="Heading3"/>
      </w:pPr>
      <w:r>
        <w:t xml:space="preserve">What This Day Is Really About</w:t>
      </w:r>
    </w:p>
    <w:p>
      <w:del w:id="2293" w:author="Ezra-redaktør" w:date="2026-10-18T13:44:37Z">
        <w:r>
          <w:delText xml:space="preserve">This</w:delText>
        </w:r>
      </w:del>
      <w:ins w:id="2294" w:author="Ezra-redaktør" w:date="2026-10-18T13:44:37Z">
        <w:r>
          <w:t xml:space="preserve">Today</w:t>
        </w:r>
      </w:ins>
      <w:r>
        <w:t xml:space="preserve"> </w:t>
      </w:r>
      <w:del w:id="2295" w:author="Ezra-redaktør" w:date="2026-10-18T13:44:37Z">
        <w:r>
          <w:delText xml:space="preserve">day</w:delText>
        </w:r>
      </w:del>
      <w:ins w:id="2296" w:author="Ezra-redaktør" w:date="2026-10-18T13:44:37Z">
        <w:r>
          <w:t xml:space="preserve">is about putting your loyalties in order. Ordering</w:t>
        </w:r>
      </w:ins>
      <w:r>
        <w:t xml:space="preserve"> is not </w:t>
      </w:r>
      <w:del w:id="2297" w:author="Ezra-redaktør" w:date="2026-10-18T13:44:37Z">
        <w:r>
          <w:delText xml:space="preserve">about</w:delText>
        </w:r>
      </w:del>
      <w:ins w:id="2298" w:author="Ezra-redaktør" w:date="2026-10-18T13:44:37Z">
        <w:r>
          <w:t xml:space="preserve">amputation.</w:t>
        </w:r>
      </w:ins>
      <w:r>
        <w:t xml:space="preserve"> </w:t>
      </w:r>
      <w:del w:id="2299" w:author="Ezra-redaktør" w:date="2026-10-18T13:44:37Z">
        <w:r>
          <w:delText xml:space="preserve">rejecting people. It is about ordering loyalties. And ordering is not amputation: a</w:delText>
        </w:r>
      </w:del>
      <w:ins w:id="2300" w:author="Ezra-redaktør" w:date="2026-10-18T13:44:37Z">
        <w:r>
          <w:t xml:space="preserve">A</w:t>
        </w:r>
      </w:ins>
      <w:r>
        <w:t xml:space="preserve"> healthy bond, rightly ordered, is </w:t>
      </w:r>
      <w:del w:id="2301" w:author="Ezra-redaktør" w:date="2026-10-18T13:44:37Z">
        <w:r>
          <w:delText xml:space="preserve">kept, not cut.</w:delText>
        </w:r>
      </w:del>
      <w:ins w:id="2302" w:author="Ezra-redaktør" w:date="2026-10-18T13:44:37Z">
        <w:r>
          <w:t xml:space="preserve">kept.</w:t>
        </w:r>
      </w:ins>
      <w:r>
        <w:t xml:space="preserve"> If this day tempts you to </w:t>
      </w:r>
      <w:del w:id="2303" w:author="Ezra-redaktør" w:date="2026-10-18T13:44:37Z">
        <w:r>
          <w:delText xml:space="preserve">sever</w:delText>
        </w:r>
      </w:del>
      <w:ins w:id="2304" w:author="Ezra-redaktør" w:date="2026-10-18T13:44:37Z">
        <w:r>
          <w:t xml:space="preserve">cut</w:t>
        </w:r>
      </w:ins>
      <w:r>
        <w:t xml:space="preserve"> </w:t>
      </w:r>
      <w:del w:id="2305" w:author="Ezra-redaktør" w:date="2026-10-18T13:44:37Z">
        <w:r>
          <w:delText xml:space="preserve">what</w:delText>
        </w:r>
      </w:del>
      <w:ins w:id="2306" w:author="Ezra-redaktør" w:date="2026-10-18T13:44:37Z">
        <w:r>
          <w:t xml:space="preserve">off someone who</w:t>
        </w:r>
      </w:ins>
      <w:r>
        <w:t xml:space="preserve"> is merely inconvenient, you have misread it. Love </w:t>
      </w:r>
      <w:del w:id="2307" w:author="Ezra-redaktør" w:date="2026-10-18T13:44:37Z">
        <w:r>
          <w:delText xml:space="preserve">becomes</w:delText>
        </w:r>
      </w:del>
      <w:ins w:id="2308" w:author="Ezra-redaktør" w:date="2026-10-18T13:44:37Z">
        <w:r>
          <w:t xml:space="preserve">goes</w:t>
        </w:r>
      </w:ins>
      <w:r>
        <w:t xml:space="preserve"> </w:t>
      </w:r>
      <w:del w:id="2309" w:author="Ezra-redaktør" w:date="2026-10-18T13:44:37Z">
        <w:r>
          <w:delText xml:space="preserve">distorted</w:delText>
        </w:r>
      </w:del>
      <w:ins w:id="2310" w:author="Ezra-redaktør" w:date="2026-10-18T13:44:37Z">
        <w:r>
          <w:t xml:space="preserve">wrong</w:t>
        </w:r>
      </w:ins>
      <w:r>
        <w:t xml:space="preserve"> when it </w:t>
      </w:r>
      <w:del w:id="2311" w:author="Ezra-redaktør" w:date="2026-10-18T13:44:37Z">
        <w:r>
          <w:delText xml:space="preserve">replaces</w:delText>
        </w:r>
      </w:del>
      <w:ins w:id="2312" w:author="Ezra-redaktør" w:date="2026-10-18T13:44:37Z">
        <w:r>
          <w:t xml:space="preserve">takes the place of</w:t>
        </w:r>
      </w:ins>
      <w:r>
        <w:t xml:space="preserve"> obedience. Some attachments </w:t>
      </w:r>
      <w:del w:id="2313" w:author="Ezra-redaktør" w:date="2026-10-18T13:44:37Z">
        <w:r>
          <w:delText xml:space="preserve">ask</w:delText>
        </w:r>
      </w:del>
      <w:ins w:id="2314" w:author="Ezra-redaktør" w:date="2026-10-18T13:44:37Z">
        <w:r>
          <w:t xml:space="preserve">speak</w:t>
        </w:r>
      </w:ins>
      <w:r>
        <w:t xml:space="preserve"> quietly: *Stay here. Don’t change. Don’t risk.* </w:t>
      </w:r>
      <w:del w:id="2315" w:author="Ezra-redaktør" w:date="2026-10-18T13:44:37Z">
        <w:r>
          <w:delText xml:space="preserve">But</w:delText>
        </w:r>
      </w:del>
      <w:ins w:id="2316" w:author="Ezra-redaktør" w:date="2026-10-18T13:44:37Z">
        <w:r>
          <w:t xml:space="preserve">A</w:t>
        </w:r>
      </w:ins>
      <w:r>
        <w:t xml:space="preserve"> calling is not </w:t>
      </w:r>
      <w:del w:id="2317" w:author="Ezra-redaktør" w:date="2026-10-18T13:44:37Z">
        <w:r>
          <w:delText xml:space="preserve">negotiated.</w:delText>
        </w:r>
      </w:del>
      <w:ins w:id="2318" w:author="Ezra-redaktør" w:date="2026-10-18T13:44:37Z">
        <w:r>
          <w:t xml:space="preserve">up</w:t>
        </w:r>
      </w:ins>
      <w:r>
        <w:t xml:space="preserve"> </w:t>
      </w:r>
      <w:del w:id="2319" w:author="Ezra-redaktør" w:date="2026-10-18T13:44:37Z">
        <w:r>
          <w:delText xml:space="preserve">When</w:delText>
        </w:r>
      </w:del>
      <w:ins w:id="2320" w:author="Ezra-redaktør" w:date="2026-10-18T13:44:37Z">
        <w:r>
          <w:t xml:space="preserve">for negotiation, and when</w:t>
        </w:r>
      </w:ins>
      <w:r>
        <w:t xml:space="preserve"> attachments outrank </w:t>
      </w:r>
      <w:del w:id="2321" w:author="Ezra-redaktør" w:date="2026-10-18T13:44:37Z">
        <w:r>
          <w:delText xml:space="preserve">alignment,</w:delText>
        </w:r>
      </w:del>
      <w:ins w:id="2322" w:author="Ezra-redaktør" w:date="2026-10-18T13:44:37Z">
        <w:r>
          <w:t xml:space="preserve">it, your</w:t>
        </w:r>
      </w:ins>
      <w:r>
        <w:t xml:space="preserve"> direction erodes slowly, without visible rebellion.</w:t>
      </w:r>
    </w:p>
    <w:p>
      <w:pPr>
        <w:pStyle w:val="Heading3"/>
      </w:pPr>
      <w:r>
        <w:t xml:space="preserve">The Practice</w:t>
      </w:r>
    </w:p>
    <w:p>
      <w:del w:id="2323" w:author="Ezra-redaktør" w:date="2026-10-18T13:44:37Z">
        <w:r>
          <w:delText xml:space="preserve">Today, identify</w:delText>
        </w:r>
      </w:del>
      <w:ins w:id="2324" w:author="Ezra-redaktør" w:date="2026-10-18T13:44:37Z">
        <w:r>
          <w:t xml:space="preserve">Identify</w:t>
        </w:r>
      </w:ins>
      <w:r>
        <w:t xml:space="preserve"> one attachment that influences your obedience. Ask:</w:t>
      </w:r>
    </w:p>
    <w:p>
      <w:r>
        <w:t xml:space="preserve">- Who am I trying not to disappoint? - What obedience have I delayed because of relationship cost? - What loyalty is asking for authority it does not own?</w:t>
      </w:r>
    </w:p>
    <w:p>
      <w:r>
        <w:t xml:space="preserve">Do not </w:t>
      </w:r>
      <w:del w:id="2325" w:author="Ezra-redaktør" w:date="2026-10-18T13:44:37Z">
        <w:r>
          <w:delText xml:space="preserve">confront.</w:delText>
        </w:r>
      </w:del>
      <w:ins w:id="2326" w:author="Ezra-redaktør" w:date="2026-10-18T13:44:37Z">
        <w:r>
          <w:t xml:space="preserve">confront anyone.</w:t>
        </w:r>
      </w:ins>
      <w:r>
        <w:t xml:space="preserve"> Clarify </w:t>
      </w:r>
      <w:ins w:id="2327" w:author="Ezra-redaktør" w:date="2026-10-18T13:44:37Z">
        <w:r>
          <w:t xml:space="preserve">the </w:t>
        </w:r>
      </w:ins>
      <w:r>
        <w:t xml:space="preserve">order.</w:t>
      </w:r>
      <w:del w:id="2328" w:author="Ezra-redaktør" w:date="2026-10-18T13:44:37Z">
        <w:r>
          <w:delText xml:space="preserve"> Alignment begins with correct loyalty.</w:delText>
        </w:r>
      </w:del>
    </w:p>
    <w:p>
      <w:pPr>
        <w:pStyle w:val="Heading3"/>
      </w:pPr>
      <w:r>
        <w:t xml:space="preserve">Healing </w:t>
      </w:r>
      <w:del w:id="2329" w:author="Ezra-redaktør" w:date="2026-10-18T13:44:37Z">
        <w:r>
          <w:delText xml:space="preserve">Forge –</w:delText>
        </w:r>
      </w:del>
      <w:ins w:id="2330" w:author="Ezra-redaktør" w:date="2026-10-18T13:44:37Z">
        <w:r>
          <w:t xml:space="preserve">Forge:</w:t>
        </w:r>
      </w:ins>
      <w:r>
        <w:t xml:space="preserve"> When Attachment Was Survival</w:t>
      </w:r>
    </w:p>
    <w:p>
      <w:r>
        <w:t xml:space="preserve">For some men,</w:t>
      </w:r>
      <w:del w:id="2331" w:author="Ezra-redaktør" w:date="2026-10-18T13:44:37Z">
        <w:r>
          <w:delText xml:space="preserve"> attachment was safety:</w:delText>
        </w:r>
      </w:del>
      <w:r>
        <w:t xml:space="preserve"> keeping others pleased </w:t>
      </w:r>
      <w:del w:id="2332" w:author="Ezra-redaktør" w:date="2026-10-18T13:44:37Z">
        <w:r>
          <w:delText xml:space="preserve">meant</w:delText>
        </w:r>
      </w:del>
      <w:ins w:id="2333" w:author="Ezra-redaktør" w:date="2026-10-18T13:44:37Z">
        <w:r>
          <w:t xml:space="preserve">was</w:t>
        </w:r>
      </w:ins>
      <w:r>
        <w:t xml:space="preserve"> </w:t>
      </w:r>
      <w:del w:id="2334" w:author="Ezra-redaktør" w:date="2026-10-18T13:44:37Z">
        <w:r>
          <w:delText xml:space="preserve">avoiding</w:delText>
        </w:r>
      </w:del>
      <w:ins w:id="2335" w:author="Ezra-redaktør" w:date="2026-10-18T13:44:37Z">
        <w:r>
          <w:t xml:space="preserve">how they stayed safe from</w:t>
        </w:r>
      </w:ins>
      <w:r>
        <w:t xml:space="preserve"> harm, instability, or abandonment. </w:t>
      </w:r>
      <w:del w:id="2336" w:author="Ezra-redaktør" w:date="2026-10-18T13:44:37Z">
        <w:r>
          <w:delText xml:space="preserve">This adaptation</w:delText>
        </w:r>
      </w:del>
      <w:ins w:id="2337" w:author="Ezra-redaktør" w:date="2026-10-18T13:44:37Z">
        <w:r>
          <w:t xml:space="preserve">That</w:t>
        </w:r>
      </w:ins>
      <w:r>
        <w:t xml:space="preserve"> was </w:t>
      </w:r>
      <w:del w:id="2338" w:author="Ezra-redaktør" w:date="2026-10-18T13:44:37Z">
        <w:r>
          <w:delText xml:space="preserve">once</w:delText>
        </w:r>
      </w:del>
      <w:ins w:id="2339" w:author="Ezra-redaktør" w:date="2026-10-18T13:44:37Z">
        <w:r>
          <w:t xml:space="preserve">wise</w:t>
        </w:r>
      </w:ins>
      <w:r>
        <w:t xml:space="preserve"> </w:t>
      </w:r>
      <w:del w:id="2340" w:author="Ezra-redaktør" w:date="2026-10-18T13:44:37Z">
        <w:r>
          <w:delText xml:space="preserve">wise.</w:delText>
        </w:r>
      </w:del>
      <w:ins w:id="2341" w:author="Ezra-redaktør" w:date="2026-10-18T13:44:37Z">
        <w:r>
          <w:t xml:space="preserve">once.</w:t>
        </w:r>
      </w:ins>
      <w:r>
        <w:t xml:space="preserve"> </w:t>
      </w:r>
      <w:del w:id="2342" w:author="Ezra-redaktør" w:date="2026-10-18T13:44:37Z">
        <w:r>
          <w:delText xml:space="preserve">But</w:delText>
        </w:r>
      </w:del>
      <w:ins w:id="2343" w:author="Ezra-redaktør" w:date="2026-10-18T13:44:37Z">
        <w:r>
          <w:t xml:space="preserve">A</w:t>
        </w:r>
      </w:ins>
      <w:r>
        <w:t xml:space="preserve"> survival </w:t>
      </w:r>
      <w:del w:id="2344" w:author="Ezra-redaktør" w:date="2026-10-18T13:44:37Z">
        <w:r>
          <w:delText xml:space="preserve">strategies</w:delText>
        </w:r>
      </w:del>
      <w:ins w:id="2345" w:author="Ezra-redaktør" w:date="2026-10-18T13:44:37Z">
        <w:r>
          <w:t xml:space="preserve">strategy</w:t>
        </w:r>
      </w:ins>
      <w:r>
        <w:t xml:space="preserve"> </w:t>
      </w:r>
      <w:del w:id="2346" w:author="Ezra-redaktør" w:date="2026-10-18T13:44:37Z">
        <w:r>
          <w:delText xml:space="preserve">are</w:delText>
        </w:r>
      </w:del>
      <w:ins w:id="2347" w:author="Ezra-redaktør" w:date="2026-10-18T13:44:37Z">
        <w:r>
          <w:t xml:space="preserve">is</w:t>
        </w:r>
      </w:ins>
      <w:r>
        <w:t xml:space="preserve"> </w:t>
      </w:r>
      <w:del w:id="2348" w:author="Ezra-redaktør" w:date="2026-10-18T13:44:37Z">
        <w:r>
          <w:delText xml:space="preserve">not</w:delText>
        </w:r>
      </w:del>
      <w:ins w:id="2349" w:author="Ezra-redaktør" w:date="2026-10-18T13:44:37Z">
        <w:r>
          <w:t xml:space="preserve">rarely</w:t>
        </w:r>
      </w:ins>
      <w:r>
        <w:t xml:space="preserve"> </w:t>
      </w:r>
      <w:del w:id="2350" w:author="Ezra-redaktør" w:date="2026-10-18T13:44:37Z">
        <w:r>
          <w:delText xml:space="preserve">always</w:delText>
        </w:r>
      </w:del>
      <w:ins w:id="2351" w:author="Ezra-redaktør" w:date="2026-10-18T13:44:37Z">
        <w:r>
          <w:t xml:space="preserve">meant</w:t>
        </w:r>
      </w:ins>
      <w:r>
        <w:t xml:space="preserve"> </w:t>
      </w:r>
      <w:del w:id="2352" w:author="Ezra-redaktør" w:date="2026-10-18T13:44:37Z">
        <w:r>
          <w:delText xml:space="preserve">lifelong</w:delText>
        </w:r>
      </w:del>
      <w:ins w:id="2353" w:author="Ezra-redaktør" w:date="2026-10-18T13:44:37Z">
        <w:r>
          <w:t xml:space="preserve">to</w:t>
        </w:r>
      </w:ins>
      <w:r>
        <w:t xml:space="preserve"> </w:t>
      </w:r>
      <w:del w:id="2354" w:author="Ezra-redaktør" w:date="2026-10-18T13:44:37Z">
        <w:r>
          <w:delText xml:space="preserve">guides.</w:delText>
        </w:r>
      </w:del>
      <w:ins w:id="2355" w:author="Ezra-redaktør" w:date="2026-10-18T13:44:37Z">
        <w:r>
          <w:t xml:space="preserve">guide a whole life.</w:t>
        </w:r>
      </w:ins>
      <w:r>
        <w:t xml:space="preserve"> Reordering </w:t>
      </w:r>
      <w:del w:id="2356" w:author="Ezra-redaktør" w:date="2026-10-18T13:44:37Z">
        <w:r>
          <w:delText xml:space="preserve">loyalty</w:delText>
        </w:r>
      </w:del>
      <w:ins w:id="2357" w:author="Ezra-redaktør" w:date="2026-10-18T13:44:37Z">
        <w:r>
          <w:t xml:space="preserve">your loyalties</w:t>
        </w:r>
      </w:ins>
      <w:r>
        <w:t xml:space="preserve"> is </w:t>
      </w:r>
      <w:del w:id="2358" w:author="Ezra-redaktør" w:date="2026-10-18T13:44:37Z">
        <w:r>
          <w:delText xml:space="preserve">not</w:delText>
        </w:r>
      </w:del>
      <w:ins w:id="2359" w:author="Ezra-redaktør" w:date="2026-10-18T13:44:37Z">
        <w:r>
          <w:t xml:space="preserve">part</w:t>
        </w:r>
      </w:ins>
      <w:r>
        <w:t xml:space="preserve"> </w:t>
      </w:r>
      <w:del w:id="2360" w:author="Ezra-redaktør" w:date="2026-10-18T13:44:37Z">
        <w:r>
          <w:delText xml:space="preserve">betrayal.</w:delText>
        </w:r>
      </w:del>
      <w:ins w:id="2361" w:author="Ezra-redaktør" w:date="2026-10-18T13:44:37Z">
        <w:r>
          <w:t xml:space="preserve">of</w:t>
        </w:r>
      </w:ins>
      <w:r>
        <w:t xml:space="preserve"> </w:t>
      </w:r>
      <w:del w:id="2362" w:author="Ezra-redaktør" w:date="2026-10-18T13:44:37Z">
        <w:r>
          <w:delText xml:space="preserve">It</w:delText>
        </w:r>
      </w:del>
      <w:ins w:id="2363" w:author="Ezra-redaktør" w:date="2026-10-18T13:44:37Z">
        <w:r>
          <w:t xml:space="preserve">growing</w:t>
        </w:r>
      </w:ins>
      <w:r>
        <w:t xml:space="preserve"> </w:t>
      </w:r>
      <w:del w:id="2364" w:author="Ezra-redaktør" w:date="2026-10-18T13:44:37Z">
        <w:r>
          <w:delText xml:space="preserve">is</w:delText>
        </w:r>
      </w:del>
      <w:ins w:id="2365" w:author="Ezra-redaktør" w:date="2026-10-18T13:44:37Z">
        <w:r>
          <w:t xml:space="preserve">up,</w:t>
        </w:r>
      </w:ins>
      <w:r>
        <w:t xml:space="preserve"> </w:t>
      </w:r>
      <w:del w:id="2366" w:author="Ezra-redaktør" w:date="2026-10-18T13:44:37Z">
        <w:r>
          <w:delText xml:space="preserve">maturation.</w:delText>
        </w:r>
      </w:del>
      <w:ins w:id="2367" w:author="Ezra-redaktør" w:date="2026-10-18T13:44:37Z">
        <w:r>
          <w:t xml:space="preserve">and it betrays no one.</w:t>
        </w:r>
      </w:ins>
      <w:r>
        <w:t xml:space="preserve"> What once protected you may now be pulling you off course.</w:t>
      </w:r>
    </w:p>
    <w:p>
      <w:r>
        <w:t xml:space="preserve">*End of Day 13*</w:t>
      </w:r>
    </w:p>
    <w:p>
      <w:pPr>
        <w:pStyle w:val="Heading2"/>
      </w:pPr>
      <w:r>
        <w:t xml:space="preserve">Day </w:t>
      </w:r>
      <w:del w:id="2368" w:author="Ezra-redaktør" w:date="2026-10-18T13:44:37Z">
        <w:r>
          <w:delText xml:space="preserve">14 –</w:delText>
        </w:r>
      </w:del>
      <w:ins w:id="2369" w:author="Ezra-redaktør" w:date="2026-10-18T13:44:37Z">
        <w:r>
          <w:t xml:space="preserve">14:</w:t>
        </w:r>
      </w:ins>
      <w:r>
        <w:t xml:space="preserve"> What Money Really Directs</w:t>
      </w:r>
    </w:p>
    <w:p>
      <w:r>
        <w:t xml:space="preserve">&gt; “For where your treasure is, there your heart will be also.” </w:t>
      </w:r>
      <w:del w:id="2370" w:author="Ezra-redaktør" w:date="2026-10-18T13:44:37Z">
        <w:r>
          <w:delText xml:space="preserve">–</w:delText>
        </w:r>
      </w:del>
      <w:ins w:id="2371" w:author="Ezra-redaktør" w:date="2026-10-18T13:44:37Z">
        <w:r>
          <w:t xml:space="preserve">&gt; &gt;</w:t>
        </w:r>
      </w:ins>
      <w:r>
        <w:t xml:space="preserve"> Matthew 6:21</w:t>
      </w:r>
    </w:p>
    <w:p>
      <w:r>
        <w:t xml:space="preserve">Money rarely </w:t>
      </w:r>
      <w:del w:id="2372" w:author="Ezra-redaktør" w:date="2026-10-18T13:44:37Z">
        <w:r>
          <w:delText xml:space="preserve">commands</w:delText>
        </w:r>
      </w:del>
      <w:ins w:id="2373" w:author="Ezra-redaktør" w:date="2026-10-18T13:44:37Z">
        <w:r>
          <w:t xml:space="preserve">gives</w:t>
        </w:r>
      </w:ins>
      <w:r>
        <w:t xml:space="preserve"> </w:t>
      </w:r>
      <w:del w:id="2374" w:author="Ezra-redaktør" w:date="2026-10-18T13:44:37Z">
        <w:r>
          <w:delText xml:space="preserve">openly.</w:delText>
        </w:r>
      </w:del>
      <w:ins w:id="2375" w:author="Ezra-redaktør" w:date="2026-10-18T13:44:37Z">
        <w:r>
          <w:t xml:space="preserve">orders out loud.</w:t>
        </w:r>
      </w:ins>
      <w:r>
        <w:t xml:space="preserve"> It directs </w:t>
      </w:r>
      <w:del w:id="2376" w:author="Ezra-redaktør" w:date="2026-10-18T13:44:37Z">
        <w:r>
          <w:delText xml:space="preserve">quietly:</w:delText>
        </w:r>
      </w:del>
      <w:ins w:id="2377" w:author="Ezra-redaktør" w:date="2026-10-18T13:44:37Z">
        <w:r>
          <w:t xml:space="preserve">you</w:t>
        </w:r>
      </w:ins>
      <w:r>
        <w:t xml:space="preserve"> through </w:t>
      </w:r>
      <w:del w:id="2378" w:author="Ezra-redaktør" w:date="2026-10-18T13:44:37Z">
        <w:r>
          <w:delText xml:space="preserve">budgeting,</w:delText>
        </w:r>
      </w:del>
      <w:ins w:id="2379" w:author="Ezra-redaktør" w:date="2026-10-18T13:44:37Z">
        <w:r>
          <w:t xml:space="preserve">budgets,</w:t>
        </w:r>
      </w:ins>
      <w:r>
        <w:t xml:space="preserve"> </w:t>
      </w:r>
      <w:del w:id="2380" w:author="Ezra-redaktør" w:date="2026-10-18T13:44:37Z">
        <w:r>
          <w:delText xml:space="preserve">delay,</w:delText>
        </w:r>
      </w:del>
      <w:ins w:id="2381" w:author="Ezra-redaktør" w:date="2026-10-18T13:44:37Z">
        <w:r>
          <w:t xml:space="preserve">delays,</w:t>
        </w:r>
      </w:ins>
      <w:r>
        <w:t xml:space="preserve"> trade-offs, and </w:t>
      </w:r>
      <w:del w:id="2382" w:author="Ezra-redaktør" w:date="2026-10-18T13:44:37Z">
        <w:r>
          <w:delText xml:space="preserve">what</w:delText>
        </w:r>
      </w:del>
      <w:ins w:id="2383" w:author="Ezra-redaktør" w:date="2026-10-18T13:44:37Z">
        <w:r>
          <w:t xml:space="preserve">whatever</w:t>
        </w:r>
      </w:ins>
      <w:r>
        <w:t xml:space="preserve"> you </w:t>
      </w:r>
      <w:del w:id="2384" w:author="Ezra-redaktør" w:date="2026-10-18T13:44:37Z">
        <w:r>
          <w:delText xml:space="preserve">consistently</w:delText>
        </w:r>
      </w:del>
      <w:ins w:id="2385" w:author="Ezra-redaktør" w:date="2026-10-18T13:44:37Z">
        <w:r>
          <w:t xml:space="preserve">keep</w:t>
        </w:r>
      </w:ins>
      <w:r>
        <w:t xml:space="preserve"> </w:t>
      </w:r>
      <w:del w:id="2386" w:author="Ezra-redaktør" w:date="2026-10-18T13:44:37Z">
        <w:r>
          <w:delText xml:space="preserve">protect.</w:delText>
        </w:r>
      </w:del>
      <w:ins w:id="2387" w:author="Ezra-redaktør" w:date="2026-10-18T13:44:37Z">
        <w:r>
          <w:t xml:space="preserve">protecting.</w:t>
        </w:r>
      </w:ins>
      <w:r>
        <w:t xml:space="preserve"> </w:t>
      </w:r>
      <w:del w:id="2388" w:author="Ezra-redaktør" w:date="2026-10-18T13:44:37Z">
        <w:r>
          <w:delText xml:space="preserve">Money reveals not what</w:delText>
        </w:r>
      </w:del>
      <w:ins w:id="2389" w:author="Ezra-redaktør" w:date="2026-10-18T13:44:37Z">
        <w:r>
          <w:t xml:space="preserve">Whatever</w:t>
        </w:r>
      </w:ins>
      <w:r>
        <w:t xml:space="preserve"> you</w:t>
      </w:r>
      <w:ins w:id="2390" w:author="Ezra-redaktør" w:date="2026-10-18T13:44:37Z">
        <w:r>
          <w:t xml:space="preserve"> claim to</w:t>
        </w:r>
      </w:ins>
      <w:r>
        <w:t xml:space="preserve"> value in theory, </w:t>
      </w:r>
      <w:del w:id="2391" w:author="Ezra-redaktør" w:date="2026-10-18T13:44:37Z">
        <w:r>
          <w:delText xml:space="preserve">but</w:delText>
        </w:r>
      </w:del>
      <w:ins w:id="2392" w:author="Ezra-redaktør" w:date="2026-10-18T13:44:37Z">
        <w:r>
          <w:t xml:space="preserve">money shows</w:t>
        </w:r>
      </w:ins>
      <w:r>
        <w:t xml:space="preserve"> what you fund in practice.</w:t>
      </w:r>
    </w:p>
    <w:p>
      <w:pPr>
        <w:pStyle w:val="Heading3"/>
      </w:pPr>
      <w:r>
        <w:t xml:space="preserve">The Scenario</w:t>
      </w:r>
    </w:p>
    <w:p>
      <w:r>
        <w:t xml:space="preserve">Ryan believed money was neutral. He </w:t>
      </w:r>
      <w:del w:id="2393" w:author="Ezra-redaktør" w:date="2026-10-18T13:44:37Z">
        <w:r>
          <w:delText xml:space="preserve">didn’t</w:delText>
        </w:r>
      </w:del>
      <w:ins w:id="2394" w:author="Ezra-redaktør" w:date="2026-10-18T13:44:37Z">
        <w:r>
          <w:t xml:space="preserve">did not</w:t>
        </w:r>
      </w:ins>
      <w:r>
        <w:t xml:space="preserve"> chase wealth or idolize success. But when time, energy, and opportunity </w:t>
      </w:r>
      <w:del w:id="2395" w:author="Ezra-redaktør" w:date="2026-10-18T13:44:37Z">
        <w:r>
          <w:delText xml:space="preserve">tightened,</w:delText>
        </w:r>
      </w:del>
      <w:ins w:id="2396" w:author="Ezra-redaktør" w:date="2026-10-18T13:44:37Z">
        <w:r>
          <w:t xml:space="preserve">got tight,</w:t>
        </w:r>
      </w:ins>
      <w:r>
        <w:t xml:space="preserve"> money </w:t>
      </w:r>
      <w:del w:id="2397" w:author="Ezra-redaktør" w:date="2026-10-18T13:44:37Z">
        <w:r>
          <w:delText xml:space="preserve">quietly</w:delText>
        </w:r>
      </w:del>
      <w:ins w:id="2398" w:author="Ezra-redaktør" w:date="2026-10-18T13:44:37Z">
        <w:r>
          <w:t xml:space="preserve">cast</w:t>
        </w:r>
      </w:ins>
      <w:r>
        <w:t xml:space="preserve"> </w:t>
      </w:r>
      <w:del w:id="2399" w:author="Ezra-redaktør" w:date="2026-10-18T13:44:37Z">
        <w:r>
          <w:delText xml:space="preserve">voted.</w:delText>
        </w:r>
      </w:del>
      <w:ins w:id="2400" w:author="Ezra-redaktør" w:date="2026-10-18T13:44:37Z">
        <w:r>
          <w:t xml:space="preserve">the deciding vote.</w:t>
        </w:r>
      </w:ins>
      <w:r>
        <w:t xml:space="preserve"> He postponed</w:t>
      </w:r>
      <w:ins w:id="2401" w:author="Ezra-redaktør" w:date="2026-10-18T13:44:37Z">
        <w:r>
          <w:t xml:space="preserve"> his</w:t>
        </w:r>
      </w:ins>
      <w:r>
        <w:t xml:space="preserve"> calling. He chose comfort over </w:t>
      </w:r>
      <w:del w:id="2402" w:author="Ezra-redaktør" w:date="2026-10-18T13:44:37Z">
        <w:r>
          <w:delText xml:space="preserve">capacity.</w:delText>
        </w:r>
      </w:del>
      <w:ins w:id="2403" w:author="Ezra-redaktør" w:date="2026-10-18T13:44:37Z">
        <w:r>
          <w:t xml:space="preserve">room to grow.</w:t>
        </w:r>
      </w:ins>
      <w:r>
        <w:t xml:space="preserve"> He traded margin for security. </w:t>
      </w:r>
      <w:del w:id="2404" w:author="Ezra-redaktør" w:date="2026-10-18T13:44:37Z">
        <w:r>
          <w:delText xml:space="preserve">Not</w:delText>
        </w:r>
      </w:del>
      <w:ins w:id="2405" w:author="Ezra-redaktør" w:date="2026-10-18T13:44:37Z">
        <w:r>
          <w:t xml:space="preserve">He</w:t>
        </w:r>
      </w:ins>
      <w:r>
        <w:t xml:space="preserve"> </w:t>
      </w:r>
      <w:del w:id="2406" w:author="Ezra-redaktør" w:date="2026-10-18T13:44:37Z">
        <w:r>
          <w:delText xml:space="preserve">because</w:delText>
        </w:r>
      </w:del>
      <w:ins w:id="2407" w:author="Ezra-redaktør" w:date="2026-10-18T13:44:37Z">
        <w:r>
          <w:t xml:space="preserve">had</w:t>
        </w:r>
      </w:ins>
      <w:r>
        <w:t xml:space="preserve"> </w:t>
      </w:r>
      <w:del w:id="2408" w:author="Ezra-redaktør" w:date="2026-10-18T13:44:37Z">
        <w:r>
          <w:delText xml:space="preserve">he loved money. Because he</w:delText>
        </w:r>
      </w:del>
      <w:ins w:id="2409" w:author="Ezra-redaktør" w:date="2026-10-18T13:44:37Z">
        <w:r>
          <w:t xml:space="preserve">simply</w:t>
        </w:r>
      </w:ins>
      <w:r>
        <w:t xml:space="preserve"> let </w:t>
      </w:r>
      <w:del w:id="2410" w:author="Ezra-redaktør" w:date="2026-10-18T13:44:37Z">
        <w:r>
          <w:delText xml:space="preserve">it</w:delText>
        </w:r>
      </w:del>
      <w:ins w:id="2411" w:author="Ezra-redaktør" w:date="2026-10-18T13:44:37Z">
        <w:r>
          <w:t xml:space="preserve">money</w:t>
        </w:r>
      </w:ins>
      <w:r>
        <w:t xml:space="preserve"> </w:t>
      </w:r>
      <w:del w:id="2412" w:author="Ezra-redaktør" w:date="2026-10-18T13:44:37Z">
        <w:r>
          <w:delText xml:space="preserve">decide.</w:delText>
        </w:r>
      </w:del>
      <w:ins w:id="2413" w:author="Ezra-redaktør" w:date="2026-10-18T13:44:37Z">
        <w:r>
          <w:t xml:space="preserve">decide, without ever loving it.</w:t>
        </w:r>
      </w:ins>
    </w:p>
    <w:p>
      <w:pPr>
        <w:rPr>
          <w:del w:id="2414" w:author="Ezra-redaktør" w:date="2026-10-18T13:44:37Z"/>
        </w:rPr>
      </w:pPr>
      <w:del w:id="2415" w:author="Ezra-redaktør" w:date="2026-10-18T13:44:37Z">
        <w:r>
          <w:delText xml:space="preserve">His course didn’t collapse. It adjusted, incrementally.</w:delText>
        </w:r>
      </w:del>
    </w:p>
    <w:p>
      <w:pPr>
        <w:rPr>
          <w:ins w:id="2416" w:author="Ezra-redaktør" w:date="2026-10-18T13:44:37Z"/>
        </w:rPr>
      </w:pPr>
      <w:ins w:id="2417" w:author="Ezra-redaktør" w:date="2026-10-18T13:44:37Z">
        <w:r>
          <w:t xml:space="preserve">His course never collapsed. It shifted, one small adjustment at a time.</w:t>
        </w:r>
      </w:ins>
    </w:p>
    <w:p>
      <w:pPr>
        <w:pStyle w:val="Heading3"/>
      </w:pPr>
      <w:r>
        <w:t xml:space="preserve">Money as Tool vs.</w:t>
      </w:r>
      <w:del w:id="2418" w:author="Ezra-redaktør" w:date="2026-10-18T13:44:37Z">
        <w:r>
          <w:delText xml:space="preserve"> </w:delText>
        </w:r>
      </w:del>
      <w:ins w:id="2419" w:author="Ezra-redaktør" w:date="2026-10-18T13:44:37Z">
        <w:r>
          <w:t xml:space="preserve"> </w:t>
        </w:r>
      </w:ins>
      <w:r>
        <w:t xml:space="preserve">Money as Director</w:t>
      </w:r>
    </w:p>
    <w:p>
      <w:r>
        <w:t xml:space="preserve">| Money as Tool</w:t>
      </w:r>
      <w:del w:id="2420" w:author="Ezra-redaktør" w:date="2026-10-18T13:44:37Z">
        <w:r>
          <w:delText xml:space="preserve">            </w:delText>
        </w:r>
      </w:del>
      <w:ins w:id="2421" w:author="Ezra-redaktør" w:date="2026-10-18T13:44:37Z">
        <w:r>
          <w:t xml:space="preserve"> </w:t>
        </w:r>
      </w:ins>
      <w:r>
        <w:t xml:space="preserve">| Money as Director</w:t>
      </w:r>
      <w:del w:id="2422" w:author="Ezra-redaktør" w:date="2026-10-18T13:44:37Z">
        <w:r>
          <w:delText xml:space="preserve">     </w:delText>
        </w:r>
      </w:del>
      <w:ins w:id="2423" w:author="Ezra-redaktør" w:date="2026-10-18T13:44:37Z">
        <w:r>
          <w:t xml:space="preserve"> </w:t>
        </w:r>
      </w:ins>
      <w:r>
        <w:t xml:space="preserve">| </w:t>
      </w:r>
      <w:del w:id="2424" w:author="Ezra-redaktør" w:date="2026-10-18T13:44:37Z">
        <w:r>
          <w:delText xml:space="preserve">|--------------------------|-----------------------|</w:delText>
        </w:r>
      </w:del>
      <w:ins w:id="2425" w:author="Ezra-redaktør" w:date="2026-10-18T13:44:37Z">
        <w:r>
          <w:t xml:space="preserve">| :- | :- |</w:t>
        </w:r>
      </w:ins>
      <w:r>
        <w:t xml:space="preserve"> | Serves chosen priorities | Determines priorities | | Enables obedience</w:t>
      </w:r>
      <w:del w:id="2426" w:author="Ezra-redaktør" w:date="2026-10-18T13:44:37Z">
        <w:r>
          <w:delText xml:space="preserve">        </w:delText>
        </w:r>
      </w:del>
      <w:ins w:id="2427" w:author="Ezra-redaktør" w:date="2026-10-18T13:44:37Z">
        <w:r>
          <w:t xml:space="preserve"> </w:t>
        </w:r>
      </w:ins>
      <w:r>
        <w:t xml:space="preserve">| Delays obedience</w:t>
      </w:r>
      <w:del w:id="2428" w:author="Ezra-redaktør" w:date="2026-10-18T13:44:37Z">
        <w:r>
          <w:delText xml:space="preserve">      </w:delText>
        </w:r>
      </w:del>
      <w:ins w:id="2429" w:author="Ezra-redaktør" w:date="2026-10-18T13:44:37Z">
        <w:r>
          <w:t xml:space="preserve"> </w:t>
        </w:r>
      </w:ins>
      <w:r>
        <w:t xml:space="preserve">| | Is consulted</w:t>
      </w:r>
      <w:del w:id="2430" w:author="Ezra-redaktør" w:date="2026-10-18T13:44:37Z">
        <w:r>
          <w:delText xml:space="preserve">             </w:delText>
        </w:r>
      </w:del>
      <w:ins w:id="2431" w:author="Ezra-redaktør" w:date="2026-10-18T13:44:37Z">
        <w:r>
          <w:t xml:space="preserve"> </w:t>
        </w:r>
      </w:ins>
      <w:r>
        <w:t xml:space="preserve">| Is deferred to</w:t>
      </w:r>
      <w:del w:id="2432" w:author="Ezra-redaktør" w:date="2026-10-18T13:44:37Z">
        <w:r>
          <w:delText xml:space="preserve">        </w:delText>
        </w:r>
      </w:del>
      <w:ins w:id="2433" w:author="Ezra-redaktør" w:date="2026-10-18T13:44:37Z">
        <w:r>
          <w:t xml:space="preserve"> </w:t>
        </w:r>
      </w:ins>
      <w:r>
        <w:t xml:space="preserve">| | Funds direction</w:t>
      </w:r>
      <w:del w:id="2434" w:author="Ezra-redaktør" w:date="2026-10-18T13:44:37Z">
        <w:r>
          <w:delText xml:space="preserve">          </w:delText>
        </w:r>
      </w:del>
      <w:ins w:id="2435" w:author="Ezra-redaktør" w:date="2026-10-18T13:44:37Z">
        <w:r>
          <w:t xml:space="preserve"> </w:t>
        </w:r>
      </w:ins>
      <w:r>
        <w:t xml:space="preserve">| Sets direction</w:t>
      </w:r>
      <w:del w:id="2436" w:author="Ezra-redaktør" w:date="2026-10-18T13:44:37Z">
        <w:r>
          <w:delText xml:space="preserve">        </w:delText>
        </w:r>
      </w:del>
      <w:ins w:id="2437" w:author="Ezra-redaktør" w:date="2026-10-18T13:44:37Z">
        <w:r>
          <w:t xml:space="preserve"> </w:t>
        </w:r>
      </w:ins>
      <w:r>
        <w:t xml:space="preserve">| | Remains visible</w:t>
      </w:r>
      <w:del w:id="2438" w:author="Ezra-redaktør" w:date="2026-10-18T13:44:37Z">
        <w:r>
          <w:delText xml:space="preserve">          </w:delText>
        </w:r>
      </w:del>
      <w:ins w:id="2439" w:author="Ezra-redaktør" w:date="2026-10-18T13:44:37Z">
        <w:r>
          <w:t xml:space="preserve"> </w:t>
        </w:r>
      </w:ins>
      <w:r>
        <w:t xml:space="preserve">| Operates silently</w:t>
      </w:r>
      <w:del w:id="2440" w:author="Ezra-redaktør" w:date="2026-10-18T13:44:37Z">
        <w:r>
          <w:delText xml:space="preserve">     </w:delText>
        </w:r>
      </w:del>
      <w:ins w:id="2441" w:author="Ezra-redaktør" w:date="2026-10-18T13:44:37Z">
        <w:r>
          <w:t xml:space="preserve"> </w:t>
        </w:r>
      </w:ins>
      <w:r>
        <w:t xml:space="preserve">|</w:t>
      </w:r>
    </w:p>
    <w:p>
      <w:r>
        <w:t xml:space="preserve">Money is never passive. It </w:t>
      </w:r>
      <w:del w:id="2442" w:author="Ezra-redaktør" w:date="2026-10-18T13:44:37Z">
        <w:r>
          <w:delText xml:space="preserve">either </w:delText>
        </w:r>
      </w:del>
      <w:r>
        <w:t xml:space="preserve">serves </w:t>
      </w:r>
      <w:del w:id="2443" w:author="Ezra-redaktør" w:date="2026-10-18T13:44:37Z">
        <w:r>
          <w:delText xml:space="preserve">alignment</w:delText>
        </w:r>
      </w:del>
      <w:ins w:id="2444" w:author="Ezra-redaktør" w:date="2026-10-18T13:44:37Z">
        <w:r>
          <w:t xml:space="preserve">your direction,</w:t>
        </w:r>
      </w:ins>
      <w:r>
        <w:t xml:space="preserve"> or </w:t>
      </w:r>
      <w:ins w:id="2445" w:author="Ezra-redaktør" w:date="2026-10-18T13:44:37Z">
        <w:r>
          <w:t xml:space="preserve">it </w:t>
        </w:r>
      </w:ins>
      <w:r>
        <w:t xml:space="preserve">slowly </w:t>
      </w:r>
      <w:del w:id="2446" w:author="Ezra-redaktør" w:date="2026-10-18T13:44:37Z">
        <w:r>
          <w:delText xml:space="preserve">governs</w:delText>
        </w:r>
      </w:del>
      <w:ins w:id="2447" w:author="Ezra-redaktør" w:date="2026-10-18T13:44:37Z">
        <w:r>
          <w:t xml:space="preserve">takes</w:t>
        </w:r>
      </w:ins>
      <w:r>
        <w:t xml:space="preserve"> </w:t>
      </w:r>
      <w:del w:id="2448" w:author="Ezra-redaktør" w:date="2026-10-18T13:44:37Z">
        <w:r>
          <w:delText xml:space="preserve">it.</w:delText>
        </w:r>
      </w:del>
      <w:ins w:id="2449" w:author="Ezra-redaktør" w:date="2026-10-18T13:44:37Z">
        <w:r>
          <w:t xml:space="preserve">it over.</w:t>
        </w:r>
      </w:ins>
    </w:p>
    <w:p>
      <w:pPr>
        <w:pStyle w:val="Heading3"/>
      </w:pPr>
      <w:r>
        <w:t xml:space="preserve">What This Day Is Really About</w:t>
      </w:r>
    </w:p>
    <w:p>
      <w:del w:id="2450" w:author="Ezra-redaktør" w:date="2026-10-18T13:44:37Z">
        <w:r>
          <w:delText xml:space="preserve">This</w:delText>
        </w:r>
      </w:del>
      <w:ins w:id="2451" w:author="Ezra-redaktør" w:date="2026-10-18T13:44:37Z">
        <w:r>
          <w:t xml:space="preserve">Who</w:t>
        </w:r>
      </w:ins>
      <w:r>
        <w:t xml:space="preserve"> </w:t>
      </w:r>
      <w:del w:id="2452" w:author="Ezra-redaktør" w:date="2026-10-18T13:44:37Z">
        <w:r>
          <w:delText xml:space="preserve">day</w:delText>
        </w:r>
      </w:del>
      <w:ins w:id="2453" w:author="Ezra-redaktør" w:date="2026-10-18T13:44:37Z">
        <w:r>
          <w:t xml:space="preserve">sets</w:t>
        </w:r>
      </w:ins>
      <w:r>
        <w:t xml:space="preserve"> </w:t>
      </w:r>
      <w:del w:id="2454" w:author="Ezra-redaktør" w:date="2026-10-18T13:44:37Z">
        <w:r>
          <w:delText xml:space="preserve">is</w:delText>
        </w:r>
      </w:del>
      <w:ins w:id="2455" w:author="Ezra-redaktør" w:date="2026-10-18T13:44:37Z">
        <w:r>
          <w:t xml:space="preserve">the</w:t>
        </w:r>
      </w:ins>
      <w:r>
        <w:t xml:space="preserve"> </w:t>
      </w:r>
      <w:del w:id="2456" w:author="Ezra-redaktør" w:date="2026-10-18T13:44:37Z">
        <w:r>
          <w:delText xml:space="preserve">not</w:delText>
        </w:r>
      </w:del>
      <w:ins w:id="2457" w:author="Ezra-redaktør" w:date="2026-10-18T13:44:37Z">
        <w:r>
          <w:t xml:space="preserve">direction</w:t>
        </w:r>
      </w:ins>
      <w:r>
        <w:t xml:space="preserve"> </w:t>
      </w:r>
      <w:del w:id="2458" w:author="Ezra-redaktør" w:date="2026-10-18T13:44:37Z">
        <w:r>
          <w:delText xml:space="preserve">about</w:delText>
        </w:r>
      </w:del>
      <w:ins w:id="2459" w:author="Ezra-redaktør" w:date="2026-10-18T13:44:37Z">
        <w:r>
          <w:t xml:space="preserve">of</w:t>
        </w:r>
      </w:ins>
      <w:r>
        <w:t xml:space="preserve"> </w:t>
      </w:r>
      <w:del w:id="2460" w:author="Ezra-redaktør" w:date="2026-10-18T13:44:37Z">
        <w:r>
          <w:delText xml:space="preserve">generosity</w:delText>
        </w:r>
      </w:del>
      <w:ins w:id="2461" w:author="Ezra-redaktør" w:date="2026-10-18T13:44:37Z">
        <w:r>
          <w:t xml:space="preserve">your</w:t>
        </w:r>
      </w:ins>
      <w:r>
        <w:t xml:space="preserve"> </w:t>
      </w:r>
      <w:del w:id="2462" w:author="Ezra-redaktør" w:date="2026-10-18T13:44:37Z">
        <w:r>
          <w:delText xml:space="preserve">percentages.</w:delText>
        </w:r>
      </w:del>
      <w:ins w:id="2463" w:author="Ezra-redaktør" w:date="2026-10-18T13:44:37Z">
        <w:r>
          <w:t xml:space="preserve">life,</w:t>
        </w:r>
      </w:ins>
      <w:r>
        <w:t xml:space="preserve"> </w:t>
      </w:r>
      <w:del w:id="2464" w:author="Ezra-redaktør" w:date="2026-10-18T13:44:37Z">
        <w:r>
          <w:delText xml:space="preserve">It</w:delText>
        </w:r>
      </w:del>
      <w:ins w:id="2465" w:author="Ezra-redaktør" w:date="2026-10-18T13:44:37Z">
        <w:r>
          <w:t xml:space="preserve">you</w:t>
        </w:r>
      </w:ins>
      <w:r>
        <w:t xml:space="preserve"> </w:t>
      </w:r>
      <w:del w:id="2466" w:author="Ezra-redaktør" w:date="2026-10-18T13:44:37Z">
        <w:r>
          <w:delText xml:space="preserve">is</w:delText>
        </w:r>
      </w:del>
      <w:ins w:id="2467" w:author="Ezra-redaktør" w:date="2026-10-18T13:44:37Z">
        <w:r>
          <w:t xml:space="preserve">or</w:t>
        </w:r>
      </w:ins>
      <w:r>
        <w:t xml:space="preserve"> </w:t>
      </w:r>
      <w:del w:id="2468" w:author="Ezra-redaktør" w:date="2026-10-18T13:44:37Z">
        <w:r>
          <w:delText xml:space="preserve">about</w:delText>
        </w:r>
      </w:del>
      <w:ins w:id="2469" w:author="Ezra-redaktør" w:date="2026-10-18T13:44:37Z">
        <w:r>
          <w:t xml:space="preserve">your</w:t>
        </w:r>
      </w:ins>
      <w:r>
        <w:t xml:space="preserve"> </w:t>
      </w:r>
      <w:del w:id="2470" w:author="Ezra-redaktør" w:date="2026-10-18T13:44:37Z">
        <w:r>
          <w:delText xml:space="preserve">directional authority.</w:delText>
        </w:r>
      </w:del>
      <w:ins w:id="2471" w:author="Ezra-redaktør" w:date="2026-10-18T13:44:37Z">
        <w:r>
          <w:t xml:space="preserve">money?</w:t>
        </w:r>
      </w:ins>
      <w:r>
        <w:t xml:space="preserve"> Every financial decision reinforces a </w:t>
      </w:r>
      <w:del w:id="2472" w:author="Ezra-redaktør" w:date="2026-10-18T13:44:37Z">
        <w:r>
          <w:delText xml:space="preserve">trajectory.</w:delText>
        </w:r>
      </w:del>
      <w:ins w:id="2473" w:author="Ezra-redaktør" w:date="2026-10-18T13:44:37Z">
        <w:r>
          <w:t xml:space="preserve">direction.</w:t>
        </w:r>
      </w:ins>
      <w:r>
        <w:t xml:space="preserve"> Money teaches you </w:t>
      </w:r>
      <w:del w:id="2474" w:author="Ezra-redaktør" w:date="2026-10-18T13:44:37Z">
        <w:r>
          <w:delText xml:space="preserve">what</w:delText>
        </w:r>
      </w:del>
      <w:ins w:id="2475" w:author="Ezra-redaktør" w:date="2026-10-18T13:44:37Z">
        <w:r>
          <w:t xml:space="preserve">which</w:t>
        </w:r>
      </w:ins>
      <w:r>
        <w:t xml:space="preserve"> risks you </w:t>
      </w:r>
      <w:ins w:id="2476" w:author="Ezra-redaktør" w:date="2026-10-18T13:44:37Z">
        <w:r>
          <w:t xml:space="preserve">will </w:t>
        </w:r>
      </w:ins>
      <w:r>
        <w:t xml:space="preserve">tolerate, </w:t>
      </w:r>
      <w:del w:id="2477" w:author="Ezra-redaktør" w:date="2026-10-18T13:44:37Z">
        <w:r>
          <w:delText xml:space="preserve">what</w:delText>
        </w:r>
      </w:del>
      <w:ins w:id="2478" w:author="Ezra-redaktør" w:date="2026-10-18T13:44:37Z">
        <w:r>
          <w:t xml:space="preserve">which</w:t>
        </w:r>
      </w:ins>
      <w:r>
        <w:t xml:space="preserve"> discomfort you </w:t>
      </w:r>
      <w:ins w:id="2479" w:author="Ezra-redaktør" w:date="2026-10-18T13:44:37Z">
        <w:r>
          <w:t xml:space="preserve">will </w:t>
        </w:r>
      </w:ins>
      <w:r>
        <w:t xml:space="preserve">avoid, and </w:t>
      </w:r>
      <w:del w:id="2480" w:author="Ezra-redaktør" w:date="2026-10-18T13:44:37Z">
        <w:r>
          <w:delText xml:space="preserve">what</w:delText>
        </w:r>
      </w:del>
      <w:ins w:id="2481" w:author="Ezra-redaktør" w:date="2026-10-18T13:44:37Z">
        <w:r>
          <w:t xml:space="preserve">which</w:t>
        </w:r>
      </w:ins>
      <w:r>
        <w:t xml:space="preserve"> future you </w:t>
      </w:r>
      <w:ins w:id="2482" w:author="Ezra-redaktør" w:date="2026-10-18T13:44:37Z">
        <w:r>
          <w:t xml:space="preserve">will </w:t>
        </w:r>
      </w:ins>
      <w:r>
        <w:t xml:space="preserve">protect.</w:t>
      </w:r>
    </w:p>
    <w:p>
      <w:r>
        <w:t xml:space="preserve">If you never decide what money is for, it will decide for you.</w:t>
      </w:r>
    </w:p>
    <w:p>
      <w:pPr>
        <w:pStyle w:val="Heading3"/>
      </w:pPr>
      <w:r>
        <w:t xml:space="preserve">The Practice</w:t>
      </w:r>
    </w:p>
    <w:p>
      <w:del w:id="2483" w:author="Ezra-redaktør" w:date="2026-10-18T13:44:37Z">
        <w:r>
          <w:delText xml:space="preserve">Today, review</w:delText>
        </w:r>
      </w:del>
      <w:ins w:id="2484" w:author="Ezra-redaktør" w:date="2026-10-18T13:44:37Z">
        <w:r>
          <w:t xml:space="preserve">Review</w:t>
        </w:r>
      </w:ins>
      <w:r>
        <w:t xml:space="preserve"> one financial </w:t>
      </w:r>
      <w:del w:id="2485" w:author="Ezra-redaktør" w:date="2026-10-18T13:44:37Z">
        <w:r>
          <w:delText xml:space="preserve">pattern.</w:delText>
        </w:r>
      </w:del>
      <w:ins w:id="2486" w:author="Ezra-redaktør" w:date="2026-10-18T13:44:37Z">
        <w:r>
          <w:t xml:space="preserve">pattern</w:t>
        </w:r>
      </w:ins>
      <w:r>
        <w:t xml:space="preserve"> </w:t>
      </w:r>
      <w:del w:id="2487" w:author="Ezra-redaktør" w:date="2026-10-18T13:44:37Z">
        <w:r>
          <w:delText xml:space="preserve">Not</w:delText>
        </w:r>
      </w:del>
      <w:ins w:id="2488" w:author="Ezra-redaktør" w:date="2026-10-18T13:44:37Z">
        <w:r>
          <w:t xml:space="preserve">today.</w:t>
        </w:r>
      </w:ins>
      <w:r>
        <w:t xml:space="preserve"> </w:t>
      </w:r>
      <w:del w:id="2489" w:author="Ezra-redaktør" w:date="2026-10-18T13:44:37Z">
        <w:r>
          <w:delText xml:space="preserve">a</w:delText>
        </w:r>
      </w:del>
      <w:ins w:id="2490" w:author="Ezra-redaktør" w:date="2026-10-18T13:44:37Z">
        <w:r>
          <w:t xml:space="preserve">Look</w:t>
        </w:r>
      </w:ins>
      <w:r>
        <w:t xml:space="preserve"> </w:t>
      </w:r>
      <w:del w:id="2491" w:author="Ezra-redaktør" w:date="2026-10-18T13:44:37Z">
        <w:r>
          <w:delText xml:space="preserve">transaction,</w:delText>
        </w:r>
      </w:del>
      <w:ins w:id="2492" w:author="Ezra-redaktør" w:date="2026-10-18T13:44:37Z">
        <w:r>
          <w:t xml:space="preserve">at</w:t>
        </w:r>
      </w:ins>
      <w:r>
        <w:t xml:space="preserve"> </w:t>
      </w:r>
      <w:del w:id="2493" w:author="Ezra-redaktør" w:date="2026-10-18T13:44:37Z">
        <w:r>
          <w:delText xml:space="preserve">a</w:delText>
        </w:r>
      </w:del>
      <w:ins w:id="2494" w:author="Ezra-redaktør" w:date="2026-10-18T13:44:37Z">
        <w:r>
          <w:t xml:space="preserve">the</w:t>
        </w:r>
      </w:ins>
      <w:r>
        <w:t xml:space="preserve"> </w:t>
      </w:r>
      <w:del w:id="2495" w:author="Ezra-redaktør" w:date="2026-10-18T13:44:37Z">
        <w:r>
          <w:delText xml:space="preserve">direction.</w:delText>
        </w:r>
      </w:del>
      <w:ins w:id="2496" w:author="Ezra-redaktør" w:date="2026-10-18T13:44:37Z">
        <w:r>
          <w:t xml:space="preserve">direction it sets, beyond any single purchase.</w:t>
        </w:r>
      </w:ins>
      <w:r>
        <w:t xml:space="preserve"> Ask:</w:t>
      </w:r>
    </w:p>
    <w:p>
      <w:r>
        <w:t xml:space="preserve">- What does this pattern protect? - What obedience does it delay or enable? - What future am I funding through repetition?</w:t>
      </w:r>
    </w:p>
    <w:p>
      <w:r>
        <w:t xml:space="preserve">Do not judge the answer. </w:t>
      </w:r>
      <w:del w:id="2497" w:author="Ezra-redaktør" w:date="2026-10-18T13:44:37Z">
        <w:r>
          <w:delText xml:space="preserve">Clarify</w:delText>
        </w:r>
      </w:del>
      <w:ins w:id="2498" w:author="Ezra-redaktør" w:date="2026-10-18T13:44:37Z">
        <w:r>
          <w:t xml:space="preserve">Just get clear on</w:t>
        </w:r>
      </w:ins>
      <w:r>
        <w:t xml:space="preserve"> who is directing whom.</w:t>
      </w:r>
    </w:p>
    <w:p>
      <w:pPr>
        <w:pStyle w:val="Heading3"/>
      </w:pPr>
      <w:r>
        <w:t xml:space="preserve">Healing </w:t>
      </w:r>
      <w:del w:id="2499" w:author="Ezra-redaktør" w:date="2026-10-18T13:44:37Z">
        <w:r>
          <w:delText xml:space="preserve">Forge –</w:delText>
        </w:r>
      </w:del>
      <w:ins w:id="2500" w:author="Ezra-redaktør" w:date="2026-10-18T13:44:37Z">
        <w:r>
          <w:t xml:space="preserve">Forge:</w:t>
        </w:r>
      </w:ins>
      <w:r>
        <w:t xml:space="preserve"> When Money Meant Safety</w:t>
      </w:r>
    </w:p>
    <w:p>
      <w:del w:id="2501" w:author="Ezra-redaktør" w:date="2026-10-18T13:44:37Z">
        <w:r>
          <w:delText xml:space="preserve">For some men,</w:delText>
        </w:r>
      </w:del>
      <w:ins w:id="2502" w:author="Ezra-redaktør" w:date="2026-10-18T13:44:37Z">
        <w:r>
          <w:t xml:space="preserve">If</w:t>
        </w:r>
      </w:ins>
      <w:r>
        <w:t xml:space="preserve"> money became </w:t>
      </w:r>
      <w:ins w:id="2503" w:author="Ezra-redaktør" w:date="2026-10-18T13:44:37Z">
        <w:r>
          <w:t xml:space="preserve">your </w:t>
        </w:r>
      </w:ins>
      <w:r>
        <w:t xml:space="preserve">security </w:t>
      </w:r>
      <w:del w:id="2504" w:author="Ezra-redaktør" w:date="2026-10-18T13:44:37Z">
        <w:r>
          <w:delText xml:space="preserve">early:</w:delText>
        </w:r>
      </w:del>
      <w:ins w:id="2505" w:author="Ezra-redaktør" w:date="2026-10-18T13:44:37Z">
        <w:r>
          <w:t xml:space="preserve">early,</w:t>
        </w:r>
      </w:ins>
      <w:r>
        <w:t xml:space="preserve"> </w:t>
      </w:r>
      <w:del w:id="2506" w:author="Ezra-redaktør" w:date="2026-10-18T13:44:37Z">
        <w:r>
          <w:delText xml:space="preserve">it promised</w:delText>
        </w:r>
      </w:del>
      <w:ins w:id="2507" w:author="Ezra-redaktør" w:date="2026-10-18T13:44:37Z">
        <w:r>
          <w:t xml:space="preserve">promising</w:t>
        </w:r>
      </w:ins>
      <w:r>
        <w:t xml:space="preserve"> control </w:t>
      </w:r>
      <w:del w:id="2508" w:author="Ezra-redaktør" w:date="2026-10-18T13:44:37Z">
        <w:r>
          <w:delText xml:space="preserve">where</w:delText>
        </w:r>
      </w:del>
      <w:ins w:id="2509" w:author="Ezra-redaktør" w:date="2026-10-18T13:44:37Z">
        <w:r>
          <w:t xml:space="preserve">when</w:t>
        </w:r>
      </w:ins>
      <w:r>
        <w:t xml:space="preserve"> life felt </w:t>
      </w:r>
      <w:del w:id="2510" w:author="Ezra-redaktør" w:date="2026-10-18T13:44:37Z">
        <w:r>
          <w:delText xml:space="preserve">unstable.</w:delText>
        </w:r>
      </w:del>
      <w:ins w:id="2511" w:author="Ezra-redaktør" w:date="2026-10-18T13:44:37Z">
        <w:r>
          <w:t xml:space="preserve">unstable,</w:t>
        </w:r>
      </w:ins>
      <w:r>
        <w:t xml:space="preserve"> </w:t>
      </w:r>
      <w:del w:id="2512" w:author="Ezra-redaktør" w:date="2026-10-18T13:44:37Z">
        <w:r>
          <w:delText xml:space="preserve">This</w:delText>
        </w:r>
      </w:del>
      <w:ins w:id="2513" w:author="Ezra-redaktør" w:date="2026-10-18T13:44:37Z">
        <w:r>
          <w:t xml:space="preserve">that</w:t>
        </w:r>
      </w:ins>
      <w:r>
        <w:t xml:space="preserve"> </w:t>
      </w:r>
      <w:del w:id="2514" w:author="Ezra-redaktør" w:date="2026-10-18T13:44:37Z">
        <w:r>
          <w:delText xml:space="preserve">was</w:delText>
        </w:r>
      </w:del>
      <w:ins w:id="2515" w:author="Ezra-redaktør" w:date="2026-10-18T13:44:37Z">
        <w:r>
          <w:t xml:space="preserve">is</w:t>
        </w:r>
      </w:ins>
      <w:r>
        <w:t xml:space="preserve"> understandable. But security can quietly </w:t>
      </w:r>
      <w:del w:id="2516" w:author="Ezra-redaktør" w:date="2026-10-18T13:44:37Z">
        <w:r>
          <w:delText xml:space="preserve">replace</w:delText>
        </w:r>
      </w:del>
      <w:ins w:id="2517" w:author="Ezra-redaktør" w:date="2026-10-18T13:44:37Z">
        <w:r>
          <w:t xml:space="preserve">take the place of</w:t>
        </w:r>
      </w:ins>
      <w:r>
        <w:t xml:space="preserve"> trust. </w:t>
      </w:r>
      <w:del w:id="2518" w:author="Ezra-redaktør" w:date="2026-10-18T13:44:37Z">
        <w:r>
          <w:delText xml:space="preserve">Reordering</w:delText>
        </w:r>
      </w:del>
      <w:ins w:id="2519" w:author="Ezra-redaktør" w:date="2026-10-18T13:44:37Z">
        <w:r>
          <w:t xml:space="preserve">Putting</w:t>
        </w:r>
      </w:ins>
      <w:r>
        <w:t xml:space="preserve"> </w:t>
      </w:r>
      <w:del w:id="2520" w:author="Ezra-redaktør" w:date="2026-10-18T13:44:37Z">
        <w:r>
          <w:delText xml:space="preserve">money’s</w:delText>
        </w:r>
      </w:del>
      <w:ins w:id="2521" w:author="Ezra-redaktør" w:date="2026-10-18T13:44:37Z">
        <w:r>
          <w:t xml:space="preserve">money</w:t>
        </w:r>
      </w:ins>
      <w:r>
        <w:t xml:space="preserve"> </w:t>
      </w:r>
      <w:del w:id="2522" w:author="Ezra-redaktør" w:date="2026-10-18T13:44:37Z">
        <w:r>
          <w:delText xml:space="preserve">role</w:delText>
        </w:r>
      </w:del>
      <w:ins w:id="2523" w:author="Ezra-redaktør" w:date="2026-10-18T13:44:37Z">
        <w:r>
          <w:t xml:space="preserve">back in its place</w:t>
        </w:r>
      </w:ins>
      <w:r>
        <w:t xml:space="preserve"> does not mean </w:t>
      </w:r>
      <w:del w:id="2524" w:author="Ezra-redaktør" w:date="2026-10-18T13:44:37Z">
        <w:r>
          <w:delText xml:space="preserve">reckless</w:delText>
        </w:r>
      </w:del>
      <w:ins w:id="2525" w:author="Ezra-redaktør" w:date="2026-10-18T13:44:37Z">
        <w:r>
          <w:t xml:space="preserve">giving</w:t>
        </w:r>
      </w:ins>
      <w:r>
        <w:t xml:space="preserve"> </w:t>
      </w:r>
      <w:del w:id="2526" w:author="Ezra-redaktør" w:date="2026-10-18T13:44:37Z">
        <w:r>
          <w:delText xml:space="preserve">giving.</w:delText>
        </w:r>
      </w:del>
      <w:ins w:id="2527" w:author="Ezra-redaktør" w:date="2026-10-18T13:44:37Z">
        <w:r>
          <w:t xml:space="preserve">recklessly.</w:t>
        </w:r>
      </w:ins>
      <w:r>
        <w:t xml:space="preserve"> It means </w:t>
      </w:r>
      <w:del w:id="2528" w:author="Ezra-redaktør" w:date="2026-10-18T13:44:37Z">
        <w:r>
          <w:delText xml:space="preserve">restoring</w:delText>
        </w:r>
      </w:del>
      <w:ins w:id="2529" w:author="Ezra-redaktør" w:date="2026-10-18T13:44:37Z">
        <w:r>
          <w:t xml:space="preserve">making</w:t>
        </w:r>
      </w:ins>
      <w:r>
        <w:t xml:space="preserve"> </w:t>
      </w:r>
      <w:del w:id="2530" w:author="Ezra-redaktør" w:date="2026-10-18T13:44:37Z">
        <w:r>
          <w:delText xml:space="preserve">money</w:delText>
        </w:r>
      </w:del>
      <w:ins w:id="2531" w:author="Ezra-redaktør" w:date="2026-10-18T13:44:37Z">
        <w:r>
          <w:t xml:space="preserve">it</w:t>
        </w:r>
      </w:ins>
      <w:r>
        <w:t xml:space="preserve"> </w:t>
      </w:r>
      <w:del w:id="2532" w:author="Ezra-redaktør" w:date="2026-10-18T13:44:37Z">
        <w:r>
          <w:delText xml:space="preserve">to</w:delText>
        </w:r>
      </w:del>
      <w:ins w:id="2533" w:author="Ezra-redaktør" w:date="2026-10-18T13:44:37Z">
        <w:r>
          <w:t xml:space="preserve">a</w:t>
        </w:r>
      </w:ins>
      <w:r>
        <w:t xml:space="preserve"> </w:t>
      </w:r>
      <w:del w:id="2534" w:author="Ezra-redaktør" w:date="2026-10-18T13:44:37Z">
        <w:r>
          <w:delText xml:space="preserve">its</w:delText>
        </w:r>
      </w:del>
      <w:ins w:id="2535" w:author="Ezra-redaktør" w:date="2026-10-18T13:44:37Z">
        <w:r>
          <w:t xml:space="preserve">servant</w:t>
        </w:r>
      </w:ins>
      <w:r>
        <w:t xml:space="preserve"> </w:t>
      </w:r>
      <w:del w:id="2536" w:author="Ezra-redaktør" w:date="2026-10-18T13:44:37Z">
        <w:r>
          <w:delText xml:space="preserve">proper position: as servant, not master.</w:delText>
        </w:r>
      </w:del>
      <w:ins w:id="2537" w:author="Ezra-redaktør" w:date="2026-10-18T13:44:37Z">
        <w:r>
          <w:t xml:space="preserve">again.</w:t>
        </w:r>
      </w:ins>
    </w:p>
    <w:p>
      <w:r>
        <w:t xml:space="preserve">*End of Day 14*</w:t>
      </w:r>
    </w:p>
    <w:p>
      <w:pPr>
        <w:pStyle w:val="Heading2"/>
      </w:pPr>
      <w:r>
        <w:t xml:space="preserve">Day </w:t>
      </w:r>
      <w:del w:id="2538" w:author="Ezra-redaktør" w:date="2026-10-18T13:44:37Z">
        <w:r>
          <w:delText xml:space="preserve">15 –</w:delText>
        </w:r>
      </w:del>
      <w:ins w:id="2539" w:author="Ezra-redaktør" w:date="2026-10-18T13:44:37Z">
        <w:r>
          <w:t xml:space="preserve">15:</w:t>
        </w:r>
      </w:ins>
      <w:r>
        <w:t xml:space="preserve"> When Anger Has a History</w:t>
      </w:r>
    </w:p>
    <w:p>
      <w:r>
        <w:t xml:space="preserve">&gt; “Be angry and do not sin; do not let the sun go down on your anger.” </w:t>
      </w:r>
      <w:del w:id="2540" w:author="Ezra-redaktør" w:date="2026-10-18T13:44:37Z">
        <w:r>
          <w:delText xml:space="preserve">–</w:delText>
        </w:r>
      </w:del>
      <w:ins w:id="2541" w:author="Ezra-redaktør" w:date="2026-10-18T13:44:37Z">
        <w:r>
          <w:t xml:space="preserve">&gt; &gt;</w:t>
        </w:r>
      </w:ins>
      <w:r>
        <w:t xml:space="preserve"> Ephesians 4:26</w:t>
      </w:r>
    </w:p>
    <w:p>
      <w:r>
        <w:t xml:space="preserve">Anger is rarely about the moment that </w:t>
      </w:r>
      <w:del w:id="2542" w:author="Ezra-redaktør" w:date="2026-10-18T13:44:37Z">
        <w:r>
          <w:delText xml:space="preserve">triggers</w:delText>
        </w:r>
      </w:del>
      <w:ins w:id="2543" w:author="Ezra-redaktør" w:date="2026-10-18T13:44:37Z">
        <w:r>
          <w:t xml:space="preserve">sets</w:t>
        </w:r>
      </w:ins>
      <w:r>
        <w:t xml:space="preserve"> </w:t>
      </w:r>
      <w:del w:id="2544" w:author="Ezra-redaktør" w:date="2026-10-18T13:44:37Z">
        <w:r>
          <w:delText xml:space="preserve">it.</w:delText>
        </w:r>
      </w:del>
      <w:ins w:id="2545" w:author="Ezra-redaktør" w:date="2026-10-18T13:44:37Z">
        <w:r>
          <w:t xml:space="preserve">it off.</w:t>
        </w:r>
      </w:ins>
      <w:r>
        <w:t xml:space="preserve"> It carries memory. What erupts quickly was </w:t>
      </w:r>
      <w:del w:id="2546" w:author="Ezra-redaktør" w:date="2026-10-18T13:44:37Z">
        <w:r>
          <w:delText xml:space="preserve">often</w:delText>
        </w:r>
      </w:del>
      <w:ins w:id="2547" w:author="Ezra-redaktør" w:date="2026-10-18T13:44:37Z">
        <w:r>
          <w:t xml:space="preserve">usually</w:t>
        </w:r>
      </w:ins>
      <w:r>
        <w:t xml:space="preserve"> stored </w:t>
      </w:r>
      <w:del w:id="2548" w:author="Ezra-redaktør" w:date="2026-10-18T13:44:37Z">
        <w:r>
          <w:delText xml:space="preserve">quietly.</w:delText>
        </w:r>
      </w:del>
      <w:ins w:id="2549" w:author="Ezra-redaktør" w:date="2026-10-18T13:44:37Z">
        <w:r>
          <w:t xml:space="preserve">for a long time.</w:t>
        </w:r>
      </w:ins>
    </w:p>
    <w:p>
      <w:pPr>
        <w:pStyle w:val="Heading3"/>
      </w:pPr>
      <w:r>
        <w:t xml:space="preserve">The Scenario</w:t>
      </w:r>
    </w:p>
    <w:p>
      <w:del w:id="2550" w:author="Ezra-redaktør" w:date="2026-10-18T13:44:37Z">
        <w:r>
          <w:delText xml:space="preserve">Marcus</w:delText>
        </w:r>
      </w:del>
      <w:ins w:id="2551" w:author="Ezra-redaktør" w:date="2026-10-18T13:44:37Z">
        <w:r>
          <w:t xml:space="preserve">Tyler</w:t>
        </w:r>
      </w:ins>
      <w:r>
        <w:t xml:space="preserve"> was known for his temper. </w:t>
      </w:r>
      <w:del w:id="2552" w:author="Ezra-redaktør" w:date="2026-10-18T13:44:37Z">
        <w:r>
          <w:delText xml:space="preserve">Not</w:delText>
        </w:r>
      </w:del>
      <w:ins w:id="2553" w:author="Ezra-redaktør" w:date="2026-10-18T13:44:37Z">
        <w:r>
          <w:t xml:space="preserve">It</w:t>
        </w:r>
      </w:ins>
      <w:r>
        <w:t xml:space="preserve"> </w:t>
      </w:r>
      <w:del w:id="2554" w:author="Ezra-redaktør" w:date="2026-10-18T13:44:37Z">
        <w:r>
          <w:delText xml:space="preserve">explosive:</w:delText>
        </w:r>
      </w:del>
      <w:ins w:id="2555" w:author="Ezra-redaktør" w:date="2026-10-18T13:44:37Z">
        <w:r>
          <w:t xml:space="preserve">rarely</w:t>
        </w:r>
      </w:ins>
      <w:r>
        <w:t xml:space="preserve"> </w:t>
      </w:r>
      <w:del w:id="2556" w:author="Ezra-redaktør" w:date="2026-10-18T13:44:37Z">
        <w:r>
          <w:delText xml:space="preserve">contained,</w:delText>
        </w:r>
      </w:del>
      <w:ins w:id="2557" w:author="Ezra-redaktør" w:date="2026-10-18T13:44:37Z">
        <w:r>
          <w:t xml:space="preserve">exploded.</w:t>
        </w:r>
      </w:ins>
      <w:r>
        <w:t xml:space="preserve"> </w:t>
      </w:r>
      <w:del w:id="2558" w:author="Ezra-redaktør" w:date="2026-10-18T13:44:37Z">
        <w:r>
          <w:delText xml:space="preserve">sharp,</w:delText>
        </w:r>
      </w:del>
      <w:ins w:id="2559" w:author="Ezra-redaktør" w:date="2026-10-18T13:44:37Z">
        <w:r>
          <w:t xml:space="preserve">It</w:t>
        </w:r>
      </w:ins>
      <w:r>
        <w:t xml:space="preserve"> </w:t>
      </w:r>
      <w:del w:id="2560" w:author="Ezra-redaktør" w:date="2026-10-18T13:44:37Z">
        <w:r>
          <w:delText xml:space="preserve">controlled.</w:delText>
        </w:r>
      </w:del>
      <w:ins w:id="2561" w:author="Ezra-redaktør" w:date="2026-10-18T13:44:37Z">
        <w:r>
          <w:t xml:space="preserve">stayed</w:t>
        </w:r>
      </w:ins>
      <w:r>
        <w:t xml:space="preserve"> </w:t>
      </w:r>
      <w:del w:id="2562" w:author="Ezra-redaktør" w:date="2026-10-18T13:44:37Z">
        <w:r>
          <w:delText xml:space="preserve">When</w:delText>
        </w:r>
      </w:del>
      <w:ins w:id="2563" w:author="Ezra-redaktør" w:date="2026-10-18T13:44:37Z">
        <w:r>
          <w:t xml:space="preserve">sharp</w:t>
        </w:r>
      </w:ins>
      <w:r>
        <w:t xml:space="preserve"> </w:t>
      </w:r>
      <w:del w:id="2564" w:author="Ezra-redaktør" w:date="2026-10-18T13:44:37Z">
        <w:r>
          <w:delText xml:space="preserve">boundaries</w:delText>
        </w:r>
      </w:del>
      <w:ins w:id="2565" w:author="Ezra-redaktør" w:date="2026-10-18T13:44:37Z">
        <w:r>
          <w:t xml:space="preserve">and</w:t>
        </w:r>
      </w:ins>
      <w:r>
        <w:t xml:space="preserve"> </w:t>
      </w:r>
      <w:del w:id="2566" w:author="Ezra-redaktør" w:date="2026-10-18T13:44:37Z">
        <w:r>
          <w:delText xml:space="preserve">were</w:delText>
        </w:r>
      </w:del>
      <w:ins w:id="2567" w:author="Ezra-redaktør" w:date="2026-10-18T13:44:37Z">
        <w:r>
          <w:t xml:space="preserve">controlled,</w:t>
        </w:r>
      </w:ins>
      <w:r>
        <w:t xml:space="preserve"> </w:t>
      </w:r>
      <w:del w:id="2568" w:author="Ezra-redaktør" w:date="2026-10-18T13:44:37Z">
        <w:r>
          <w:delText xml:space="preserve">crossed,</w:delText>
        </w:r>
      </w:del>
      <w:ins w:id="2569" w:author="Ezra-redaktør" w:date="2026-10-18T13:44:37Z">
        <w:r>
          <w:t xml:space="preserve">and yet when someone crossed a line,</w:t>
        </w:r>
      </w:ins>
      <w:r>
        <w:t xml:space="preserve"> his response was </w:t>
      </w:r>
      <w:del w:id="2570" w:author="Ezra-redaktør" w:date="2026-10-18T13:44:37Z">
        <w:r>
          <w:delText xml:space="preserve">disproportionate,</w:delText>
        </w:r>
      </w:del>
      <w:ins w:id="2571" w:author="Ezra-redaktør" w:date="2026-10-18T13:44:37Z">
        <w:r>
          <w:t xml:space="preserve">out of proportion,</w:t>
        </w:r>
      </w:ins>
      <w:r>
        <w:t xml:space="preserve"> and</w:t>
      </w:r>
      <w:ins w:id="2572" w:author="Ezra-redaktør" w:date="2026-10-18T13:44:37Z">
        <w:r>
          <w:t xml:space="preserve"> afterward</w:t>
        </w:r>
      </w:ins>
      <w:r>
        <w:t xml:space="preserve"> he felt embarrassed </w:t>
      </w:r>
      <w:del w:id="2573" w:author="Ezra-redaktør" w:date="2026-10-18T13:44:37Z">
        <w:r>
          <w:delText xml:space="preserve">afterward,</w:delText>
        </w:r>
      </w:del>
      <w:ins w:id="2574" w:author="Ezra-redaktør" w:date="2026-10-18T13:44:37Z">
        <w:r>
          <w:t xml:space="preserve">and</w:t>
        </w:r>
      </w:ins>
      <w:r>
        <w:t xml:space="preserve"> confused by </w:t>
      </w:r>
      <w:del w:id="2575" w:author="Ezra-redaktør" w:date="2026-10-18T13:44:37Z">
        <w:r>
          <w:delText xml:space="preserve">the</w:delText>
        </w:r>
      </w:del>
      <w:ins w:id="2576" w:author="Ezra-redaktør" w:date="2026-10-18T13:44:37Z">
        <w:r>
          <w:t xml:space="preserve">how</w:t>
        </w:r>
      </w:ins>
      <w:r>
        <w:t xml:space="preserve"> </w:t>
      </w:r>
      <w:del w:id="2577" w:author="Ezra-redaktør" w:date="2026-10-18T13:44:37Z">
        <w:r>
          <w:delText xml:space="preserve">intensity.</w:delText>
        </w:r>
      </w:del>
      <w:ins w:id="2578" w:author="Ezra-redaktør" w:date="2026-10-18T13:44:37Z">
        <w:r>
          <w:t xml:space="preserve">intense it had been.</w:t>
        </w:r>
      </w:ins>
    </w:p>
    <w:p>
      <w:r>
        <w:t xml:space="preserve">The trigger was recent. The anger was </w:t>
      </w:r>
      <w:del w:id="2579" w:author="Ezra-redaktør" w:date="2026-10-18T13:44:37Z">
        <w:r>
          <w:delText xml:space="preserve">not.</w:delText>
        </w:r>
      </w:del>
      <w:ins w:id="2580" w:author="Ezra-redaktør" w:date="2026-10-18T13:44:37Z">
        <w:r>
          <w:t xml:space="preserve">old.</w:t>
        </w:r>
      </w:ins>
      <w:r>
        <w:t xml:space="preserve"> </w:t>
      </w:r>
      <w:del w:id="2581" w:author="Ezra-redaktør" w:date="2026-10-18T13:44:37Z">
        <w:r>
          <w:delText xml:space="preserve">It</w:delText>
        </w:r>
      </w:del>
      <w:ins w:id="2582" w:author="Ezra-redaktør" w:date="2026-10-18T13:44:37Z">
        <w:r>
          <w:t xml:space="preserve">He</w:t>
        </w:r>
      </w:ins>
      <w:r>
        <w:t xml:space="preserve"> had </w:t>
      </w:r>
      <w:del w:id="2583" w:author="Ezra-redaktør" w:date="2026-10-18T13:44:37Z">
        <w:r>
          <w:delText xml:space="preserve">been </w:delText>
        </w:r>
      </w:del>
      <w:r>
        <w:t xml:space="preserve">learned </w:t>
      </w:r>
      <w:del w:id="2584" w:author="Ezra-redaktør" w:date="2026-10-18T13:44:37Z">
        <w:r>
          <w:delText xml:space="preserve">earlier:</w:delText>
        </w:r>
      </w:del>
      <w:ins w:id="2585" w:author="Ezra-redaktør" w:date="2026-10-18T13:44:37Z">
        <w:r>
          <w:t xml:space="preserve">it much earlier,</w:t>
        </w:r>
      </w:ins>
      <w:r>
        <w:t xml:space="preserve"> as protection, as </w:t>
      </w:r>
      <w:ins w:id="2586" w:author="Ezra-redaktør" w:date="2026-10-18T13:44:37Z">
        <w:r>
          <w:t xml:space="preserve">a </w:t>
        </w:r>
      </w:ins>
      <w:r>
        <w:t xml:space="preserve">signal, as</w:t>
      </w:r>
      <w:ins w:id="2587" w:author="Ezra-redaktør" w:date="2026-10-18T13:44:37Z">
        <w:r>
          <w:t xml:space="preserve"> a</w:t>
        </w:r>
      </w:ins>
      <w:r>
        <w:t xml:space="preserve"> defense against </w:t>
      </w:r>
      <w:del w:id="2588" w:author="Ezra-redaktør" w:date="2026-10-18T13:44:37Z">
        <w:r>
          <w:delText xml:space="preserve">vulnerability.</w:delText>
        </w:r>
      </w:del>
      <w:ins w:id="2589" w:author="Ezra-redaktør" w:date="2026-10-18T13:44:37Z">
        <w:r>
          <w:t xml:space="preserve">feeling exposed.</w:t>
        </w:r>
      </w:ins>
    </w:p>
    <w:p>
      <w:pPr>
        <w:pStyle w:val="Heading3"/>
      </w:pPr>
      <w:r>
        <w:t xml:space="preserve">Reactive Anger vs.</w:t>
      </w:r>
      <w:del w:id="2590" w:author="Ezra-redaktør" w:date="2026-10-18T13:44:37Z">
        <w:r>
          <w:delText xml:space="preserve"> </w:delText>
        </w:r>
      </w:del>
      <w:ins w:id="2591" w:author="Ezra-redaktør" w:date="2026-10-18T13:44:37Z">
        <w:r>
          <w:t xml:space="preserve"> </w:t>
        </w:r>
      </w:ins>
      <w:r>
        <w:t xml:space="preserve">Informed Anger</w:t>
      </w:r>
    </w:p>
    <w:p>
      <w:r>
        <w:t xml:space="preserve">| Reactive Anger</w:t>
      </w:r>
      <w:del w:id="2592" w:author="Ezra-redaktør" w:date="2026-10-18T13:44:37Z">
        <w:r>
          <w:delText xml:space="preserve">     </w:delText>
        </w:r>
      </w:del>
      <w:ins w:id="2593" w:author="Ezra-redaktør" w:date="2026-10-18T13:44:37Z">
        <w:r>
          <w:t xml:space="preserve"> </w:t>
        </w:r>
      </w:ins>
      <w:r>
        <w:t xml:space="preserve">| Informed Anger</w:t>
      </w:r>
      <w:del w:id="2594" w:author="Ezra-redaktør" w:date="2026-10-18T13:44:37Z">
        <w:r>
          <w:delText xml:space="preserve">    </w:delText>
        </w:r>
      </w:del>
      <w:ins w:id="2595" w:author="Ezra-redaktør" w:date="2026-10-18T13:44:37Z">
        <w:r>
          <w:t xml:space="preserve"> </w:t>
        </w:r>
      </w:ins>
      <w:r>
        <w:t xml:space="preserve">| </w:t>
      </w:r>
      <w:del w:id="2596" w:author="Ezra-redaktør" w:date="2026-10-18T13:44:37Z">
        <w:r>
          <w:delText xml:space="preserve">|--------------------|-------------------|</w:delText>
        </w:r>
      </w:del>
      <w:ins w:id="2597" w:author="Ezra-redaktør" w:date="2026-10-18T13:44:37Z">
        <w:r>
          <w:t xml:space="preserve">| :- | :- |</w:t>
        </w:r>
      </w:ins>
      <w:r>
        <w:t xml:space="preserve"> | Responds instantly | Pauses to orient</w:t>
      </w:r>
      <w:del w:id="2598" w:author="Ezra-redaktør" w:date="2026-10-18T13:44:37Z">
        <w:r>
          <w:delText xml:space="preserve">  </w:delText>
        </w:r>
      </w:del>
      <w:ins w:id="2599" w:author="Ezra-redaktør" w:date="2026-10-18T13:44:37Z">
        <w:r>
          <w:t xml:space="preserve"> </w:t>
        </w:r>
      </w:ins>
      <w:r>
        <w:t xml:space="preserve">| | Protects ego</w:t>
      </w:r>
      <w:del w:id="2600" w:author="Ezra-redaktør" w:date="2026-10-18T13:44:37Z">
        <w:r>
          <w:delText xml:space="preserve">       </w:delText>
        </w:r>
      </w:del>
      <w:ins w:id="2601" w:author="Ezra-redaktør" w:date="2026-10-18T13:44:37Z">
        <w:r>
          <w:t xml:space="preserve"> </w:t>
        </w:r>
      </w:ins>
      <w:r>
        <w:t xml:space="preserve">| Protects boundary | | Escalates conflict | Clarifies stakes</w:t>
      </w:r>
      <w:del w:id="2602" w:author="Ezra-redaktør" w:date="2026-10-18T13:44:37Z">
        <w:r>
          <w:delText xml:space="preserve">  </w:delText>
        </w:r>
      </w:del>
      <w:ins w:id="2603" w:author="Ezra-redaktør" w:date="2026-10-18T13:44:37Z">
        <w:r>
          <w:t xml:space="preserve"> </w:t>
        </w:r>
      </w:ins>
      <w:r>
        <w:t xml:space="preserve">| | Masks fear</w:t>
      </w:r>
      <w:del w:id="2604" w:author="Ezra-redaktør" w:date="2026-10-18T13:44:37Z">
        <w:r>
          <w:delText xml:space="preserve">         </w:delText>
        </w:r>
      </w:del>
      <w:ins w:id="2605" w:author="Ezra-redaktør" w:date="2026-10-18T13:44:37Z">
        <w:r>
          <w:t xml:space="preserve"> </w:t>
        </w:r>
      </w:ins>
      <w:r>
        <w:t xml:space="preserve">| Names violation</w:t>
      </w:r>
      <w:del w:id="2606" w:author="Ezra-redaktør" w:date="2026-10-18T13:44:37Z">
        <w:r>
          <w:delText xml:space="preserve">   </w:delText>
        </w:r>
      </w:del>
      <w:ins w:id="2607" w:author="Ezra-redaktør" w:date="2026-10-18T13:44:37Z">
        <w:r>
          <w:t xml:space="preserve"> </w:t>
        </w:r>
      </w:ins>
      <w:r>
        <w:t xml:space="preserve">| | Consumes energy</w:t>
      </w:r>
      <w:del w:id="2608" w:author="Ezra-redaktør" w:date="2026-10-18T13:44:37Z">
        <w:r>
          <w:delText xml:space="preserve">    </w:delText>
        </w:r>
      </w:del>
      <w:ins w:id="2609" w:author="Ezra-redaktør" w:date="2026-10-18T13:44:37Z">
        <w:r>
          <w:t xml:space="preserve"> </w:t>
        </w:r>
      </w:ins>
      <w:r>
        <w:t xml:space="preserve">| Directs energy</w:t>
      </w:r>
      <w:del w:id="2610" w:author="Ezra-redaktør" w:date="2026-10-18T13:44:37Z">
        <w:r>
          <w:delText xml:space="preserve">    </w:delText>
        </w:r>
      </w:del>
      <w:ins w:id="2611" w:author="Ezra-redaktør" w:date="2026-10-18T13:44:37Z">
        <w:r>
          <w:t xml:space="preserve"> </w:t>
        </w:r>
      </w:ins>
      <w:r>
        <w:t xml:space="preserve">|</w:t>
      </w:r>
    </w:p>
    <w:p>
      <w:r>
        <w:t xml:space="preserve">Anger itself is not the problem. Unexamined anger is.</w:t>
      </w:r>
    </w:p>
    <w:p>
      <w:pPr>
        <w:pStyle w:val="Heading3"/>
      </w:pPr>
      <w:r>
        <w:t xml:space="preserve">What This Day Is Really About</w:t>
      </w:r>
    </w:p>
    <w:p>
      <w:del w:id="2612" w:author="Ezra-redaktør" w:date="2026-10-18T13:44:37Z">
        <w:r>
          <w:delText xml:space="preserve">This</w:delText>
        </w:r>
      </w:del>
      <w:ins w:id="2613" w:author="Ezra-redaktør" w:date="2026-10-18T13:44:37Z">
        <w:r>
          <w:t xml:space="preserve">Trace</w:t>
        </w:r>
      </w:ins>
      <w:r>
        <w:t xml:space="preserve"> </w:t>
      </w:r>
      <w:del w:id="2614" w:author="Ezra-redaktør" w:date="2026-10-18T13:44:37Z">
        <w:r>
          <w:delText xml:space="preserve">day</w:delText>
        </w:r>
      </w:del>
      <w:ins w:id="2615" w:author="Ezra-redaktør" w:date="2026-10-18T13:44:37Z">
        <w:r>
          <w:t xml:space="preserve">your</w:t>
        </w:r>
      </w:ins>
      <w:r>
        <w:t xml:space="preserve"> </w:t>
      </w:r>
      <w:del w:id="2616" w:author="Ezra-redaktør" w:date="2026-10-18T13:44:37Z">
        <w:r>
          <w:delText xml:space="preserve">is</w:delText>
        </w:r>
      </w:del>
      <w:ins w:id="2617" w:author="Ezra-redaktør" w:date="2026-10-18T13:44:37Z">
        <w:r>
          <w:t xml:space="preserve">anger</w:t>
        </w:r>
      </w:ins>
      <w:r>
        <w:t xml:space="preserve"> </w:t>
      </w:r>
      <w:del w:id="2618" w:author="Ezra-redaktør" w:date="2026-10-18T13:44:37Z">
        <w:r>
          <w:delText xml:space="preserve">not</w:delText>
        </w:r>
      </w:del>
      <w:ins w:id="2619" w:author="Ezra-redaktør" w:date="2026-10-18T13:44:37Z">
        <w:r>
          <w:t xml:space="preserve">honestly</w:t>
        </w:r>
      </w:ins>
      <w:r>
        <w:t xml:space="preserve"> </w:t>
      </w:r>
      <w:del w:id="2620" w:author="Ezra-redaktør" w:date="2026-10-18T13:44:37Z">
        <w:r>
          <w:delText xml:space="preserve">about</w:delText>
        </w:r>
      </w:del>
      <w:ins w:id="2621" w:author="Ezra-redaktør" w:date="2026-10-18T13:44:37Z">
        <w:r>
          <w:t xml:space="preserve">instead of</w:t>
        </w:r>
      </w:ins>
      <w:r>
        <w:t xml:space="preserve"> suppressing </w:t>
      </w:r>
      <w:del w:id="2622" w:author="Ezra-redaktør" w:date="2026-10-18T13:44:37Z">
        <w:r>
          <w:delText xml:space="preserve">anger. It is about tracing it honestly.</w:delText>
        </w:r>
      </w:del>
      <w:ins w:id="2623" w:author="Ezra-redaktør" w:date="2026-10-18T13:44:37Z">
        <w:r>
          <w:t xml:space="preserve">it.</w:t>
        </w:r>
      </w:ins>
      <w:r>
        <w:t xml:space="preserve"> Anger often signals that something mattered before </w:t>
      </w:r>
      <w:del w:id="2624" w:author="Ezra-redaktør" w:date="2026-10-18T13:44:37Z">
        <w:r>
          <w:delText xml:space="preserve">it</w:delText>
        </w:r>
      </w:del>
      <w:ins w:id="2625" w:author="Ezra-redaktør" w:date="2026-10-18T13:44:37Z">
        <w:r>
          <w:t xml:space="preserve">you</w:t>
        </w:r>
      </w:ins>
      <w:r>
        <w:t xml:space="preserve"> </w:t>
      </w:r>
      <w:del w:id="2626" w:author="Ezra-redaktør" w:date="2026-10-18T13:44:37Z">
        <w:r>
          <w:delText xml:space="preserve">was</w:delText>
        </w:r>
      </w:del>
      <w:ins w:id="2627" w:author="Ezra-redaktør" w:date="2026-10-18T13:44:37Z">
        <w:r>
          <w:t xml:space="preserve">were</w:t>
        </w:r>
      </w:ins>
      <w:r>
        <w:t xml:space="preserve"> allowed to </w:t>
      </w:r>
      <w:del w:id="2628" w:author="Ezra-redaktør" w:date="2026-10-18T13:44:37Z">
        <w:r>
          <w:delText xml:space="preserve">be</w:delText>
        </w:r>
      </w:del>
      <w:ins w:id="2629" w:author="Ezra-redaktør" w:date="2026-10-18T13:44:37Z">
        <w:r>
          <w:t xml:space="preserve">name</w:t>
        </w:r>
      </w:ins>
      <w:r>
        <w:t xml:space="preserve"> </w:t>
      </w:r>
      <w:del w:id="2630" w:author="Ezra-redaktør" w:date="2026-10-18T13:44:37Z">
        <w:r>
          <w:delText xml:space="preserve">named.</w:delText>
        </w:r>
      </w:del>
      <w:ins w:id="2631" w:author="Ezra-redaktør" w:date="2026-10-18T13:44:37Z">
        <w:r>
          <w:t xml:space="preserve">it.</w:t>
        </w:r>
      </w:ins>
      <w:r>
        <w:t xml:space="preserve"> </w:t>
      </w:r>
      <w:del w:id="2632" w:author="Ezra-redaktør" w:date="2026-10-18T13:44:37Z">
        <w:r>
          <w:delText xml:space="preserve">When</w:delText>
        </w:r>
      </w:del>
      <w:ins w:id="2633" w:author="Ezra-redaktør" w:date="2026-10-18T13:44:37Z">
        <w:r>
          <w:t xml:space="preserve">Ignored,</w:t>
        </w:r>
      </w:ins>
      <w:r>
        <w:t xml:space="preserve"> anger </w:t>
      </w:r>
      <w:del w:id="2634" w:author="Ezra-redaktør" w:date="2026-10-18T13:44:37Z">
        <w:r>
          <w:delText xml:space="preserve">is</w:delText>
        </w:r>
      </w:del>
      <w:ins w:id="2635" w:author="Ezra-redaktør" w:date="2026-10-18T13:44:37Z">
        <w:r>
          <w:t xml:space="preserve">hardens.</w:t>
        </w:r>
      </w:ins>
      <w:r>
        <w:t xml:space="preserve"> </w:t>
      </w:r>
      <w:del w:id="2636" w:author="Ezra-redaktør" w:date="2026-10-18T13:44:37Z">
        <w:r>
          <w:delText xml:space="preserve">ignored,</w:delText>
        </w:r>
      </w:del>
      <w:ins w:id="2637" w:author="Ezra-redaktør" w:date="2026-10-18T13:44:37Z">
        <w:r>
          <w:t xml:space="preserve">Indulged,</w:t>
        </w:r>
      </w:ins>
      <w:r>
        <w:t xml:space="preserve"> it </w:t>
      </w:r>
      <w:del w:id="2638" w:author="Ezra-redaktør" w:date="2026-10-18T13:44:37Z">
        <w:r>
          <w:delText xml:space="preserve">hardens.</w:delText>
        </w:r>
      </w:del>
      <w:ins w:id="2639" w:author="Ezra-redaktør" w:date="2026-10-18T13:44:37Z">
        <w:r>
          <w:t xml:space="preserve">takes</w:t>
        </w:r>
      </w:ins>
      <w:r>
        <w:t xml:space="preserve"> </w:t>
      </w:r>
      <w:del w:id="2640" w:author="Ezra-redaktør" w:date="2026-10-18T13:44:37Z">
        <w:r>
          <w:delText xml:space="preserve">When</w:delText>
        </w:r>
      </w:del>
      <w:ins w:id="2641" w:author="Ezra-redaktør" w:date="2026-10-18T13:44:37Z">
        <w:r>
          <w:t xml:space="preserve">over.</w:t>
        </w:r>
      </w:ins>
      <w:r>
        <w:t xml:space="preserve"> </w:t>
      </w:r>
      <w:del w:id="2642" w:author="Ezra-redaktør" w:date="2026-10-18T13:44:37Z">
        <w:r>
          <w:delText xml:space="preserve">it is indulged, it dominates. But when anger is understood,</w:delText>
        </w:r>
      </w:del>
      <w:ins w:id="2643" w:author="Ezra-redaktør" w:date="2026-10-18T13:44:37Z">
        <w:r>
          <w:t xml:space="preserve">Understood,</w:t>
        </w:r>
      </w:ins>
      <w:r>
        <w:t xml:space="preserve"> it becomes information, </w:t>
      </w:r>
      <w:del w:id="2644" w:author="Ezra-redaktør" w:date="2026-10-18T13:44:37Z">
        <w:r>
          <w:delText xml:space="preserve">not</w:delText>
        </w:r>
      </w:del>
      <w:ins w:id="2645" w:author="Ezra-redaktør" w:date="2026-10-18T13:44:37Z">
        <w:r>
          <w:t xml:space="preserve">and</w:t>
        </w:r>
      </w:ins>
      <w:r>
        <w:t xml:space="preserve"> </w:t>
      </w:r>
      <w:del w:id="2646" w:author="Ezra-redaktør" w:date="2026-10-18T13:44:37Z">
        <w:r>
          <w:delText xml:space="preserve">identity.</w:delText>
        </w:r>
      </w:del>
      <w:ins w:id="2647" w:author="Ezra-redaktør" w:date="2026-10-18T13:44:37Z">
        <w:r>
          <w:t xml:space="preserve">you stop mistaking it for who you are.</w:t>
        </w:r>
      </w:ins>
    </w:p>
    <w:p>
      <w:r>
        <w:t xml:space="preserve">Anger </w:t>
      </w:r>
      <w:del w:id="2648" w:author="Ezra-redaktør" w:date="2026-10-18T13:44:37Z">
        <w:r>
          <w:delText xml:space="preserve">that</w:delText>
        </w:r>
      </w:del>
      <w:ins w:id="2649" w:author="Ezra-redaktør" w:date="2026-10-18T13:44:37Z">
        <w:r>
          <w:t xml:space="preserve">you</w:t>
        </w:r>
      </w:ins>
      <w:r>
        <w:t xml:space="preserve"> </w:t>
      </w:r>
      <w:del w:id="2650" w:author="Ezra-redaktør" w:date="2026-10-18T13:44:37Z">
        <w:r>
          <w:delText xml:space="preserve">remains</w:delText>
        </w:r>
      </w:del>
      <w:ins w:id="2651" w:author="Ezra-redaktør" w:date="2026-10-18T13:44:37Z">
        <w:r>
          <w:t xml:space="preserve">never</w:t>
        </w:r>
      </w:ins>
      <w:r>
        <w:t xml:space="preserve"> </w:t>
      </w:r>
      <w:del w:id="2652" w:author="Ezra-redaktør" w:date="2026-10-18T13:44:37Z">
        <w:r>
          <w:delText xml:space="preserve">unexamined</w:delText>
        </w:r>
      </w:del>
      <w:ins w:id="2653" w:author="Ezra-redaktør" w:date="2026-10-18T13:44:37Z">
        <w:r>
          <w:t xml:space="preserve">examine</w:t>
        </w:r>
      </w:ins>
      <w:r>
        <w:t xml:space="preserve"> will eventually choose its </w:t>
      </w:r>
      <w:ins w:id="2654" w:author="Ezra-redaktør" w:date="2026-10-18T13:44:37Z">
        <w:r>
          <w:t xml:space="preserve">own </w:t>
        </w:r>
      </w:ins>
      <w:r>
        <w:t xml:space="preserve">moment.</w:t>
      </w:r>
    </w:p>
    <w:p>
      <w:pPr>
        <w:pStyle w:val="Heading3"/>
      </w:pPr>
      <w:r>
        <w:t xml:space="preserve">The Practice</w:t>
      </w:r>
    </w:p>
    <w:p>
      <w:del w:id="2655" w:author="Ezra-redaktør" w:date="2026-10-18T13:44:37Z">
        <w:r>
          <w:delText xml:space="preserve">Today, recall</w:delText>
        </w:r>
      </w:del>
      <w:ins w:id="2656" w:author="Ezra-redaktør" w:date="2026-10-18T13:44:37Z">
        <w:r>
          <w:t xml:space="preserve">Recall</w:t>
        </w:r>
      </w:ins>
      <w:r>
        <w:t xml:space="preserve"> one recent moment of anger. </w:t>
      </w:r>
      <w:del w:id="2657" w:author="Ezra-redaktør" w:date="2026-10-18T13:44:37Z">
        <w:r>
          <w:delText xml:space="preserve">Do not</w:delText>
        </w:r>
      </w:del>
      <w:ins w:id="2658" w:author="Ezra-redaktør" w:date="2026-10-18T13:44:37Z">
        <w:r>
          <w:t xml:space="preserve">Neither</w:t>
        </w:r>
      </w:ins>
      <w:r>
        <w:t xml:space="preserve"> justify </w:t>
      </w:r>
      <w:del w:id="2659" w:author="Ezra-redaktør" w:date="2026-10-18T13:44:37Z">
        <w:r>
          <w:delText xml:space="preserve">it.</w:delText>
        </w:r>
      </w:del>
      <w:ins w:id="2660" w:author="Ezra-redaktør" w:date="2026-10-18T13:44:37Z">
        <w:r>
          <w:t xml:space="preserve">it</w:t>
        </w:r>
      </w:ins>
      <w:r>
        <w:t xml:space="preserve"> </w:t>
      </w:r>
      <w:del w:id="2661" w:author="Ezra-redaktør" w:date="2026-10-18T13:44:37Z">
        <w:r>
          <w:delText xml:space="preserve">Do not</w:delText>
        </w:r>
      </w:del>
      <w:ins w:id="2662" w:author="Ezra-redaktør" w:date="2026-10-18T13:44:37Z">
        <w:r>
          <w:t xml:space="preserve">nor</w:t>
        </w:r>
      </w:ins>
      <w:r>
        <w:t xml:space="preserve"> condemn it. Ask:</w:t>
      </w:r>
    </w:p>
    <w:p>
      <w:r>
        <w:t xml:space="preserve">- What threat did I perceive here? - What boundary felt crossed, now or before? - What did this anger try to protect?</w:t>
      </w:r>
    </w:p>
    <w:p>
      <w:r>
        <w:t xml:space="preserve">Write the answers </w:t>
      </w:r>
      <w:del w:id="2663" w:author="Ezra-redaktør" w:date="2026-10-18T13:44:37Z">
        <w:r>
          <w:delText xml:space="preserve">privately.</w:delText>
        </w:r>
      </w:del>
      <w:ins w:id="2664" w:author="Ezra-redaktør" w:date="2026-10-18T13:44:37Z">
        <w:r>
          <w:t xml:space="preserve">down where only you will see them.</w:t>
        </w:r>
      </w:ins>
      <w:r>
        <w:t xml:space="preserve"> Understanding </w:t>
      </w:r>
      <w:del w:id="2665" w:author="Ezra-redaktør" w:date="2026-10-18T13:44:37Z">
        <w:r>
          <w:delText xml:space="preserve">precedes</w:delText>
        </w:r>
      </w:del>
      <w:ins w:id="2666" w:author="Ezra-redaktør" w:date="2026-10-18T13:44:37Z">
        <w:r>
          <w:t xml:space="preserve">comes before</w:t>
        </w:r>
      </w:ins>
      <w:r>
        <w:t xml:space="preserve"> restraint.</w:t>
      </w:r>
    </w:p>
    <w:p>
      <w:pPr>
        <w:pStyle w:val="Heading3"/>
      </w:pPr>
      <w:r>
        <w:t xml:space="preserve">Healing </w:t>
      </w:r>
      <w:del w:id="2667" w:author="Ezra-redaktør" w:date="2026-10-18T13:44:37Z">
        <w:r>
          <w:delText xml:space="preserve">Forge –</w:delText>
        </w:r>
      </w:del>
      <w:ins w:id="2668" w:author="Ezra-redaktør" w:date="2026-10-18T13:44:37Z">
        <w:r>
          <w:t xml:space="preserve">Forge:</w:t>
        </w:r>
      </w:ins>
      <w:r>
        <w:t xml:space="preserve"> When Anger Learned to Guard You</w:t>
      </w:r>
    </w:p>
    <w:p>
      <w:del w:id="2669" w:author="Ezra-redaktør" w:date="2026-10-18T13:44:37Z">
        <w:r>
          <w:delText xml:space="preserve">For</w:delText>
        </w:r>
      </w:del>
      <w:ins w:id="2670" w:author="Ezra-redaktør" w:date="2026-10-18T13:44:37Z">
        <w:r>
          <w:t xml:space="preserve">Anger</w:t>
        </w:r>
      </w:ins>
      <w:r>
        <w:t xml:space="preserve"> </w:t>
      </w:r>
      <w:del w:id="2671" w:author="Ezra-redaktør" w:date="2026-10-18T13:44:37Z">
        <w:r>
          <w:delText xml:space="preserve">some</w:delText>
        </w:r>
      </w:del>
      <w:ins w:id="2672" w:author="Ezra-redaktør" w:date="2026-10-18T13:44:37Z">
        <w:r>
          <w:t xml:space="preserve">may</w:t>
        </w:r>
      </w:ins>
      <w:r>
        <w:t xml:space="preserve"> </w:t>
      </w:r>
      <w:del w:id="2673" w:author="Ezra-redaktør" w:date="2026-10-18T13:44:37Z">
        <w:r>
          <w:delText xml:space="preserve">men,</w:delText>
        </w:r>
      </w:del>
      <w:ins w:id="2674" w:author="Ezra-redaktør" w:date="2026-10-18T13:44:37Z">
        <w:r>
          <w:t xml:space="preserve">have</w:t>
        </w:r>
      </w:ins>
      <w:r>
        <w:t xml:space="preserve"> </w:t>
      </w:r>
      <w:del w:id="2675" w:author="Ezra-redaktør" w:date="2026-10-18T13:44:37Z">
        <w:r>
          <w:delText xml:space="preserve">anger</w:delText>
        </w:r>
      </w:del>
      <w:ins w:id="2676" w:author="Ezra-redaktør" w:date="2026-10-18T13:44:37Z">
        <w:r>
          <w:t xml:space="preserve">come</w:t>
        </w:r>
      </w:ins>
      <w:r>
        <w:t xml:space="preserve"> </w:t>
      </w:r>
      <w:del w:id="2677" w:author="Ezra-redaktør" w:date="2026-10-18T13:44:37Z">
        <w:r>
          <w:delText xml:space="preserve">arrived</w:delText>
        </w:r>
      </w:del>
      <w:ins w:id="2678" w:author="Ezra-redaktør" w:date="2026-10-18T13:44:37Z">
        <w:r>
          <w:t xml:space="preserve">early</w:t>
        </w:r>
      </w:ins>
      <w:r>
        <w:t xml:space="preserve"> </w:t>
      </w:r>
      <w:del w:id="2679" w:author="Ezra-redaktør" w:date="2026-10-18T13:44:37Z">
        <w:r>
          <w:delText xml:space="preserve">early.</w:delText>
        </w:r>
      </w:del>
      <w:ins w:id="2680" w:author="Ezra-redaktør" w:date="2026-10-18T13:44:37Z">
        <w:r>
          <w:t xml:space="preserve">for you.</w:t>
        </w:r>
      </w:ins>
      <w:r>
        <w:t xml:space="preserve"> It kept danger away, created distance,</w:t>
      </w:r>
      <w:ins w:id="2681" w:author="Ezra-redaktør" w:date="2026-10-18T13:44:37Z">
        <w:r>
          <w:t xml:space="preserve"> and</w:t>
        </w:r>
      </w:ins>
      <w:r>
        <w:t xml:space="preserve"> prevented harm. That role may have been necessary once. But </w:t>
      </w:r>
      <w:del w:id="2682" w:author="Ezra-redaktør" w:date="2026-10-18T13:44:37Z">
        <w:r>
          <w:delText xml:space="preserve">defenses</w:delText>
        </w:r>
      </w:del>
      <w:ins w:id="2683" w:author="Ezra-redaktør" w:date="2026-10-18T13:44:37Z">
        <w:r>
          <w:t xml:space="preserve">a</w:t>
        </w:r>
      </w:ins>
      <w:r>
        <w:t xml:space="preserve"> </w:t>
      </w:r>
      <w:del w:id="2684" w:author="Ezra-redaktør" w:date="2026-10-18T13:44:37Z">
        <w:r>
          <w:delText xml:space="preserve">that</w:delText>
        </w:r>
      </w:del>
      <w:ins w:id="2685" w:author="Ezra-redaktør" w:date="2026-10-18T13:44:37Z">
        <w:r>
          <w:t xml:space="preserve">defense</w:t>
        </w:r>
      </w:ins>
      <w:r>
        <w:t xml:space="preserve"> </w:t>
      </w:r>
      <w:del w:id="2686" w:author="Ezra-redaktør" w:date="2026-10-18T13:44:37Z">
        <w:r>
          <w:delText xml:space="preserve">go</w:delText>
        </w:r>
      </w:del>
      <w:ins w:id="2687" w:author="Ezra-redaktør" w:date="2026-10-18T13:44:37Z">
        <w:r>
          <w:t xml:space="preserve">nobody</w:t>
        </w:r>
      </w:ins>
      <w:r>
        <w:t xml:space="preserve"> </w:t>
      </w:r>
      <w:del w:id="2688" w:author="Ezra-redaktør" w:date="2026-10-18T13:44:37Z">
        <w:r>
          <w:delText xml:space="preserve">unexamined</w:delText>
        </w:r>
      </w:del>
      <w:ins w:id="2689" w:author="Ezra-redaktør" w:date="2026-10-18T13:44:37Z">
        <w:r>
          <w:t xml:space="preserve">examines</w:t>
        </w:r>
      </w:ins>
      <w:r>
        <w:t xml:space="preserve"> </w:t>
      </w:r>
      <w:del w:id="2690" w:author="Ezra-redaktør" w:date="2026-10-18T13:44:37Z">
        <w:r>
          <w:delText xml:space="preserve">outlive</w:delText>
        </w:r>
      </w:del>
      <w:ins w:id="2691" w:author="Ezra-redaktør" w:date="2026-10-18T13:44:37Z">
        <w:r>
          <w:t xml:space="preserve">outlives</w:t>
        </w:r>
      </w:ins>
      <w:r>
        <w:t xml:space="preserve"> the </w:t>
      </w:r>
      <w:del w:id="2692" w:author="Ezra-redaktør" w:date="2026-10-18T13:44:37Z">
        <w:r>
          <w:delText xml:space="preserve">threats</w:delText>
        </w:r>
      </w:del>
      <w:ins w:id="2693" w:author="Ezra-redaktør" w:date="2026-10-18T13:44:37Z">
        <w:r>
          <w:t xml:space="preserve">threat</w:t>
        </w:r>
      </w:ins>
      <w:r>
        <w:t xml:space="preserve"> </w:t>
      </w:r>
      <w:del w:id="2694" w:author="Ezra-redaktør" w:date="2026-10-18T13:44:37Z">
        <w:r>
          <w:delText xml:space="preserve">they</w:delText>
        </w:r>
      </w:del>
      <w:ins w:id="2695" w:author="Ezra-redaktør" w:date="2026-10-18T13:44:37Z">
        <w:r>
          <w:t xml:space="preserve">it</w:t>
        </w:r>
      </w:ins>
      <w:r>
        <w:t xml:space="preserve"> </w:t>
      </w:r>
      <w:del w:id="2696" w:author="Ezra-redaktør" w:date="2026-10-18T13:44:37Z">
        <w:r>
          <w:delText xml:space="preserve">were</w:delText>
        </w:r>
      </w:del>
      <w:ins w:id="2697" w:author="Ezra-redaktør" w:date="2026-10-18T13:44:37Z">
        <w:r>
          <w:t xml:space="preserve">was</w:t>
        </w:r>
      </w:ins>
      <w:r>
        <w:t xml:space="preserve"> </w:t>
      </w:r>
      <w:del w:id="2698" w:author="Ezra-redaktør" w:date="2026-10-18T13:44:37Z">
        <w:r>
          <w:delText xml:space="preserve">formed</w:delText>
        </w:r>
      </w:del>
      <w:ins w:id="2699" w:author="Ezra-redaktør" w:date="2026-10-18T13:44:37Z">
        <w:r>
          <w:t xml:space="preserve">built</w:t>
        </w:r>
      </w:ins>
      <w:r>
        <w:t xml:space="preserve"> for. Healing</w:t>
      </w:r>
      <w:del w:id="2700" w:author="Ezra-redaktør" w:date="2026-10-18T13:44:37Z">
        <w:r>
          <w:delText xml:space="preserve"> does not erase anger. It</w:delText>
        </w:r>
      </w:del>
      <w:r>
        <w:t xml:space="preserve"> teaches anger where it belongs.</w:t>
      </w:r>
    </w:p>
    <w:p>
      <w:r>
        <w:t xml:space="preserve">*End of Day 15*</w:t>
      </w:r>
    </w:p>
    <w:p>
      <w:pPr>
        <w:pStyle w:val="Heading2"/>
      </w:pPr>
      <w:r>
        <w:t xml:space="preserve">Day </w:t>
      </w:r>
      <w:del w:id="2701" w:author="Ezra-redaktør" w:date="2026-10-18T13:44:37Z">
        <w:r>
          <w:delText xml:space="preserve">16 –</w:delText>
        </w:r>
      </w:del>
      <w:ins w:id="2702" w:author="Ezra-redaktør" w:date="2026-10-18T13:44:37Z">
        <w:r>
          <w:t xml:space="preserve">16:</w:t>
        </w:r>
      </w:ins>
      <w:r>
        <w:t xml:space="preserve"> Who You Are When No One Sees</w:t>
      </w:r>
    </w:p>
    <w:p>
      <w:r>
        <w:t xml:space="preserve">&gt; “One who is faithful in a very little is also faithful in much.” </w:t>
      </w:r>
      <w:del w:id="2703" w:author="Ezra-redaktør" w:date="2026-10-18T13:44:37Z">
        <w:r>
          <w:delText xml:space="preserve">–</w:delText>
        </w:r>
      </w:del>
      <w:ins w:id="2704" w:author="Ezra-redaktør" w:date="2026-10-18T13:44:37Z">
        <w:r>
          <w:t xml:space="preserve">&gt; &gt;</w:t>
        </w:r>
      </w:ins>
      <w:r>
        <w:t xml:space="preserve"> Luke 16:10</w:t>
      </w:r>
    </w:p>
    <w:p>
      <w:r>
        <w:t xml:space="preserve">Public behavior is edited. Private behavior is trained. What you do unseen </w:t>
      </w:r>
      <w:del w:id="2705" w:author="Ezra-redaktør" w:date="2026-10-18T13:44:37Z">
        <w:r>
          <w:delText xml:space="preserve">reveals</w:delText>
        </w:r>
      </w:del>
      <w:ins w:id="2706" w:author="Ezra-redaktør" w:date="2026-10-18T13:44:37Z">
        <w:r>
          <w:t xml:space="preserve">shows</w:t>
        </w:r>
      </w:ins>
      <w:r>
        <w:t xml:space="preserve"> what has </w:t>
      </w:r>
      <w:del w:id="2707" w:author="Ezra-redaktør" w:date="2026-10-18T13:44:37Z">
        <w:r>
          <w:delText xml:space="preserve">actually </w:delText>
        </w:r>
      </w:del>
      <w:r>
        <w:t xml:space="preserve">been formed.</w:t>
      </w:r>
    </w:p>
    <w:p>
      <w:pPr>
        <w:pStyle w:val="Heading3"/>
      </w:pPr>
      <w:r>
        <w:t xml:space="preserve">The Scenario</w:t>
      </w:r>
    </w:p>
    <w:p>
      <w:r>
        <w:t xml:space="preserve">Ethan was reliable when </w:t>
      </w:r>
      <w:del w:id="2708" w:author="Ezra-redaktør" w:date="2026-10-18T13:44:37Z">
        <w:r>
          <w:delText xml:space="preserve">observed.</w:delText>
        </w:r>
      </w:del>
      <w:ins w:id="2709" w:author="Ezra-redaktør" w:date="2026-10-18T13:44:37Z">
        <w:r>
          <w:t xml:space="preserve">someone</w:t>
        </w:r>
      </w:ins>
      <w:r>
        <w:t xml:space="preserve"> </w:t>
      </w:r>
      <w:del w:id="2710" w:author="Ezra-redaktør" w:date="2026-10-18T13:44:37Z">
        <w:r>
          <w:delText xml:space="preserve">Deadlines</w:delText>
        </w:r>
      </w:del>
      <w:ins w:id="2711" w:author="Ezra-redaktør" w:date="2026-10-18T13:44:37Z">
        <w:r>
          <w:t xml:space="preserve">was</w:t>
        </w:r>
      </w:ins>
      <w:r>
        <w:t xml:space="preserve"> </w:t>
      </w:r>
      <w:del w:id="2712" w:author="Ezra-redaktør" w:date="2026-10-18T13:44:37Z">
        <w:r>
          <w:delText xml:space="preserve">were</w:delText>
        </w:r>
      </w:del>
      <w:ins w:id="2713" w:author="Ezra-redaktør" w:date="2026-10-18T13:44:37Z">
        <w:r>
          <w:t xml:space="preserve">watching.</w:t>
        </w:r>
      </w:ins>
      <w:r>
        <w:t xml:space="preserve"> </w:t>
      </w:r>
      <w:del w:id="2714" w:author="Ezra-redaktør" w:date="2026-10-18T13:44:37Z">
        <w:r>
          <w:delText xml:space="preserve">met,</w:delText>
        </w:r>
      </w:del>
      <w:ins w:id="2715" w:author="Ezra-redaktør" w:date="2026-10-18T13:44:37Z">
        <w:r>
          <w:t xml:space="preserve">He met deadlines, kept standards, and managed expectations. Alone, with no audience, no deadline, and no consequence, his habits loosened. He took shortcuts. His</w:t>
        </w:r>
      </w:ins>
      <w:r>
        <w:t xml:space="preserve"> standards </w:t>
      </w:r>
      <w:del w:id="2716" w:author="Ezra-redaktør" w:date="2026-10-18T13:44:37Z">
        <w:r>
          <w:delText xml:space="preserve">were kept, expectations were managed. But alone, without audience, deadline, or consequence, patterns loosened. Shortcuts appeared. Standards </w:delText>
        </w:r>
      </w:del>
      <w:r>
        <w:t xml:space="preserve">slipped. </w:t>
      </w:r>
      <w:del w:id="2717" w:author="Ezra-redaktør" w:date="2026-10-18T13:44:37Z">
        <w:r>
          <w:delText xml:space="preserve">Promises</w:delText>
        </w:r>
      </w:del>
      <w:ins w:id="2718" w:author="Ezra-redaktør" w:date="2026-10-18T13:44:37Z">
        <w:r>
          <w:t xml:space="preserve">His</w:t>
        </w:r>
      </w:ins>
      <w:r>
        <w:t xml:space="preserve"> </w:t>
      </w:r>
      <w:del w:id="2719" w:author="Ezra-redaktør" w:date="2026-10-18T13:44:37Z">
        <w:r>
          <w:delText xml:space="preserve">bent</w:delText>
        </w:r>
      </w:del>
      <w:ins w:id="2720" w:author="Ezra-redaktør" w:date="2026-10-18T13:44:37Z">
        <w:r>
          <w:t xml:space="preserve">promises</w:t>
        </w:r>
      </w:ins>
      <w:r>
        <w:t xml:space="preserve"> </w:t>
      </w:r>
      <w:del w:id="2721" w:author="Ezra-redaktør" w:date="2026-10-18T13:44:37Z">
        <w:r>
          <w:delText xml:space="preserve">quietly.</w:delText>
        </w:r>
      </w:del>
      <w:ins w:id="2722" w:author="Ezra-redaktør" w:date="2026-10-18T13:44:37Z">
        <w:r>
          <w:t xml:space="preserve">bent.</w:t>
        </w:r>
      </w:ins>
    </w:p>
    <w:p>
      <w:del w:id="2723" w:author="Ezra-redaktør" w:date="2026-10-18T13:44:37Z">
        <w:r>
          <w:delText xml:space="preserve">Nothing</w:delText>
        </w:r>
      </w:del>
      <w:ins w:id="2724" w:author="Ezra-redaktør" w:date="2026-10-18T13:44:37Z">
        <w:r>
          <w:t xml:space="preserve">It</w:t>
        </w:r>
      </w:ins>
      <w:r>
        <w:t xml:space="preserve"> </w:t>
      </w:r>
      <w:del w:id="2725" w:author="Ezra-redaktør" w:date="2026-10-18T13:44:37Z">
        <w:r>
          <w:delText xml:space="preserve">dramatic.</w:delText>
        </w:r>
      </w:del>
      <w:ins w:id="2726" w:author="Ezra-redaktør" w:date="2026-10-18T13:44:37Z">
        <w:r>
          <w:t xml:space="preserve">was</w:t>
        </w:r>
      </w:ins>
      <w:r>
        <w:t xml:space="preserve"> </w:t>
      </w:r>
      <w:del w:id="2727" w:author="Ezra-redaktør" w:date="2026-10-18T13:44:37Z">
        <w:r>
          <w:delText xml:space="preserve">Just</w:delText>
        </w:r>
      </w:del>
      <w:ins w:id="2728" w:author="Ezra-redaktør" w:date="2026-10-18T13:44:37Z">
        <w:r>
          <w:t xml:space="preserve">nothing dramatic, just slow</w:t>
        </w:r>
      </w:ins>
      <w:r>
        <w:t xml:space="preserve"> erosion. What he practiced in private </w:t>
      </w:r>
      <w:del w:id="2729" w:author="Ezra-redaktør" w:date="2026-10-18T13:44:37Z">
        <w:r>
          <w:delText xml:space="preserve">never</w:delText>
        </w:r>
      </w:del>
      <w:ins w:id="2730" w:author="Ezra-redaktør" w:date="2026-10-18T13:44:37Z">
        <w:r>
          <w:t xml:space="preserve">stayed</w:t>
        </w:r>
      </w:ins>
      <w:r>
        <w:t xml:space="preserve"> </w:t>
      </w:r>
      <w:del w:id="2731" w:author="Ezra-redaktør" w:date="2026-10-18T13:44:37Z">
        <w:r>
          <w:delText xml:space="preserve">reached</w:delText>
        </w:r>
      </w:del>
      <w:ins w:id="2732" w:author="Ezra-redaktør" w:date="2026-10-18T13:44:37Z">
        <w:r>
          <w:t xml:space="preserve">out of</w:t>
        </w:r>
      </w:ins>
      <w:r>
        <w:t xml:space="preserve"> public </w:t>
      </w:r>
      <w:del w:id="2733" w:author="Ezra-redaktør" w:date="2026-10-18T13:44:37Z">
        <w:r>
          <w:delText xml:space="preserve">view.</w:delText>
        </w:r>
      </w:del>
      <w:ins w:id="2734" w:author="Ezra-redaktør" w:date="2026-10-18T13:44:37Z">
        <w:r>
          <w:t xml:space="preserve">view</w:t>
        </w:r>
      </w:ins>
      <w:r>
        <w:t xml:space="preserve"> </w:t>
      </w:r>
      <w:del w:id="2735" w:author="Ezra-redaktør" w:date="2026-10-18T13:44:37Z">
        <w:r>
          <w:delText xml:space="preserve">Until</w:delText>
        </w:r>
      </w:del>
      <w:ins w:id="2736" w:author="Ezra-redaktør" w:date="2026-10-18T13:44:37Z">
        <w:r>
          <w:t xml:space="preserve">for a long time. Then</w:t>
        </w:r>
      </w:ins>
      <w:r>
        <w:t xml:space="preserve"> it </w:t>
      </w:r>
      <w:del w:id="2737" w:author="Ezra-redaktør" w:date="2026-10-18T13:44:37Z">
        <w:r>
          <w:delText xml:space="preserve">did.</w:delText>
        </w:r>
      </w:del>
      <w:ins w:id="2738" w:author="Ezra-redaktør" w:date="2026-10-18T13:44:37Z">
        <w:r>
          <w:t xml:space="preserve">didn’t.</w:t>
        </w:r>
      </w:ins>
    </w:p>
    <w:p>
      <w:pPr>
        <w:pStyle w:val="Heading3"/>
      </w:pPr>
      <w:r>
        <w:t xml:space="preserve">Appearance vs.</w:t>
      </w:r>
      <w:del w:id="2739" w:author="Ezra-redaktør" w:date="2026-10-18T13:44:37Z">
        <w:r>
          <w:delText xml:space="preserve"> </w:delText>
        </w:r>
      </w:del>
      <w:ins w:id="2740" w:author="Ezra-redaktør" w:date="2026-10-18T13:44:37Z">
        <w:r>
          <w:t xml:space="preserve"> </w:t>
        </w:r>
      </w:ins>
      <w:r>
        <w:t xml:space="preserve">Integrity</w:t>
      </w:r>
    </w:p>
    <w:p>
      <w:r>
        <w:t xml:space="preserve">| Appearance</w:t>
      </w:r>
      <w:del w:id="2741" w:author="Ezra-redaktør" w:date="2026-10-18T13:44:37Z">
        <w:r>
          <w:delText xml:space="preserve">              </w:delText>
        </w:r>
      </w:del>
      <w:ins w:id="2742" w:author="Ezra-redaktør" w:date="2026-10-18T13:44:37Z">
        <w:r>
          <w:t xml:space="preserve"> </w:t>
        </w:r>
      </w:ins>
      <w:r>
        <w:t xml:space="preserve">| Integrity</w:t>
      </w:r>
      <w:del w:id="2743" w:author="Ezra-redaktør" w:date="2026-10-18T13:44:37Z">
        <w:r>
          <w:delText xml:space="preserve">              </w:delText>
        </w:r>
      </w:del>
      <w:ins w:id="2744" w:author="Ezra-redaktør" w:date="2026-10-18T13:44:37Z">
        <w:r>
          <w:t xml:space="preserve"> </w:t>
        </w:r>
      </w:ins>
      <w:r>
        <w:t xml:space="preserve">| </w:t>
      </w:r>
      <w:del w:id="2745" w:author="Ezra-redaktør" w:date="2026-10-18T13:44:37Z">
        <w:r>
          <w:delText xml:space="preserve">|-------------------------|------------------------|</w:delText>
        </w:r>
      </w:del>
      <w:ins w:id="2746" w:author="Ezra-redaktør" w:date="2026-10-18T13:44:37Z">
        <w:r>
          <w:t xml:space="preserve">| :- | :- |</w:t>
        </w:r>
      </w:ins>
      <w:r>
        <w:t xml:space="preserve"> | Performs when visible</w:t>
      </w:r>
      <w:del w:id="2747" w:author="Ezra-redaktør" w:date="2026-10-18T13:44:37Z">
        <w:r>
          <w:delText xml:space="preserve">   </w:delText>
        </w:r>
      </w:del>
      <w:ins w:id="2748" w:author="Ezra-redaktør" w:date="2026-10-18T13:44:37Z">
        <w:r>
          <w:t xml:space="preserve"> </w:t>
        </w:r>
      </w:ins>
      <w:r>
        <w:t xml:space="preserve">| Persists when unseen</w:t>
      </w:r>
      <w:del w:id="2749" w:author="Ezra-redaktør" w:date="2026-10-18T13:44:37Z">
        <w:r>
          <w:delText xml:space="preserve">   </w:delText>
        </w:r>
      </w:del>
      <w:ins w:id="2750" w:author="Ezra-redaktør" w:date="2026-10-18T13:44:37Z">
        <w:r>
          <w:t xml:space="preserve"> </w:t>
        </w:r>
      </w:ins>
      <w:r>
        <w:t xml:space="preserve">| | Responds to oversight</w:t>
      </w:r>
      <w:del w:id="2751" w:author="Ezra-redaktør" w:date="2026-10-18T13:44:37Z">
        <w:r>
          <w:delText xml:space="preserve">   </w:delText>
        </w:r>
      </w:del>
      <w:ins w:id="2752" w:author="Ezra-redaktør" w:date="2026-10-18T13:44:37Z">
        <w:r>
          <w:t xml:space="preserve"> </w:t>
        </w:r>
      </w:ins>
      <w:r>
        <w:t xml:space="preserve">| Responds to conviction | | Protects image</w:t>
      </w:r>
      <w:del w:id="2753" w:author="Ezra-redaktør" w:date="2026-10-18T13:44:37Z">
        <w:r>
          <w:delText xml:space="preserve">          </w:delText>
        </w:r>
      </w:del>
      <w:ins w:id="2754" w:author="Ezra-redaktør" w:date="2026-10-18T13:44:37Z">
        <w:r>
          <w:t xml:space="preserve"> </w:t>
        </w:r>
      </w:ins>
      <w:r>
        <w:t xml:space="preserve">| Protects alignment</w:t>
      </w:r>
      <w:del w:id="2755" w:author="Ezra-redaktør" w:date="2026-10-18T13:44:37Z">
        <w:r>
          <w:delText xml:space="preserve">     </w:delText>
        </w:r>
      </w:del>
      <w:ins w:id="2756" w:author="Ezra-redaktør" w:date="2026-10-18T13:44:37Z">
        <w:r>
          <w:t xml:space="preserve"> </w:t>
        </w:r>
      </w:ins>
      <w:r>
        <w:t xml:space="preserve">| | </w:t>
      </w:r>
      <w:del w:id="2757" w:author="Ezra-redaktør" w:date="2026-10-18T13:44:37Z">
        <w:r>
          <w:delText xml:space="preserve">Requires</w:delText>
        </w:r>
      </w:del>
      <w:ins w:id="2758" w:author="Ezra-redaktør" w:date="2026-10-18T13:44:37Z">
        <w:r>
          <w:t xml:space="preserve">Needs</w:t>
        </w:r>
      </w:ins>
      <w:r>
        <w:t xml:space="preserve"> </w:t>
      </w:r>
      <w:del w:id="2759" w:author="Ezra-redaktør" w:date="2026-10-18T13:44:37Z">
        <w:r>
          <w:delText xml:space="preserve">accountability</w:delText>
        </w:r>
      </w:del>
      <w:ins w:id="2760" w:author="Ezra-redaktør" w:date="2026-10-18T13:44:37Z">
        <w:r>
          <w:t xml:space="preserve">to be watched</w:t>
        </w:r>
      </w:ins>
      <w:r>
        <w:t xml:space="preserve"> | Sustains itself</w:t>
      </w:r>
      <w:del w:id="2761" w:author="Ezra-redaktør" w:date="2026-10-18T13:44:37Z">
        <w:r>
          <w:delText xml:space="preserve">        </w:delText>
        </w:r>
      </w:del>
      <w:ins w:id="2762" w:author="Ezra-redaktør" w:date="2026-10-18T13:44:37Z">
        <w:r>
          <w:t xml:space="preserve"> </w:t>
        </w:r>
      </w:ins>
      <w:r>
        <w:t xml:space="preserve">| | Feels impressive</w:t>
      </w:r>
      <w:del w:id="2763" w:author="Ezra-redaktør" w:date="2026-10-18T13:44:37Z">
        <w:r>
          <w:delText xml:space="preserve">        </w:delText>
        </w:r>
      </w:del>
      <w:ins w:id="2764" w:author="Ezra-redaktør" w:date="2026-10-18T13:44:37Z">
        <w:r>
          <w:t xml:space="preserve"> </w:t>
        </w:r>
      </w:ins>
      <w:r>
        <w:t xml:space="preserve">| Remains durable</w:t>
      </w:r>
      <w:del w:id="2765" w:author="Ezra-redaktør" w:date="2026-10-18T13:44:37Z">
        <w:r>
          <w:delText xml:space="preserve">        </w:delText>
        </w:r>
      </w:del>
      <w:ins w:id="2766" w:author="Ezra-redaktør" w:date="2026-10-18T13:44:37Z">
        <w:r>
          <w:t xml:space="preserve"> </w:t>
        </w:r>
      </w:ins>
      <w:r>
        <w:t xml:space="preserve">|</w:t>
      </w:r>
    </w:p>
    <w:p>
      <w:r>
        <w:t xml:space="preserve">Visibility tests reputation. Absence tests formation.</w:t>
      </w:r>
    </w:p>
    <w:p>
      <w:pPr>
        <w:pStyle w:val="Heading3"/>
      </w:pPr>
      <w:r>
        <w:t xml:space="preserve">What This Day Is Really About</w:t>
      </w:r>
    </w:p>
    <w:p>
      <w:del w:id="2767" w:author="Ezra-redaktør" w:date="2026-10-18T13:44:37Z">
        <w:r>
          <w:delText xml:space="preserve">This</w:delText>
        </w:r>
      </w:del>
      <w:ins w:id="2768" w:author="Ezra-redaktør" w:date="2026-10-18T13:44:37Z">
        <w:r>
          <w:t xml:space="preserve">Aim</w:t>
        </w:r>
      </w:ins>
      <w:r>
        <w:t xml:space="preserve"> </w:t>
      </w:r>
      <w:del w:id="2769" w:author="Ezra-redaktør" w:date="2026-10-18T13:44:37Z">
        <w:r>
          <w:delText xml:space="preserve">day</w:delText>
        </w:r>
      </w:del>
      <w:ins w:id="2770" w:author="Ezra-redaktør" w:date="2026-10-18T13:44:37Z">
        <w:r>
          <w:t xml:space="preserve">for</w:t>
        </w:r>
      </w:ins>
      <w:r>
        <w:t xml:space="preserve"> </w:t>
      </w:r>
      <w:del w:id="2771" w:author="Ezra-redaktør" w:date="2026-10-18T13:44:37Z">
        <w:r>
          <w:delText xml:space="preserve">is</w:delText>
        </w:r>
      </w:del>
      <w:ins w:id="2772" w:author="Ezra-redaktør" w:date="2026-10-18T13:44:37Z">
        <w:r>
          <w:t xml:space="preserve">consistency,</w:t>
        </w:r>
      </w:ins>
      <w:r>
        <w:t xml:space="preserve"> not </w:t>
      </w:r>
      <w:del w:id="2773" w:author="Ezra-redaktør" w:date="2026-10-18T13:44:37Z">
        <w:r>
          <w:delText xml:space="preserve">about </w:delText>
        </w:r>
      </w:del>
      <w:r>
        <w:t xml:space="preserve">perfection. </w:t>
      </w:r>
      <w:del w:id="2774" w:author="Ezra-redaktør" w:date="2026-10-18T13:44:37Z">
        <w:r>
          <w:delText xml:space="preserve">It is about consistency. We all</w:delText>
        </w:r>
      </w:del>
      <w:ins w:id="2775" w:author="Ezra-redaktør" w:date="2026-10-18T13:44:37Z">
        <w:r>
          <w:t xml:space="preserve">You</w:t>
        </w:r>
      </w:ins>
      <w:r>
        <w:t xml:space="preserve"> know the small bargain of the empty room: the standard that relaxes the moment the door closes.</w:t>
      </w:r>
    </w:p>
    <w:p>
      <w:del w:id="2776" w:author="Ezra-redaktør" w:date="2026-10-18T13:44:37Z">
        <w:r>
          <w:delText xml:space="preserve">Character</w:delText>
        </w:r>
      </w:del>
      <w:ins w:id="2777" w:author="Ezra-redaktør" w:date="2026-10-18T13:44:37Z">
        <w:r>
          <w:t xml:space="preserve">Your</w:t>
        </w:r>
      </w:ins>
      <w:r>
        <w:t xml:space="preserve"> </w:t>
      </w:r>
      <w:del w:id="2778" w:author="Ezra-redaktør" w:date="2026-10-18T13:44:37Z">
        <w:r>
          <w:delText xml:space="preserve">is</w:delText>
        </w:r>
      </w:del>
      <w:ins w:id="2779" w:author="Ezra-redaktør" w:date="2026-10-18T13:44:37Z">
        <w:r>
          <w:t xml:space="preserve">character</w:t>
        </w:r>
      </w:ins>
      <w:r>
        <w:t xml:space="preserve"> </w:t>
      </w:r>
      <w:del w:id="2780" w:author="Ezra-redaktør" w:date="2026-10-18T13:44:37Z">
        <w:r>
          <w:delText xml:space="preserve">not</w:delText>
        </w:r>
      </w:del>
      <w:ins w:id="2781" w:author="Ezra-redaktør" w:date="2026-10-18T13:44:37Z">
        <w:r>
          <w:t xml:space="preserve">shows</w:t>
        </w:r>
      </w:ins>
      <w:r>
        <w:t xml:space="preserve"> </w:t>
      </w:r>
      <w:del w:id="2782" w:author="Ezra-redaktør" w:date="2026-10-18T13:44:37Z">
        <w:r>
          <w:delText xml:space="preserve">revealed by what you claim publicly, but by</w:delText>
        </w:r>
      </w:del>
      <w:ins w:id="2783" w:author="Ezra-redaktør" w:date="2026-10-18T13:44:37Z">
        <w:r>
          <w:t xml:space="preserve">in</w:t>
        </w:r>
      </w:ins>
      <w:r>
        <w:t xml:space="preserve"> what you permit </w:t>
      </w:r>
      <w:del w:id="2784" w:author="Ezra-redaktør" w:date="2026-10-18T13:44:37Z">
        <w:r>
          <w:delText xml:space="preserve">privately.</w:delText>
        </w:r>
      </w:del>
      <w:ins w:id="2785" w:author="Ezra-redaktør" w:date="2026-10-18T13:44:37Z">
        <w:r>
          <w:t xml:space="preserve">in</w:t>
        </w:r>
      </w:ins>
      <w:r>
        <w:t xml:space="preserve"> </w:t>
      </w:r>
      <w:del w:id="2786" w:author="Ezra-redaktør" w:date="2026-10-18T13:44:37Z">
        <w:r>
          <w:delText xml:space="preserve">And</w:delText>
        </w:r>
      </w:del>
      <w:ins w:id="2787" w:author="Ezra-redaktør" w:date="2026-10-18T13:44:37Z">
        <w:r>
          <w:t xml:space="preserve">private,</w:t>
        </w:r>
      </w:ins>
      <w:r>
        <w:t xml:space="preserve"> </w:t>
      </w:r>
      <w:del w:id="2788" w:author="Ezra-redaktør" w:date="2026-10-18T13:44:37Z">
        <w:r>
          <w:delText xml:space="preserve">private</w:delText>
        </w:r>
      </w:del>
      <w:ins w:id="2789" w:author="Ezra-redaktør" w:date="2026-10-18T13:44:37Z">
        <w:r>
          <w:t xml:space="preserve">whatever you claim in public. Private</w:t>
        </w:r>
      </w:ins>
      <w:r>
        <w:t xml:space="preserve"> compromises are rarely isolated. They rehearse future decisions, the </w:t>
      </w:r>
      <w:ins w:id="2790" w:author="Ezra-redaktør" w:date="2026-10-18T13:44:37Z">
        <w:r>
          <w:t xml:space="preserve">same </w:t>
        </w:r>
      </w:ins>
      <w:r>
        <w:t xml:space="preserve">way no athlete </w:t>
      </w:r>
      <w:del w:id="2791" w:author="Ezra-redaktør" w:date="2026-10-18T13:44:37Z">
        <w:r>
          <w:delText xml:space="preserve">performs</w:delText>
        </w:r>
      </w:del>
      <w:ins w:id="2792" w:author="Ezra-redaktør" w:date="2026-10-18T13:44:37Z">
        <w:r>
          <w:t xml:space="preserve">pulls off</w:t>
        </w:r>
      </w:ins>
      <w:r>
        <w:t xml:space="preserve"> in </w:t>
      </w:r>
      <w:del w:id="2793" w:author="Ezra-redaktør" w:date="2026-10-18T13:44:37Z">
        <w:r>
          <w:delText xml:space="preserve">the</w:delText>
        </w:r>
      </w:del>
      <w:ins w:id="2794" w:author="Ezra-redaktør" w:date="2026-10-18T13:44:37Z">
        <w:r>
          <w:t xml:space="preserve">a</w:t>
        </w:r>
      </w:ins>
      <w:r>
        <w:t xml:space="preserve"> match what he never practiced alone. What you tolerate in private </w:t>
      </w:r>
      <w:del w:id="2795" w:author="Ezra-redaktør" w:date="2026-10-18T13:44:37Z">
        <w:r>
          <w:delText xml:space="preserve">eventually</w:delText>
        </w:r>
      </w:del>
      <w:ins w:id="2796" w:author="Ezra-redaktør" w:date="2026-10-18T13:44:37Z">
        <w:r>
          <w:t xml:space="preserve">will</w:t>
        </w:r>
      </w:ins>
      <w:r>
        <w:t xml:space="preserve"> </w:t>
      </w:r>
      <w:del w:id="2797" w:author="Ezra-redaktør" w:date="2026-10-18T13:44:37Z">
        <w:r>
          <w:delText xml:space="preserve">travels</w:delText>
        </w:r>
      </w:del>
      <w:ins w:id="2798" w:author="Ezra-redaktør" w:date="2026-10-18T13:44:37Z">
        <w:r>
          <w:t xml:space="preserve">travel</w:t>
        </w:r>
      </w:ins>
      <w:r>
        <w:t xml:space="preserve"> with you.</w:t>
      </w:r>
    </w:p>
    <w:p>
      <w:pPr>
        <w:pStyle w:val="Heading3"/>
      </w:pPr>
      <w:r>
        <w:t xml:space="preserve">The Practice</w:t>
      </w:r>
    </w:p>
    <w:p>
      <w:del w:id="2799" w:author="Ezra-redaktør" w:date="2026-10-18T13:44:37Z">
        <w:r>
          <w:delText xml:space="preserve">Today, observe</w:delText>
        </w:r>
      </w:del>
      <w:ins w:id="2800" w:author="Ezra-redaktør" w:date="2026-10-18T13:44:37Z">
        <w:r>
          <w:t xml:space="preserve">Observe</w:t>
        </w:r>
      </w:ins>
      <w:r>
        <w:t xml:space="preserve"> one private </w:t>
      </w:r>
      <w:del w:id="2801" w:author="Ezra-redaktør" w:date="2026-10-18T13:44:37Z">
        <w:r>
          <w:delText xml:space="preserve">pattern.</w:delText>
        </w:r>
      </w:del>
      <w:ins w:id="2802" w:author="Ezra-redaktør" w:date="2026-10-18T13:44:37Z">
        <w:r>
          <w:t xml:space="preserve">pattern</w:t>
        </w:r>
      </w:ins>
      <w:r>
        <w:t xml:space="preserve"> </w:t>
      </w:r>
      <w:del w:id="2803" w:author="Ezra-redaktør" w:date="2026-10-18T13:44:37Z">
        <w:r>
          <w:delText xml:space="preserve">Not</w:delText>
        </w:r>
      </w:del>
      <w:ins w:id="2804" w:author="Ezra-redaktør" w:date="2026-10-18T13:44:37Z">
        <w:r>
          <w:t xml:space="preserve">today, something you repeat, whether or not it is</w:t>
        </w:r>
      </w:ins>
      <w:r>
        <w:t xml:space="preserve"> a </w:t>
      </w:r>
      <w:del w:id="2805" w:author="Ezra-redaktør" w:date="2026-10-18T13:44:37Z">
        <w:r>
          <w:delText xml:space="preserve">failure, a repetition.</w:delText>
        </w:r>
      </w:del>
      <w:ins w:id="2806" w:author="Ezra-redaktør" w:date="2026-10-18T13:44:37Z">
        <w:r>
          <w:t xml:space="preserve">failure.</w:t>
        </w:r>
      </w:ins>
      <w:r>
        <w:t xml:space="preserve"> Ask:</w:t>
      </w:r>
    </w:p>
    <w:p>
      <w:r>
        <w:t xml:space="preserve">- What standard do I relax when no one sees? - What would integrity require in this space? - What small adjustment would close the gap between belief and behavior?</w:t>
      </w:r>
    </w:p>
    <w:p>
      <w:r>
        <w:t xml:space="preserve">Do not overcorrect. </w:t>
      </w:r>
      <w:del w:id="2807" w:author="Ezra-redaktør" w:date="2026-10-18T13:44:37Z">
        <w:r>
          <w:delText xml:space="preserve">Stabilize</w:delText>
        </w:r>
      </w:del>
      <w:ins w:id="2808" w:author="Ezra-redaktør" w:date="2026-10-18T13:44:37Z">
        <w:r>
          <w:t xml:space="preserve">Steady</w:t>
        </w:r>
      </w:ins>
      <w:r>
        <w:t xml:space="preserve"> one private practice.</w:t>
      </w:r>
    </w:p>
    <w:p>
      <w:pPr>
        <w:pStyle w:val="Heading3"/>
      </w:pPr>
      <w:r>
        <w:t xml:space="preserve">Healing </w:t>
      </w:r>
      <w:del w:id="2809" w:author="Ezra-redaktør" w:date="2026-10-18T13:44:37Z">
        <w:r>
          <w:delText xml:space="preserve">Forge –</w:delText>
        </w:r>
      </w:del>
      <w:ins w:id="2810" w:author="Ezra-redaktør" w:date="2026-10-18T13:44:37Z">
        <w:r>
          <w:t xml:space="preserve">Forge:</w:t>
        </w:r>
      </w:ins>
      <w:r>
        <w:t xml:space="preserve"> When Privacy Became Hiding</w:t>
      </w:r>
    </w:p>
    <w:p>
      <w:del w:id="2811" w:author="Ezra-redaktør" w:date="2026-10-18T13:44:37Z">
        <w:r>
          <w:delText xml:space="preserve">For some men,</w:delText>
        </w:r>
      </w:del>
      <w:ins w:id="2812" w:author="Ezra-redaktør" w:date="2026-10-18T13:44:37Z">
        <w:r>
          <w:t xml:space="preserve">If</w:t>
        </w:r>
      </w:ins>
      <w:r>
        <w:t xml:space="preserve"> privacy </w:t>
      </w:r>
      <w:ins w:id="2813" w:author="Ezra-redaktør" w:date="2026-10-18T13:44:37Z">
        <w:r>
          <w:t xml:space="preserve">was </w:t>
        </w:r>
      </w:ins>
      <w:r>
        <w:t xml:space="preserve">once </w:t>
      </w:r>
      <w:del w:id="2814" w:author="Ezra-redaktør" w:date="2026-10-18T13:44:37Z">
        <w:r>
          <w:delText xml:space="preserve">meant</w:delText>
        </w:r>
      </w:del>
      <w:ins w:id="2815" w:author="Ezra-redaktør" w:date="2026-10-18T13:44:37Z">
        <w:r>
          <w:t xml:space="preserve">your</w:t>
        </w:r>
      </w:ins>
      <w:r>
        <w:t xml:space="preserve"> </w:t>
      </w:r>
      <w:del w:id="2816" w:author="Ezra-redaktør" w:date="2026-10-18T13:44:37Z">
        <w:r>
          <w:delText xml:space="preserve">refuge:</w:delText>
        </w:r>
      </w:del>
      <w:ins w:id="2817" w:author="Ezra-redaktør" w:date="2026-10-18T13:44:37Z">
        <w:r>
          <w:t xml:space="preserve">refuge,</w:t>
        </w:r>
      </w:ins>
      <w:r>
        <w:t xml:space="preserve"> a place free </w:t>
      </w:r>
      <w:del w:id="2818" w:author="Ezra-redaktør" w:date="2026-10-18T13:44:37Z">
        <w:r>
          <w:delText xml:space="preserve">from</w:delText>
        </w:r>
      </w:del>
      <w:ins w:id="2819" w:author="Ezra-redaktør" w:date="2026-10-18T13:44:37Z">
        <w:r>
          <w:t xml:space="preserve">of</w:t>
        </w:r>
      </w:ins>
      <w:r>
        <w:t xml:space="preserve"> scrutiny, pressure, or </w:t>
      </w:r>
      <w:del w:id="2820" w:author="Ezra-redaktør" w:date="2026-10-18T13:44:37Z">
        <w:r>
          <w:delText xml:space="preserve">demand.</w:delText>
        </w:r>
      </w:del>
      <w:ins w:id="2821" w:author="Ezra-redaktør" w:date="2026-10-18T13:44:37Z">
        <w:r>
          <w:t xml:space="preserve">demand,</w:t>
        </w:r>
      </w:ins>
      <w:r>
        <w:t xml:space="preserve"> </w:t>
      </w:r>
      <w:del w:id="2822" w:author="Ezra-redaktør" w:date="2026-10-18T13:44:37Z">
        <w:r>
          <w:delText xml:space="preserve">That</w:delText>
        </w:r>
      </w:del>
      <w:ins w:id="2823" w:author="Ezra-redaktør" w:date="2026-10-18T13:44:37Z">
        <w:r>
          <w:t xml:space="preserve">that</w:t>
        </w:r>
      </w:ins>
      <w:r>
        <w:t xml:space="preserve"> relief was real. </w:t>
      </w:r>
      <w:del w:id="2824" w:author="Ezra-redaktør" w:date="2026-10-18T13:44:37Z">
        <w:r>
          <w:delText xml:space="preserve">But</w:delText>
        </w:r>
      </w:del>
      <w:ins w:id="2825" w:author="Ezra-redaktør" w:date="2026-10-18T13:44:37Z">
        <w:r>
          <w:t xml:space="preserve">Privacy</w:t>
        </w:r>
      </w:ins>
      <w:r>
        <w:t xml:space="preserve"> </w:t>
      </w:r>
      <w:del w:id="2826" w:author="Ezra-redaktør" w:date="2026-10-18T13:44:37Z">
        <w:r>
          <w:delText xml:space="preserve">privacy</w:delText>
        </w:r>
      </w:del>
      <w:ins w:id="2827" w:author="Ezra-redaktør" w:date="2026-10-18T13:44:37Z">
        <w:r>
          <w:t xml:space="preserve">turns</w:t>
        </w:r>
      </w:ins>
      <w:r>
        <w:t xml:space="preserve"> </w:t>
      </w:r>
      <w:del w:id="2828" w:author="Ezra-redaktør" w:date="2026-10-18T13:44:37Z">
        <w:r>
          <w:delText xml:space="preserve">becomes</w:delText>
        </w:r>
      </w:del>
      <w:ins w:id="2829" w:author="Ezra-redaktør" w:date="2026-10-18T13:44:37Z">
        <w:r>
          <w:t xml:space="preserve">into</w:t>
        </w:r>
      </w:ins>
      <w:r>
        <w:t xml:space="preserve"> hiding when it </w:t>
      </w:r>
      <w:del w:id="2830" w:author="Ezra-redaktør" w:date="2026-10-18T13:44:37Z">
        <w:r>
          <w:delText xml:space="preserve">disconnects</w:delText>
        </w:r>
      </w:del>
      <w:ins w:id="2831" w:author="Ezra-redaktør" w:date="2026-10-18T13:44:37Z">
        <w:r>
          <w:t xml:space="preserve">cuts your</w:t>
        </w:r>
      </w:ins>
      <w:r>
        <w:t xml:space="preserve"> behavior </w:t>
      </w:r>
      <w:ins w:id="2832" w:author="Ezra-redaktør" w:date="2026-10-18T13:44:37Z">
        <w:r>
          <w:t xml:space="preserve">off </w:t>
        </w:r>
      </w:ins>
      <w:r>
        <w:t xml:space="preserve">from </w:t>
      </w:r>
      <w:del w:id="2833" w:author="Ezra-redaktør" w:date="2026-10-18T13:44:37Z">
        <w:r>
          <w:delText xml:space="preserve">belief.</w:delText>
        </w:r>
      </w:del>
      <w:ins w:id="2834" w:author="Ezra-redaktør" w:date="2026-10-18T13:44:37Z">
        <w:r>
          <w:t xml:space="preserve">your beliefs.</w:t>
        </w:r>
      </w:ins>
      <w:r>
        <w:t xml:space="preserve"> Healing </w:t>
      </w:r>
      <w:del w:id="2835" w:author="Ezra-redaktør" w:date="2026-10-18T13:44:37Z">
        <w:r>
          <w:delText xml:space="preserve">does</w:delText>
        </w:r>
      </w:del>
      <w:ins w:id="2836" w:author="Ezra-redaktør" w:date="2026-10-18T13:44:37Z">
        <w:r>
          <w:t xml:space="preserve">brings</w:t>
        </w:r>
      </w:ins>
      <w:r>
        <w:t xml:space="preserve"> </w:t>
      </w:r>
      <w:del w:id="2837" w:author="Ezra-redaktør" w:date="2026-10-18T13:44:37Z">
        <w:r>
          <w:delText xml:space="preserve">not</w:delText>
        </w:r>
      </w:del>
      <w:ins w:id="2838" w:author="Ezra-redaktør" w:date="2026-10-18T13:44:37Z">
        <w:r>
          <w:t xml:space="preserve">the</w:t>
        </w:r>
      </w:ins>
      <w:r>
        <w:t xml:space="preserve"> </w:t>
      </w:r>
      <w:del w:id="2839" w:author="Ezra-redaktør" w:date="2026-10-18T13:44:37Z">
        <w:r>
          <w:delText xml:space="preserve">demand exposure. It restores coherence between who</w:delText>
        </w:r>
      </w:del>
      <w:ins w:id="2840" w:author="Ezra-redaktør" w:date="2026-10-18T13:44:37Z">
        <w:r>
          <w:t xml:space="preserve">man</w:t>
        </w:r>
      </w:ins>
      <w:r>
        <w:t xml:space="preserve"> you are alone and </w:t>
      </w:r>
      <w:del w:id="2841" w:author="Ezra-redaktør" w:date="2026-10-18T13:44:37Z">
        <w:r>
          <w:delText xml:space="preserve">who</w:delText>
        </w:r>
      </w:del>
      <w:ins w:id="2842" w:author="Ezra-redaktør" w:date="2026-10-18T13:44:37Z">
        <w:r>
          <w:t xml:space="preserve">the</w:t>
        </w:r>
      </w:ins>
      <w:r>
        <w:t xml:space="preserve"> </w:t>
      </w:r>
      <w:del w:id="2843" w:author="Ezra-redaktør" w:date="2026-10-18T13:44:37Z">
        <w:r>
          <w:delText xml:space="preserve">you present to</w:delText>
        </w:r>
      </w:del>
      <w:ins w:id="2844" w:author="Ezra-redaktør" w:date="2026-10-18T13:44:37Z">
        <w:r>
          <w:t xml:space="preserve">man</w:t>
        </w:r>
      </w:ins>
      <w:r>
        <w:t xml:space="preserve"> the </w:t>
      </w:r>
      <w:del w:id="2845" w:author="Ezra-redaktør" w:date="2026-10-18T13:44:37Z">
        <w:r>
          <w:delText xml:space="preserve">world.</w:delText>
        </w:r>
      </w:del>
      <w:ins w:id="2846" w:author="Ezra-redaktør" w:date="2026-10-18T13:44:37Z">
        <w:r>
          <w:t xml:space="preserve">world sees back together, and it does so without demanding exposure.</w:t>
        </w:r>
      </w:ins>
    </w:p>
    <w:p>
      <w:r>
        <w:t xml:space="preserve">*End of Day 16*</w:t>
      </w:r>
    </w:p>
    <w:p>
      <w:pPr>
        <w:pStyle w:val="Heading1"/>
      </w:pPr>
      <w:del w:id="2847" w:author="Ezra-redaktør" w:date="2026-10-18T13:44:37Z">
        <w:r>
          <w:delText xml:space="preserve">PHASE</w:delText>
        </w:r>
      </w:del>
      <w:ins w:id="2848" w:author="Ezra-redaktør" w:date="2026-10-18T13:44:37Z">
        <w:r>
          <w:t xml:space="preserve">Phase</w:t>
        </w:r>
      </w:ins>
      <w:r>
        <w:t xml:space="preserve"> </w:t>
      </w:r>
      <w:del w:id="2849" w:author="Ezra-redaktør" w:date="2026-10-18T13:44:37Z">
        <w:r>
          <w:delText xml:space="preserve">III</w:delText>
        </w:r>
      </w:del>
      <w:ins w:id="2850" w:author="Ezra-redaktør" w:date="2026-10-18T13:44:37Z">
        <w:r>
          <w:t xml:space="preserve">III:</w:t>
        </w:r>
      </w:ins>
      <w:r>
        <w:t xml:space="preserve"> </w:t>
      </w:r>
      <w:del w:id="2851" w:author="Ezra-redaktør" w:date="2026-10-18T13:44:37Z">
        <w:r>
          <w:delText xml:space="preserve">– REFINE</w:delText>
        </w:r>
      </w:del>
      <w:ins w:id="2852" w:author="Ezra-redaktør" w:date="2026-10-18T13:44:37Z">
        <w:r>
          <w:t xml:space="preserve">Refine</w:t>
        </w:r>
      </w:ins>
    </w:p>
    <w:p>
      <w:r>
        <w:t xml:space="preserve">*Being stripped of what does not endure*</w:t>
      </w:r>
    </w:p>
    <w:p>
      <w:pPr>
        <w:pStyle w:val="Heading2"/>
      </w:pPr>
      <w:r>
        <w:t xml:space="preserve">Day </w:t>
      </w:r>
      <w:del w:id="2853" w:author="Ezra-redaktør" w:date="2026-10-18T13:44:37Z">
        <w:r>
          <w:delText xml:space="preserve">17 –</w:delText>
        </w:r>
      </w:del>
      <w:ins w:id="2854" w:author="Ezra-redaktør" w:date="2026-10-18T13:44:37Z">
        <w:r>
          <w:t xml:space="preserve">17:</w:t>
        </w:r>
      </w:ins>
      <w:r>
        <w:t xml:space="preserve"> Faith That Moves</w:t>
      </w:r>
    </w:p>
    <w:p>
      <w:r>
        <w:t xml:space="preserve">&gt; “But be doers of the word, and not hearers only.” </w:t>
      </w:r>
      <w:del w:id="2855" w:author="Ezra-redaktør" w:date="2026-10-18T13:44:37Z">
        <w:r>
          <w:delText xml:space="preserve">–</w:delText>
        </w:r>
      </w:del>
      <w:ins w:id="2856" w:author="Ezra-redaktør" w:date="2026-10-18T13:44:37Z">
        <w:r>
          <w:t xml:space="preserve">&gt; &gt;</w:t>
        </w:r>
      </w:ins>
      <w:r>
        <w:t xml:space="preserve"> James 1:22</w:t>
      </w:r>
    </w:p>
    <w:p>
      <w:r>
        <w:t xml:space="preserve">Observation clarifies. Action commits. Faith that never moves never </w:t>
      </w:r>
      <w:del w:id="2857" w:author="Ezra-redaktør" w:date="2026-10-18T13:44:37Z">
        <w:r>
          <w:delText xml:space="preserve">tests</w:delText>
        </w:r>
      </w:del>
      <w:ins w:id="2858" w:author="Ezra-redaktør" w:date="2026-10-18T13:44:37Z">
        <w:r>
          <w:t xml:space="preserve">finds out</w:t>
        </w:r>
      </w:ins>
      <w:r>
        <w:t xml:space="preserve"> whether it is real.</w:t>
      </w:r>
    </w:p>
    <w:p>
      <w:pPr>
        <w:pStyle w:val="Heading3"/>
      </w:pPr>
      <w:r>
        <w:t xml:space="preserve">The Scenario</w:t>
      </w:r>
    </w:p>
    <w:p>
      <w:r>
        <w:t xml:space="preserve">Andrew understood his patterns. He could name </w:t>
      </w:r>
      <w:ins w:id="2859" w:author="Ezra-redaktør" w:date="2026-10-18T13:44:37Z">
        <w:r>
          <w:t xml:space="preserve">his </w:t>
        </w:r>
      </w:ins>
      <w:r>
        <w:t xml:space="preserve">distractions, recognize drift, </w:t>
      </w:r>
      <w:ins w:id="2860" w:author="Ezra-redaktør" w:date="2026-10-18T13:44:37Z">
        <w:r>
          <w:t xml:space="preserve">and </w:t>
        </w:r>
      </w:ins>
      <w:r>
        <w:t xml:space="preserve">see </w:t>
      </w:r>
      <w:del w:id="2861" w:author="Ezra-redaktør" w:date="2026-10-18T13:44:37Z">
        <w:r>
          <w:delText xml:space="preserve">the</w:delText>
        </w:r>
      </w:del>
      <w:ins w:id="2862" w:author="Ezra-redaktør" w:date="2026-10-18T13:44:37Z">
        <w:r>
          <w:t xml:space="preserve">what</w:t>
        </w:r>
      </w:ins>
      <w:r>
        <w:t xml:space="preserve"> </w:t>
      </w:r>
      <w:del w:id="2863" w:author="Ezra-redaktør" w:date="2026-10-18T13:44:37Z">
        <w:r>
          <w:delText xml:space="preserve">cost</w:delText>
        </w:r>
      </w:del>
      <w:ins w:id="2864" w:author="Ezra-redaktør" w:date="2026-10-18T13:44:37Z">
        <w:r>
          <w:t xml:space="preserve">his</w:t>
        </w:r>
      </w:ins>
      <w:r>
        <w:t xml:space="preserve"> </w:t>
      </w:r>
      <w:del w:id="2865" w:author="Ezra-redaktør" w:date="2026-10-18T13:44:37Z">
        <w:r>
          <w:delText xml:space="preserve">of</w:delText>
        </w:r>
      </w:del>
      <w:ins w:id="2866" w:author="Ezra-redaktør" w:date="2026-10-18T13:44:37Z">
        <w:r>
          <w:t xml:space="preserve">drift</w:t>
        </w:r>
      </w:ins>
      <w:r>
        <w:t xml:space="preserve"> </w:t>
      </w:r>
      <w:del w:id="2867" w:author="Ezra-redaktør" w:date="2026-10-18T13:44:37Z">
        <w:r>
          <w:delText xml:space="preserve">misalignment.</w:delText>
        </w:r>
      </w:del>
      <w:ins w:id="2868" w:author="Ezra-redaktør" w:date="2026-10-18T13:44:37Z">
        <w:r>
          <w:t xml:space="preserve">was costing him.</w:t>
        </w:r>
      </w:ins>
      <w:r>
        <w:t xml:space="preserve"> Awareness was no longer </w:t>
      </w:r>
      <w:del w:id="2869" w:author="Ezra-redaktør" w:date="2026-10-18T13:44:37Z">
        <w:r>
          <w:delText xml:space="preserve">the</w:delText>
        </w:r>
      </w:del>
      <w:ins w:id="2870" w:author="Ezra-redaktør" w:date="2026-10-18T13:44:37Z">
        <w:r>
          <w:t xml:space="preserve">his</w:t>
        </w:r>
      </w:ins>
      <w:r>
        <w:t xml:space="preserve"> problem. Movement was. </w:t>
      </w:r>
      <w:del w:id="2871" w:author="Ezra-redaktør" w:date="2026-10-18T13:44:37Z">
        <w:r>
          <w:delText xml:space="preserve">He</w:delText>
        </w:r>
      </w:del>
      <w:ins w:id="2872" w:author="Ezra-redaktør" w:date="2026-10-18T13:44:37Z">
        <w:r>
          <w:t xml:space="preserve">Caution</w:t>
        </w:r>
      </w:ins>
      <w:r>
        <w:t xml:space="preserve"> </w:t>
      </w:r>
      <w:del w:id="2873" w:author="Ezra-redaktør" w:date="2026-10-18T13:44:37Z">
        <w:r>
          <w:delText xml:space="preserve">delayed</w:delText>
        </w:r>
      </w:del>
      <w:ins w:id="2874" w:author="Ezra-redaktør" w:date="2026-10-18T13:44:37Z">
        <w:r>
          <w:t xml:space="preserve">held</w:t>
        </w:r>
      </w:ins>
      <w:r>
        <w:t xml:space="preserve"> </w:t>
      </w:r>
      <w:del w:id="2875" w:author="Ezra-redaktør" w:date="2026-10-18T13:44:37Z">
        <w:r>
          <w:delText xml:space="preserve">action,</w:delText>
        </w:r>
      </w:del>
      <w:ins w:id="2876" w:author="Ezra-redaktør" w:date="2026-10-18T13:44:37Z">
        <w:r>
          <w:t xml:space="preserve">him</w:t>
        </w:r>
      </w:ins>
      <w:r>
        <w:t xml:space="preserve"> </w:t>
      </w:r>
      <w:del w:id="2877" w:author="Ezra-redaktør" w:date="2026-10-18T13:44:37Z">
        <w:r>
          <w:delText xml:space="preserve">not out of rebellion, but caution.</w:delText>
        </w:r>
      </w:del>
      <w:ins w:id="2878" w:author="Ezra-redaktør" w:date="2026-10-18T13:44:37Z">
        <w:r>
          <w:t xml:space="preserve">back.</w:t>
        </w:r>
      </w:ins>
      <w:r>
        <w:t xml:space="preserve"> He wanted certainty before </w:t>
      </w:r>
      <w:del w:id="2879" w:author="Ezra-redaktør" w:date="2026-10-18T13:44:37Z">
        <w:r>
          <w:delText xml:space="preserve">commitment.</w:delText>
        </w:r>
      </w:del>
      <w:ins w:id="2880" w:author="Ezra-redaktør" w:date="2026-10-18T13:44:37Z">
        <w:r>
          <w:t xml:space="preserve">he committed.</w:t>
        </w:r>
      </w:ins>
    </w:p>
    <w:p>
      <w:r>
        <w:t xml:space="preserve">What he did not realize was that clarity often </w:t>
      </w:r>
      <w:del w:id="2881" w:author="Ezra-redaktør" w:date="2026-10-18T13:44:37Z">
        <w:r>
          <w:delText xml:space="preserve">follows</w:delText>
        </w:r>
      </w:del>
      <w:ins w:id="2882" w:author="Ezra-redaktør" w:date="2026-10-18T13:44:37Z">
        <w:r>
          <w:t xml:space="preserve">comes</w:t>
        </w:r>
      </w:ins>
      <w:r>
        <w:t xml:space="preserve"> </w:t>
      </w:r>
      <w:del w:id="2883" w:author="Ezra-redaktør" w:date="2026-10-18T13:44:37Z">
        <w:r>
          <w:delText xml:space="preserve">movement,</w:delText>
        </w:r>
      </w:del>
      <w:ins w:id="2884" w:author="Ezra-redaktør" w:date="2026-10-18T13:44:37Z">
        <w:r>
          <w:t xml:space="preserve">after</w:t>
        </w:r>
      </w:ins>
      <w:r>
        <w:t xml:space="preserve"> </w:t>
      </w:r>
      <w:del w:id="2885" w:author="Ezra-redaktør" w:date="2026-10-18T13:44:37Z">
        <w:r>
          <w:delText xml:space="preserve">not</w:delText>
        </w:r>
      </w:del>
      <w:ins w:id="2886" w:author="Ezra-redaktør" w:date="2026-10-18T13:44:37Z">
        <w:r>
          <w:t xml:space="preserve">you</w:t>
        </w:r>
      </w:ins>
      <w:r>
        <w:t xml:space="preserve"> </w:t>
      </w:r>
      <w:del w:id="2887" w:author="Ezra-redaktør" w:date="2026-10-18T13:44:37Z">
        <w:r>
          <w:delText xml:space="preserve">the other way around.</w:delText>
        </w:r>
      </w:del>
      <w:ins w:id="2888" w:author="Ezra-redaktør" w:date="2026-10-18T13:44:37Z">
        <w:r>
          <w:t xml:space="preserve">move.</w:t>
        </w:r>
      </w:ins>
    </w:p>
    <w:p>
      <w:pPr>
        <w:pStyle w:val="Heading3"/>
      </w:pPr>
      <w:r>
        <w:t xml:space="preserve">Insight Without Action vs.</w:t>
      </w:r>
      <w:del w:id="2889" w:author="Ezra-redaktør" w:date="2026-10-18T13:44:37Z">
        <w:r>
          <w:delText xml:space="preserve"> </w:delText>
        </w:r>
      </w:del>
      <w:ins w:id="2890" w:author="Ezra-redaktør" w:date="2026-10-18T13:44:37Z">
        <w:r>
          <w:t xml:space="preserve"> </w:t>
        </w:r>
      </w:ins>
      <w:r>
        <w:t xml:space="preserve">Faith in Motion</w:t>
      </w:r>
    </w:p>
    <w:p>
      <w:r>
        <w:t xml:space="preserve">| Insight Without Action</w:t>
      </w:r>
      <w:del w:id="2891" w:author="Ezra-redaktør" w:date="2026-10-18T13:44:37Z">
        <w:r>
          <w:delText xml:space="preserve">    </w:delText>
        </w:r>
      </w:del>
      <w:ins w:id="2892" w:author="Ezra-redaktør" w:date="2026-10-18T13:44:37Z">
        <w:r>
          <w:t xml:space="preserve"> </w:t>
        </w:r>
      </w:ins>
      <w:r>
        <w:t xml:space="preserve">| Faith in Motion</w:t>
      </w:r>
      <w:del w:id="2893" w:author="Ezra-redaktør" w:date="2026-10-18T13:44:37Z">
        <w:r>
          <w:delText xml:space="preserve">     </w:delText>
        </w:r>
      </w:del>
      <w:ins w:id="2894" w:author="Ezra-redaktør" w:date="2026-10-18T13:44:37Z">
        <w:r>
          <w:t xml:space="preserve"> </w:t>
        </w:r>
      </w:ins>
      <w:r>
        <w:t xml:space="preserve">| </w:t>
      </w:r>
      <w:del w:id="2895" w:author="Ezra-redaktør" w:date="2026-10-18T13:44:37Z">
        <w:r>
          <w:delText xml:space="preserve">|---------------------------|---------------------|</w:delText>
        </w:r>
      </w:del>
      <w:ins w:id="2896" w:author="Ezra-redaktør" w:date="2026-10-18T13:44:37Z">
        <w:r>
          <w:t xml:space="preserve">| :- | :- |</w:t>
        </w:r>
      </w:ins>
      <w:r>
        <w:t xml:space="preserve"> | Accumulates understanding | Activates obedience | | Seeks certainty first</w:t>
      </w:r>
      <w:del w:id="2897" w:author="Ezra-redaktør" w:date="2026-10-18T13:44:37Z">
        <w:r>
          <w:delText xml:space="preserve">     </w:delText>
        </w:r>
      </w:del>
      <w:ins w:id="2898" w:author="Ezra-redaktør" w:date="2026-10-18T13:44:37Z">
        <w:r>
          <w:t xml:space="preserve"> </w:t>
        </w:r>
      </w:ins>
      <w:r>
        <w:t xml:space="preserve">| Acts with trust</w:t>
      </w:r>
      <w:del w:id="2899" w:author="Ezra-redaktør" w:date="2026-10-18T13:44:37Z">
        <w:r>
          <w:delText xml:space="preserve">     </w:delText>
        </w:r>
      </w:del>
      <w:ins w:id="2900" w:author="Ezra-redaktør" w:date="2026-10-18T13:44:37Z">
        <w:r>
          <w:t xml:space="preserve"> </w:t>
        </w:r>
      </w:ins>
      <w:r>
        <w:t xml:space="preserve">| | Delays risk</w:t>
      </w:r>
      <w:del w:id="2901" w:author="Ezra-redaktør" w:date="2026-10-18T13:44:37Z">
        <w:r>
          <w:delText xml:space="preserve">               </w:delText>
        </w:r>
      </w:del>
      <w:ins w:id="2902" w:author="Ezra-redaktør" w:date="2026-10-18T13:44:37Z">
        <w:r>
          <w:t xml:space="preserve"> </w:t>
        </w:r>
      </w:ins>
      <w:r>
        <w:t xml:space="preserve">| Accepts exposure</w:t>
      </w:r>
      <w:del w:id="2903" w:author="Ezra-redaktør" w:date="2026-10-18T13:44:37Z">
        <w:r>
          <w:delText xml:space="preserve">    </w:delText>
        </w:r>
      </w:del>
      <w:ins w:id="2904" w:author="Ezra-redaktør" w:date="2026-10-18T13:44:37Z">
        <w:r>
          <w:t xml:space="preserve"> </w:t>
        </w:r>
      </w:ins>
      <w:r>
        <w:t xml:space="preserve">| | Feels informed</w:t>
      </w:r>
      <w:del w:id="2905" w:author="Ezra-redaktør" w:date="2026-10-18T13:44:37Z">
        <w:r>
          <w:delText xml:space="preserve">            </w:delText>
        </w:r>
      </w:del>
      <w:ins w:id="2906" w:author="Ezra-redaktør" w:date="2026-10-18T13:44:37Z">
        <w:r>
          <w:t xml:space="preserve"> </w:t>
        </w:r>
      </w:ins>
      <w:r>
        <w:t xml:space="preserve">| Becomes tested</w:t>
      </w:r>
      <w:del w:id="2907" w:author="Ezra-redaktør" w:date="2026-10-18T13:44:37Z">
        <w:r>
          <w:delText xml:space="preserve">      </w:delText>
        </w:r>
      </w:del>
      <w:ins w:id="2908" w:author="Ezra-redaktør" w:date="2026-10-18T13:44:37Z">
        <w:r>
          <w:t xml:space="preserve"> </w:t>
        </w:r>
      </w:ins>
      <w:r>
        <w:t xml:space="preserve">| | Remains theoretical</w:t>
      </w:r>
      <w:del w:id="2909" w:author="Ezra-redaktør" w:date="2026-10-18T13:44:37Z">
        <w:r>
          <w:delText xml:space="preserve">       </w:delText>
        </w:r>
      </w:del>
      <w:ins w:id="2910" w:author="Ezra-redaktør" w:date="2026-10-18T13:44:37Z">
        <w:r>
          <w:t xml:space="preserve"> </w:t>
        </w:r>
      </w:ins>
      <w:r>
        <w:t xml:space="preserve">| Enters reality</w:t>
      </w:r>
      <w:del w:id="2911" w:author="Ezra-redaktør" w:date="2026-10-18T13:44:37Z">
        <w:r>
          <w:delText xml:space="preserve">      </w:delText>
        </w:r>
      </w:del>
      <w:ins w:id="2912" w:author="Ezra-redaktør" w:date="2026-10-18T13:44:37Z">
        <w:r>
          <w:t xml:space="preserve"> </w:t>
        </w:r>
      </w:ins>
      <w:r>
        <w:t xml:space="preserve">|</w:t>
      </w:r>
    </w:p>
    <w:p>
      <w:r>
        <w:t xml:space="preserve">Understanding prepares faith. Movement proves it.</w:t>
      </w:r>
    </w:p>
    <w:p>
      <w:pPr>
        <w:pStyle w:val="Heading3"/>
      </w:pPr>
      <w:r>
        <w:t xml:space="preserve">What This Day Is Really About</w:t>
      </w:r>
    </w:p>
    <w:p>
      <w:del w:id="2913" w:author="Ezra-redaktør" w:date="2026-10-18T13:44:37Z">
        <w:r>
          <w:delText xml:space="preserve">This</w:delText>
        </w:r>
      </w:del>
      <w:ins w:id="2914" w:author="Ezra-redaktør" w:date="2026-10-18T13:44:37Z">
        <w:r>
          <w:t xml:space="preserve">Trust</w:t>
        </w:r>
      </w:ins>
      <w:r>
        <w:t xml:space="preserve"> </w:t>
      </w:r>
      <w:del w:id="2915" w:author="Ezra-redaktør" w:date="2026-10-18T13:44:37Z">
        <w:r>
          <w:delText xml:space="preserve">day</w:delText>
        </w:r>
      </w:del>
      <w:ins w:id="2916" w:author="Ezra-redaktør" w:date="2026-10-18T13:44:37Z">
        <w:r>
          <w:t xml:space="preserve">has</w:t>
        </w:r>
      </w:ins>
      <w:r>
        <w:t xml:space="preserve"> </w:t>
      </w:r>
      <w:del w:id="2917" w:author="Ezra-redaktør" w:date="2026-10-18T13:44:37Z">
        <w:r>
          <w:delText xml:space="preserve">is</w:delText>
        </w:r>
      </w:del>
      <w:ins w:id="2918" w:author="Ezra-redaktør" w:date="2026-10-18T13:44:37Z">
        <w:r>
          <w:t xml:space="preserve">to</w:t>
        </w:r>
      </w:ins>
      <w:r>
        <w:t xml:space="preserve"> </w:t>
      </w:r>
      <w:del w:id="2919" w:author="Ezra-redaktør" w:date="2026-10-18T13:44:37Z">
        <w:r>
          <w:delText xml:space="preserve">not</w:delText>
        </w:r>
      </w:del>
      <w:ins w:id="2920" w:author="Ezra-redaktør" w:date="2026-10-18T13:44:37Z">
        <w:r>
          <w:t xml:space="preserve">show</w:t>
        </w:r>
      </w:ins>
      <w:r>
        <w:t xml:space="preserve"> </w:t>
      </w:r>
      <w:del w:id="2921" w:author="Ezra-redaktør" w:date="2026-10-18T13:44:37Z">
        <w:r>
          <w:delText xml:space="preserve">about</w:delText>
        </w:r>
      </w:del>
      <w:ins w:id="2922" w:author="Ezra-redaktør" w:date="2026-10-18T13:44:37Z">
        <w:r>
          <w:t xml:space="preserve">up</w:t>
        </w:r>
      </w:ins>
      <w:r>
        <w:t xml:space="preserve"> </w:t>
      </w:r>
      <w:del w:id="2923" w:author="Ezra-redaktør" w:date="2026-10-18T13:44:37Z">
        <w:r>
          <w:delText xml:space="preserve">impulsive</w:delText>
        </w:r>
      </w:del>
      <w:ins w:id="2924" w:author="Ezra-redaktør" w:date="2026-10-18T13:44:37Z">
        <w:r>
          <w:t xml:space="preserve">in</w:t>
        </w:r>
      </w:ins>
      <w:r>
        <w:t xml:space="preserve"> </w:t>
      </w:r>
      <w:del w:id="2925" w:author="Ezra-redaktør" w:date="2026-10-18T13:44:37Z">
        <w:r>
          <w:delText xml:space="preserve">obedience.</w:delText>
        </w:r>
      </w:del>
      <w:ins w:id="2926" w:author="Ezra-redaktør" w:date="2026-10-18T13:44:37Z">
        <w:r>
          <w:t xml:space="preserve">what</w:t>
        </w:r>
      </w:ins>
      <w:r>
        <w:t xml:space="preserve"> </w:t>
      </w:r>
      <w:del w:id="2927" w:author="Ezra-redaktør" w:date="2026-10-18T13:44:37Z">
        <w:r>
          <w:delText xml:space="preserve">It</w:delText>
        </w:r>
      </w:del>
      <w:ins w:id="2928" w:author="Ezra-redaktør" w:date="2026-10-18T13:44:37Z">
        <w:r>
          <w:t xml:space="preserve">you</w:t>
        </w:r>
      </w:ins>
      <w:r>
        <w:t xml:space="preserve"> </w:t>
      </w:r>
      <w:del w:id="2929" w:author="Ezra-redaktør" w:date="2026-10-18T13:44:37Z">
        <w:r>
          <w:delText xml:space="preserve">is</w:delText>
        </w:r>
      </w:del>
      <w:ins w:id="2930" w:author="Ezra-redaktør" w:date="2026-10-18T13:44:37Z">
        <w:r>
          <w:t xml:space="preserve">do,</w:t>
        </w:r>
      </w:ins>
      <w:r>
        <w:t xml:space="preserve"> </w:t>
      </w:r>
      <w:del w:id="2931" w:author="Ezra-redaktør" w:date="2026-10-18T13:44:37Z">
        <w:r>
          <w:delText xml:space="preserve">about</w:delText>
        </w:r>
      </w:del>
      <w:ins w:id="2932" w:author="Ezra-redaktør" w:date="2026-10-18T13:44:37Z">
        <w:r>
          <w:t xml:space="preserve">without</w:t>
        </w:r>
      </w:ins>
      <w:r>
        <w:t xml:space="preserve"> </w:t>
      </w:r>
      <w:del w:id="2933" w:author="Ezra-redaktør" w:date="2026-10-18T13:44:37Z">
        <w:r>
          <w:delText xml:space="preserve">embodied</w:delText>
        </w:r>
      </w:del>
      <w:ins w:id="2934" w:author="Ezra-redaktør" w:date="2026-10-18T13:44:37Z">
        <w:r>
          <w:t xml:space="preserve">tipping</w:t>
        </w:r>
      </w:ins>
      <w:r>
        <w:t xml:space="preserve"> </w:t>
      </w:r>
      <w:del w:id="2935" w:author="Ezra-redaktør" w:date="2026-10-18T13:44:37Z">
        <w:r>
          <w:delText xml:space="preserve">trust.</w:delText>
        </w:r>
      </w:del>
      <w:ins w:id="2936" w:author="Ezra-redaktør" w:date="2026-10-18T13:44:37Z">
        <w:r>
          <w:t xml:space="preserve">into impulsiveness.</w:t>
        </w:r>
      </w:ins>
      <w:r>
        <w:t xml:space="preserve"> Some truths </w:t>
      </w:r>
      <w:del w:id="2937" w:author="Ezra-redaktør" w:date="2026-10-18T13:44:37Z">
        <w:r>
          <w:delText xml:space="preserve">remain</w:delText>
        </w:r>
      </w:del>
      <w:ins w:id="2938" w:author="Ezra-redaktør" w:date="2026-10-18T13:44:37Z">
        <w:r>
          <w:t xml:space="preserve">stay</w:t>
        </w:r>
      </w:ins>
      <w:r>
        <w:t xml:space="preserve"> abstract until </w:t>
      </w:r>
      <w:del w:id="2939" w:author="Ezra-redaktør" w:date="2026-10-18T13:44:37Z">
        <w:r>
          <w:delText xml:space="preserve">they</w:delText>
        </w:r>
      </w:del>
      <w:ins w:id="2940" w:author="Ezra-redaktør" w:date="2026-10-18T13:44:37Z">
        <w:r>
          <w:t xml:space="preserve">you</w:t>
        </w:r>
      </w:ins>
      <w:r>
        <w:t xml:space="preserve"> </w:t>
      </w:r>
      <w:del w:id="2941" w:author="Ezra-redaktør" w:date="2026-10-18T13:44:37Z">
        <w:r>
          <w:delText xml:space="preserve">are</w:delText>
        </w:r>
      </w:del>
      <w:ins w:id="2942" w:author="Ezra-redaktør" w:date="2026-10-18T13:44:37Z">
        <w:r>
          <w:t xml:space="preserve">act</w:t>
        </w:r>
      </w:ins>
      <w:r>
        <w:t xml:space="preserve"> </w:t>
      </w:r>
      <w:del w:id="2943" w:author="Ezra-redaktør" w:date="2026-10-18T13:44:37Z">
        <w:r>
          <w:delText xml:space="preserve">acted</w:delText>
        </w:r>
      </w:del>
      <w:ins w:id="2944" w:author="Ezra-redaktør" w:date="2026-10-18T13:44:37Z">
        <w:r>
          <w:t xml:space="preserve">on</w:t>
        </w:r>
      </w:ins>
      <w:r>
        <w:t xml:space="preserve"> </w:t>
      </w:r>
      <w:del w:id="2945" w:author="Ezra-redaktør" w:date="2026-10-18T13:44:37Z">
        <w:r>
          <w:delText xml:space="preserve">upon;</w:delText>
        </w:r>
      </w:del>
      <w:ins w:id="2946" w:author="Ezra-redaktør" w:date="2026-10-18T13:44:37Z">
        <w:r>
          <w:t xml:space="preserve">them, and</w:t>
        </w:r>
      </w:ins>
      <w:r>
        <w:t xml:space="preserve"> faith becomes concrete only when belief </w:t>
      </w:r>
      <w:del w:id="2947" w:author="Ezra-redaktør" w:date="2026-10-18T13:44:37Z">
        <w:r>
          <w:delText xml:space="preserve">enters</w:delText>
        </w:r>
      </w:del>
      <w:ins w:id="2948" w:author="Ezra-redaktør" w:date="2026-10-18T13:44:37Z">
        <w:r>
          <w:t xml:space="preserve">reaches</w:t>
        </w:r>
      </w:ins>
      <w:r>
        <w:t xml:space="preserve"> behavior. You cannot steer a bicycle that is standing </w:t>
      </w:r>
      <w:del w:id="2949" w:author="Ezra-redaktør" w:date="2026-10-18T13:44:37Z">
        <w:r>
          <w:delText xml:space="preserve">still:</w:delText>
        </w:r>
      </w:del>
      <w:ins w:id="2950" w:author="Ezra-redaktør" w:date="2026-10-18T13:44:37Z">
        <w:r>
          <w:t xml:space="preserve">still.</w:t>
        </w:r>
      </w:ins>
      <w:r>
        <w:t xml:space="preserve"> </w:t>
      </w:r>
      <w:del w:id="2951" w:author="Ezra-redaktør" w:date="2026-10-18T13:44:37Z">
        <w:r>
          <w:delText xml:space="preserve">balance</w:delText>
        </w:r>
      </w:del>
      <w:ins w:id="2952" w:author="Ezra-redaktør" w:date="2026-10-18T13:44:37Z">
        <w:r>
          <w:t xml:space="preserve">Balance</w:t>
        </w:r>
      </w:ins>
      <w:r>
        <w:t xml:space="preserve"> and direction arrive together, and both arrive after you push off.</w:t>
      </w:r>
    </w:p>
    <w:p>
      <w:del w:id="2953" w:author="Ezra-redaktør" w:date="2026-10-18T13:44:37Z">
        <w:r>
          <w:delText xml:space="preserve">You</w:delText>
        </w:r>
      </w:del>
      <w:ins w:id="2954" w:author="Ezra-redaktør" w:date="2026-10-18T13:44:37Z">
        <w:r>
          <w:t xml:space="preserve">If</w:t>
        </w:r>
      </w:ins>
      <w:r>
        <w:t xml:space="preserve"> </w:t>
      </w:r>
      <w:del w:id="2955" w:author="Ezra-redaktør" w:date="2026-10-18T13:44:37Z">
        <w:r>
          <w:delText xml:space="preserve">may</w:delText>
        </w:r>
      </w:del>
      <w:ins w:id="2956" w:author="Ezra-redaktør" w:date="2026-10-18T13:44:37Z">
        <w:r>
          <w:t xml:space="preserve">you</w:t>
        </w:r>
      </w:ins>
      <w:r>
        <w:t xml:space="preserve"> </w:t>
      </w:r>
      <w:del w:id="2957" w:author="Ezra-redaktør" w:date="2026-10-18T13:44:37Z">
        <w:r>
          <w:delText xml:space="preserve">object</w:delText>
        </w:r>
      </w:del>
      <w:ins w:id="2958" w:author="Ezra-redaktør" w:date="2026-10-18T13:44:37Z">
        <w:r>
          <w:t xml:space="preserve">tend</w:t>
        </w:r>
      </w:ins>
      <w:r>
        <w:t xml:space="preserve"> </w:t>
      </w:r>
      <w:del w:id="2959" w:author="Ezra-redaktør" w:date="2026-10-18T13:44:37Z">
        <w:r>
          <w:delText xml:space="preserve">that</w:delText>
        </w:r>
      </w:del>
      <w:ins w:id="2960" w:author="Ezra-redaktør" w:date="2026-10-18T13:44:37Z">
        <w:r>
          <w:t xml:space="preserve">to act on feeling,</w:t>
        </w:r>
      </w:ins>
      <w:r>
        <w:t xml:space="preserve"> Day 8 </w:t>
      </w:r>
      <w:del w:id="2961" w:author="Ezra-redaktør" w:date="2026-10-18T13:44:37Z">
        <w:r>
          <w:delText xml:space="preserve">told</w:delText>
        </w:r>
      </w:del>
      <w:ins w:id="2962" w:author="Ezra-redaktør" w:date="2026-10-18T13:44:37Z">
        <w:r>
          <w:t xml:space="preserve">was for you. If fear keeps</w:t>
        </w:r>
      </w:ins>
      <w:r>
        <w:t xml:space="preserve"> you </w:t>
      </w:r>
      <w:del w:id="2963" w:author="Ezra-redaktør" w:date="2026-10-18T13:44:37Z">
        <w:r>
          <w:delText xml:space="preserve">the</w:delText>
        </w:r>
      </w:del>
      <w:ins w:id="2964" w:author="Ezra-redaktør" w:date="2026-10-18T13:44:37Z">
        <w:r>
          <w:t xml:space="preserve">waiting,</w:t>
        </w:r>
      </w:ins>
      <w:r>
        <w:t xml:space="preserve"> </w:t>
      </w:r>
      <w:del w:id="2965" w:author="Ezra-redaktør" w:date="2026-10-18T13:44:37Z">
        <w:r>
          <w:delText xml:space="preserve">opposite:</w:delText>
        </w:r>
      </w:del>
      <w:ins w:id="2966" w:author="Ezra-redaktør" w:date="2026-10-18T13:44:37Z">
        <w:r>
          <w:t xml:space="preserve">today</w:t>
        </w:r>
      </w:ins>
      <w:r>
        <w:t xml:space="preserve"> </w:t>
      </w:r>
      <w:del w:id="2967" w:author="Ezra-redaktør" w:date="2026-10-18T13:44:37Z">
        <w:r>
          <w:delText xml:space="preserve">study passion, do not act on it. Both stand, and they are aimed at different men. Day 8 restrains the one driven by feeling; this day moves the one delayed by fear.</w:delText>
        </w:r>
      </w:del>
      <w:ins w:id="2968" w:author="Ezra-redaktør" w:date="2026-10-18T13:44:37Z">
        <w:r>
          <w:t xml:space="preserve">is.</w:t>
        </w:r>
      </w:ins>
      <w:r>
        <w:t xml:space="preserve"> Passion is not permission, and caution is not obedience.</w:t>
      </w:r>
    </w:p>
    <w:p>
      <w:r>
        <w:t xml:space="preserve">Delay feels wise. </w:t>
      </w:r>
      <w:del w:id="2969" w:author="Ezra-redaktør" w:date="2026-10-18T13:44:37Z">
        <w:r>
          <w:delText xml:space="preserve">But</w:delText>
        </w:r>
      </w:del>
      <w:ins w:id="2970" w:author="Ezra-redaktør" w:date="2026-10-18T13:44:37Z">
        <w:r>
          <w:t xml:space="preserve">Stretched</w:t>
        </w:r>
      </w:ins>
      <w:r>
        <w:t xml:space="preserve"> </w:t>
      </w:r>
      <w:del w:id="2971" w:author="Ezra-redaktør" w:date="2026-10-18T13:44:37Z">
        <w:r>
          <w:delText xml:space="preserve">prolonged</w:delText>
        </w:r>
      </w:del>
      <w:ins w:id="2972" w:author="Ezra-redaktør" w:date="2026-10-18T13:44:37Z">
        <w:r>
          <w:t xml:space="preserve">out</w:t>
        </w:r>
      </w:ins>
      <w:r>
        <w:t xml:space="preserve"> </w:t>
      </w:r>
      <w:del w:id="2973" w:author="Ezra-redaktør" w:date="2026-10-18T13:44:37Z">
        <w:r>
          <w:delText xml:space="preserve">delay</w:delText>
        </w:r>
      </w:del>
      <w:ins w:id="2974" w:author="Ezra-redaktør" w:date="2026-10-18T13:44:37Z">
        <w:r>
          <w:t xml:space="preserve">long enough, it is</w:t>
        </w:r>
      </w:ins>
      <w:r>
        <w:t xml:space="preserve"> often </w:t>
      </w:r>
      <w:del w:id="2975" w:author="Ezra-redaktør" w:date="2026-10-18T13:44:37Z">
        <w:r>
          <w:delText xml:space="preserve">disguises</w:delText>
        </w:r>
      </w:del>
      <w:ins w:id="2976" w:author="Ezra-redaktør" w:date="2026-10-18T13:44:37Z">
        <w:r>
          <w:t xml:space="preserve">fear</w:t>
        </w:r>
      </w:ins>
      <w:r>
        <w:t xml:space="preserve"> </w:t>
      </w:r>
      <w:del w:id="2977" w:author="Ezra-redaktør" w:date="2026-10-18T13:44:37Z">
        <w:r>
          <w:delText xml:space="preserve">fear</w:delText>
        </w:r>
      </w:del>
      <w:ins w:id="2978" w:author="Ezra-redaktør" w:date="2026-10-18T13:44:37Z">
        <w:r>
          <w:t xml:space="preserve">dressed up</w:t>
        </w:r>
      </w:ins>
      <w:r>
        <w:t xml:space="preserve"> as discernment.</w:t>
      </w:r>
    </w:p>
    <w:p>
      <w:pPr>
        <w:pStyle w:val="Heading3"/>
      </w:pPr>
      <w:r>
        <w:t xml:space="preserve">The Practice</w:t>
      </w:r>
    </w:p>
    <w:p>
      <w:del w:id="2979" w:author="Ezra-redaktør" w:date="2026-10-18T13:44:37Z">
        <w:r>
          <w:delText xml:space="preserve">Today,</w:delText>
        </w:r>
      </w:del>
      <w:ins w:id="2980" w:author="Ezra-redaktør" w:date="2026-10-18T13:44:37Z">
        <w:r>
          <w:t xml:space="preserve">Think</w:t>
        </w:r>
      </w:ins>
      <w:r>
        <w:t xml:space="preserve"> </w:t>
      </w:r>
      <w:del w:id="2981" w:author="Ezra-redaktør" w:date="2026-10-18T13:44:37Z">
        <w:r>
          <w:delText xml:space="preserve">identify</w:delText>
        </w:r>
      </w:del>
      <w:ins w:id="2982" w:author="Ezra-redaktør" w:date="2026-10-18T13:44:37Z">
        <w:r>
          <w:t xml:space="preserve">of</w:t>
        </w:r>
      </w:ins>
      <w:r>
        <w:t xml:space="preserve"> one </w:t>
      </w:r>
      <w:del w:id="2983" w:author="Ezra-redaktør" w:date="2026-10-18T13:44:37Z">
        <w:r>
          <w:delText xml:space="preserve">insight</w:delText>
        </w:r>
      </w:del>
      <w:ins w:id="2984" w:author="Ezra-redaktør" w:date="2026-10-18T13:44:37Z">
        <w:r>
          <w:t xml:space="preserve">thing</w:t>
        </w:r>
      </w:ins>
      <w:r>
        <w:t xml:space="preserve"> you already </w:t>
      </w:r>
      <w:del w:id="2985" w:author="Ezra-redaktør" w:date="2026-10-18T13:44:37Z">
        <w:r>
          <w:delText xml:space="preserve">possess</w:delText>
        </w:r>
      </w:del>
      <w:ins w:id="2986" w:author="Ezra-redaktør" w:date="2026-10-18T13:44:37Z">
        <w:r>
          <w:t xml:space="preserve">know</w:t>
        </w:r>
      </w:ins>
      <w:r>
        <w:t xml:space="preserve"> but have not acted on. Ask:</w:t>
      </w:r>
    </w:p>
    <w:p>
      <w:r>
        <w:t xml:space="preserve">- What obedience have I postponed for clarity? - What step is small enough to take honestly? - What movement would transform belief into practice?</w:t>
      </w:r>
    </w:p>
    <w:p>
      <w:del w:id="2987" w:author="Ezra-redaktør" w:date="2026-10-18T13:44:37Z">
        <w:r>
          <w:delText xml:space="preserve">Do</w:delText>
        </w:r>
      </w:del>
      <w:ins w:id="2988" w:author="Ezra-redaktør" w:date="2026-10-18T13:44:37Z">
        <w:r>
          <w:t xml:space="preserve">Skip</w:t>
        </w:r>
      </w:ins>
      <w:r>
        <w:t xml:space="preserve"> </w:t>
      </w:r>
      <w:del w:id="2989" w:author="Ezra-redaktør" w:date="2026-10-18T13:44:37Z">
        <w:r>
          <w:delText xml:space="preserve">not</w:delText>
        </w:r>
      </w:del>
      <w:ins w:id="2990" w:author="Ezra-redaktør" w:date="2026-10-18T13:44:37Z">
        <w:r>
          <w:t xml:space="preserve">the</w:t>
        </w:r>
      </w:ins>
      <w:r>
        <w:t xml:space="preserve"> </w:t>
      </w:r>
      <w:del w:id="2991" w:author="Ezra-redaktør" w:date="2026-10-18T13:44:37Z">
        <w:r>
          <w:delText xml:space="preserve">plan</w:delText>
        </w:r>
      </w:del>
      <w:ins w:id="2992" w:author="Ezra-redaktør" w:date="2026-10-18T13:44:37Z">
        <w:r>
          <w:t xml:space="preserve">long</w:t>
        </w:r>
      </w:ins>
      <w:r>
        <w:t xml:space="preserve"> </w:t>
      </w:r>
      <w:del w:id="2993" w:author="Ezra-redaktør" w:date="2026-10-18T13:44:37Z">
        <w:r>
          <w:delText xml:space="preserve">extensively.</w:delText>
        </w:r>
      </w:del>
      <w:ins w:id="2994" w:author="Ezra-redaktør" w:date="2026-10-18T13:44:37Z">
        <w:r>
          <w:t xml:space="preserve">plan.</w:t>
        </w:r>
      </w:ins>
      <w:r>
        <w:t xml:space="preserve"> Move once.</w:t>
      </w:r>
    </w:p>
    <w:p>
      <w:pPr>
        <w:pStyle w:val="Heading3"/>
      </w:pPr>
      <w:r>
        <w:t xml:space="preserve">Healing </w:t>
      </w:r>
      <w:del w:id="2995" w:author="Ezra-redaktør" w:date="2026-10-18T13:44:37Z">
        <w:r>
          <w:delText xml:space="preserve">Forge –</w:delText>
        </w:r>
      </w:del>
      <w:ins w:id="2996" w:author="Ezra-redaktør" w:date="2026-10-18T13:44:37Z">
        <w:r>
          <w:t xml:space="preserve">Forge:</w:t>
        </w:r>
      </w:ins>
      <w:r>
        <w:t xml:space="preserve"> When Movement Felt Unsafe</w:t>
      </w:r>
    </w:p>
    <w:p>
      <w:del w:id="2997" w:author="Ezra-redaktør" w:date="2026-10-18T13:44:37Z">
        <w:r>
          <w:delText xml:space="preserve">For</w:delText>
        </w:r>
      </w:del>
      <w:ins w:id="2998" w:author="Ezra-redaktør" w:date="2026-10-18T13:44:37Z">
        <w:r>
          <w:t xml:space="preserve">Hesitation</w:t>
        </w:r>
      </w:ins>
      <w:r>
        <w:t xml:space="preserve"> </w:t>
      </w:r>
      <w:del w:id="2999" w:author="Ezra-redaktør" w:date="2026-10-18T13:44:37Z">
        <w:r>
          <w:delText xml:space="preserve">some</w:delText>
        </w:r>
      </w:del>
      <w:ins w:id="3000" w:author="Ezra-redaktør" w:date="2026-10-18T13:44:37Z">
        <w:r>
          <w:t xml:space="preserve">may</w:t>
        </w:r>
      </w:ins>
      <w:r>
        <w:t xml:space="preserve"> </w:t>
      </w:r>
      <w:del w:id="3001" w:author="Ezra-redaktør" w:date="2026-10-18T13:44:37Z">
        <w:r>
          <w:delText xml:space="preserve">men,</w:delText>
        </w:r>
      </w:del>
      <w:ins w:id="3002" w:author="Ezra-redaktør" w:date="2026-10-18T13:44:37Z">
        <w:r>
          <w:t xml:space="preserve">once</w:t>
        </w:r>
      </w:ins>
      <w:r>
        <w:t xml:space="preserve"> </w:t>
      </w:r>
      <w:del w:id="3003" w:author="Ezra-redaktør" w:date="2026-10-18T13:44:37Z">
        <w:r>
          <w:delText xml:space="preserve">hesitation</w:delText>
        </w:r>
      </w:del>
      <w:ins w:id="3004" w:author="Ezra-redaktør" w:date="2026-10-18T13:44:37Z">
        <w:r>
          <w:t xml:space="preserve">have</w:t>
        </w:r>
      </w:ins>
      <w:r>
        <w:t xml:space="preserve"> protected </w:t>
      </w:r>
      <w:del w:id="3005" w:author="Ezra-redaktør" w:date="2026-10-18T13:44:37Z">
        <w:r>
          <w:delText xml:space="preserve">them.</w:delText>
        </w:r>
      </w:del>
      <w:ins w:id="3006" w:author="Ezra-redaktør" w:date="2026-10-18T13:44:37Z">
        <w:r>
          <w:t xml:space="preserve">you.</w:t>
        </w:r>
      </w:ins>
      <w:r>
        <w:t xml:space="preserve"> Acting too soon</w:t>
      </w:r>
      <w:del w:id="3007" w:author="Ezra-redaktør" w:date="2026-10-18T13:44:37Z">
        <w:r>
          <w:delText xml:space="preserve"> once</w:delText>
        </w:r>
      </w:del>
      <w:r>
        <w:t xml:space="preserve"> led to harm, shame, or failure, and caution became </w:t>
      </w:r>
      <w:ins w:id="3008" w:author="Ezra-redaktør" w:date="2026-10-18T13:44:37Z">
        <w:r>
          <w:t xml:space="preserve">a </w:t>
        </w:r>
      </w:ins>
      <w:r>
        <w:t xml:space="preserve">habit. </w:t>
      </w:r>
      <w:del w:id="3009" w:author="Ezra-redaktør" w:date="2026-10-18T13:44:37Z">
        <w:r>
          <w:delText xml:space="preserve">But</w:delText>
        </w:r>
      </w:del>
      <w:ins w:id="3010" w:author="Ezra-redaktør" w:date="2026-10-18T13:44:37Z">
        <w:r>
          <w:t xml:space="preserve">Formation</w:t>
        </w:r>
      </w:ins>
      <w:r>
        <w:t xml:space="preserve"> </w:t>
      </w:r>
      <w:del w:id="3011" w:author="Ezra-redaktør" w:date="2026-10-18T13:44:37Z">
        <w:r>
          <w:delText xml:space="preserve">formation</w:delText>
        </w:r>
      </w:del>
      <w:ins w:id="3012" w:author="Ezra-redaktør" w:date="2026-10-18T13:44:37Z">
        <w:r>
          <w:t xml:space="preserve">still</w:t>
        </w:r>
      </w:ins>
      <w:r>
        <w:t xml:space="preserve"> requires </w:t>
      </w:r>
      <w:del w:id="3013" w:author="Ezra-redaktør" w:date="2026-10-18T13:44:37Z">
        <w:r>
          <w:delText xml:space="preserve">risk:</w:delText>
        </w:r>
      </w:del>
      <w:ins w:id="3014" w:author="Ezra-redaktør" w:date="2026-10-18T13:44:37Z">
        <w:r>
          <w:t xml:space="preserve">risk,</w:t>
        </w:r>
      </w:ins>
      <w:r>
        <w:t xml:space="preserve"> </w:t>
      </w:r>
      <w:del w:id="3015" w:author="Ezra-redaktør" w:date="2026-10-18T13:44:37Z">
        <w:r>
          <w:delText xml:space="preserve">measured,</w:delText>
        </w:r>
      </w:del>
      <w:ins w:id="3016" w:author="Ezra-redaktør" w:date="2026-10-18T13:44:37Z">
        <w:r>
          <w:t xml:space="preserve">measured</w:t>
        </w:r>
      </w:ins>
      <w:r>
        <w:t xml:space="preserve"> </w:t>
      </w:r>
      <w:del w:id="3017" w:author="Ezra-redaktør" w:date="2026-10-18T13:44:37Z">
        <w:r>
          <w:delText xml:space="preserve">not</w:delText>
        </w:r>
      </w:del>
      <w:ins w:id="3018" w:author="Ezra-redaktør" w:date="2026-10-18T13:44:37Z">
        <w:r>
          <w:t xml:space="preserve">but</w:t>
        </w:r>
      </w:ins>
      <w:r>
        <w:t xml:space="preserve"> </w:t>
      </w:r>
      <w:del w:id="3019" w:author="Ezra-redaktør" w:date="2026-10-18T13:44:37Z">
        <w:r>
          <w:delText xml:space="preserve">reckless.</w:delText>
        </w:r>
      </w:del>
      <w:ins w:id="3020" w:author="Ezra-redaktør" w:date="2026-10-18T13:44:37Z">
        <w:r>
          <w:t xml:space="preserve">real.</w:t>
        </w:r>
      </w:ins>
      <w:r>
        <w:t xml:space="preserve"> Healing </w:t>
      </w:r>
      <w:del w:id="3021" w:author="Ezra-redaktør" w:date="2026-10-18T13:44:37Z">
        <w:r>
          <w:delText xml:space="preserve">restores</w:delText>
        </w:r>
      </w:del>
      <w:ins w:id="3022" w:author="Ezra-redaktør" w:date="2026-10-18T13:44:37Z">
        <w:r>
          <w:t xml:space="preserve">gives back your</w:t>
        </w:r>
      </w:ins>
      <w:r>
        <w:t xml:space="preserve"> courage </w:t>
      </w:r>
      <w:del w:id="3023" w:author="Ezra-redaktør" w:date="2026-10-18T13:44:37Z">
        <w:r>
          <w:delText xml:space="preserve">without</w:delText>
        </w:r>
      </w:del>
      <w:ins w:id="3024" w:author="Ezra-redaktør" w:date="2026-10-18T13:44:37Z">
        <w:r>
          <w:t xml:space="preserve">and</w:t>
        </w:r>
      </w:ins>
      <w:r>
        <w:t xml:space="preserve"> </w:t>
      </w:r>
      <w:del w:id="3025" w:author="Ezra-redaktør" w:date="2026-10-18T13:44:37Z">
        <w:r>
          <w:delText xml:space="preserve">erasing</w:delText>
        </w:r>
      </w:del>
      <w:ins w:id="3026" w:author="Ezra-redaktør" w:date="2026-10-18T13:44:37Z">
        <w:r>
          <w:t xml:space="preserve">lets you keep your</w:t>
        </w:r>
      </w:ins>
      <w:r>
        <w:t xml:space="preserve"> wisdom. Faith does not demand speed. It </w:t>
      </w:r>
      <w:del w:id="3027" w:author="Ezra-redaktør" w:date="2026-10-18T13:44:37Z">
        <w:r>
          <w:delText xml:space="preserve">requires</w:delText>
        </w:r>
      </w:del>
      <w:ins w:id="3028" w:author="Ezra-redaktør" w:date="2026-10-18T13:44:37Z">
        <w:r>
          <w:t xml:space="preserve">does require</w:t>
        </w:r>
      </w:ins>
      <w:r>
        <w:t xml:space="preserve"> motion.</w:t>
      </w:r>
    </w:p>
    <w:p>
      <w:r>
        <w:t xml:space="preserve">*End of Day 17*</w:t>
      </w:r>
    </w:p>
    <w:p>
      <w:pPr>
        <w:pStyle w:val="Heading2"/>
      </w:pPr>
      <w:r>
        <w:t xml:space="preserve">Day </w:t>
      </w:r>
      <w:del w:id="3029" w:author="Ezra-redaktør" w:date="2026-10-18T13:44:37Z">
        <w:r>
          <w:delText xml:space="preserve">18 –</w:delText>
        </w:r>
      </w:del>
      <w:ins w:id="3030" w:author="Ezra-redaktør" w:date="2026-10-18T13:44:37Z">
        <w:r>
          <w:t xml:space="preserve">18:</w:t>
        </w:r>
      </w:ins>
      <w:r>
        <w:t xml:space="preserve"> Failure as Forging</w:t>
      </w:r>
    </w:p>
    <w:p>
      <w:r>
        <w:t xml:space="preserve">&gt; “The righteous falls seven times and rises again.” </w:t>
      </w:r>
      <w:del w:id="3031" w:author="Ezra-redaktør" w:date="2026-10-18T13:44:37Z">
        <w:r>
          <w:delText xml:space="preserve">–</w:delText>
        </w:r>
      </w:del>
      <w:ins w:id="3032" w:author="Ezra-redaktør" w:date="2026-10-18T13:44:37Z">
        <w:r>
          <w:t xml:space="preserve">&gt; &gt;</w:t>
        </w:r>
      </w:ins>
      <w:r>
        <w:t xml:space="preserve"> Proverbs 24:16</w:t>
      </w:r>
    </w:p>
    <w:p>
      <w:ins w:id="3033" w:author="Ezra-redaktør" w:date="2026-10-18T13:44:37Z">
        <w:r>
          <w:t xml:space="preserve">Avoidance ends formation. </w:t>
        </w:r>
      </w:ins>
      <w:r>
        <w:t xml:space="preserve">Failure does </w:t>
      </w:r>
      <w:del w:id="3034" w:author="Ezra-redaktør" w:date="2026-10-18T13:44:37Z">
        <w:r>
          <w:delText xml:space="preserve">not end formation. Avoidance does.</w:delText>
        </w:r>
      </w:del>
      <w:ins w:id="3035" w:author="Ezra-redaktør" w:date="2026-10-18T13:44:37Z">
        <w:r>
          <w:t xml:space="preserve">not.</w:t>
        </w:r>
      </w:ins>
      <w:r>
        <w:t xml:space="preserve"> What matters is </w:t>
      </w:r>
      <w:del w:id="3036" w:author="Ezra-redaktør" w:date="2026-10-18T13:44:37Z">
        <w:r>
          <w:delText xml:space="preserve">not </w:delText>
        </w:r>
      </w:del>
      <w:r>
        <w:t xml:space="preserve">whether you </w:t>
      </w:r>
      <w:del w:id="3037" w:author="Ezra-redaktør" w:date="2026-10-18T13:44:37Z">
        <w:r>
          <w:delText xml:space="preserve">fall, but whether you remain</w:delText>
        </w:r>
      </w:del>
      <w:ins w:id="3038" w:author="Ezra-redaktør" w:date="2026-10-18T13:44:37Z">
        <w:r>
          <w:t xml:space="preserve">stay</w:t>
        </w:r>
      </w:ins>
      <w:r>
        <w:t xml:space="preserve"> present to what the fall reveals.</w:t>
      </w:r>
    </w:p>
    <w:p>
      <w:pPr>
        <w:pStyle w:val="Heading3"/>
      </w:pPr>
      <w:r>
        <w:t xml:space="preserve">The Scenario</w:t>
      </w:r>
    </w:p>
    <w:p>
      <w:r>
        <w:t xml:space="preserve">Caleb misjudged </w:t>
      </w:r>
      <w:del w:id="3039" w:author="Ezra-redaktør" w:date="2026-10-18T13:44:37Z">
        <w:r>
          <w:delText xml:space="preserve">his</w:delText>
        </w:r>
      </w:del>
      <w:ins w:id="3040" w:author="Ezra-redaktør" w:date="2026-10-18T13:44:37Z">
        <w:r>
          <w:t xml:space="preserve">what</w:t>
        </w:r>
      </w:ins>
      <w:r>
        <w:t xml:space="preserve"> </w:t>
      </w:r>
      <w:del w:id="3041" w:author="Ezra-redaktør" w:date="2026-10-18T13:44:37Z">
        <w:r>
          <w:delText xml:space="preserve">capacity.</w:delText>
        </w:r>
      </w:del>
      <w:ins w:id="3042" w:author="Ezra-redaktør" w:date="2026-10-18T13:44:37Z">
        <w:r>
          <w:t xml:space="preserve">he could carry.</w:t>
        </w:r>
      </w:ins>
      <w:r>
        <w:t xml:space="preserve"> He committed too quickly, underestimated </w:t>
      </w:r>
      <w:ins w:id="3043" w:author="Ezra-redaktør" w:date="2026-10-18T13:44:37Z">
        <w:r>
          <w:t xml:space="preserve">the </w:t>
        </w:r>
      </w:ins>
      <w:r>
        <w:t xml:space="preserve">resistance, </w:t>
      </w:r>
      <w:ins w:id="3044" w:author="Ezra-redaktør" w:date="2026-10-18T13:44:37Z">
        <w:r>
          <w:t xml:space="preserve">and </w:t>
        </w:r>
      </w:ins>
      <w:r>
        <w:t xml:space="preserve">overestimated</w:t>
      </w:r>
      <w:ins w:id="3045" w:author="Ezra-redaktør" w:date="2026-10-18T13:44:37Z">
        <w:r>
          <w:t xml:space="preserve"> his</w:t>
        </w:r>
      </w:ins>
      <w:r>
        <w:t xml:space="preserve"> discipline. When the effort collapsed, shame arrived first. He </w:t>
      </w:r>
      <w:del w:id="3046" w:author="Ezra-redaktør" w:date="2026-10-18T13:44:37Z">
        <w:r>
          <w:delText xml:space="preserve">withdrew,</w:delText>
        </w:r>
      </w:del>
      <w:ins w:id="3047" w:author="Ezra-redaktør" w:date="2026-10-18T13:44:37Z">
        <w:r>
          <w:t xml:space="preserve">pulled</w:t>
        </w:r>
      </w:ins>
      <w:r>
        <w:t xml:space="preserve"> </w:t>
      </w:r>
      <w:del w:id="3048" w:author="Ezra-redaktør" w:date="2026-10-18T13:44:37Z">
        <w:r>
          <w:delText xml:space="preserve">reduced</w:delText>
        </w:r>
      </w:del>
      <w:ins w:id="3049" w:author="Ezra-redaktør" w:date="2026-10-18T13:44:37Z">
        <w:r>
          <w:t xml:space="preserve">back,</w:t>
        </w:r>
      </w:ins>
      <w:r>
        <w:t xml:space="preserve"> </w:t>
      </w:r>
      <w:del w:id="3050" w:author="Ezra-redaktør" w:date="2026-10-18T13:44:37Z">
        <w:r>
          <w:delText xml:space="preserve">scope,</w:delText>
        </w:r>
      </w:del>
      <w:ins w:id="3051" w:author="Ezra-redaktør" w:date="2026-10-18T13:44:37Z">
        <w:r>
          <w:t xml:space="preserve">scaled down, and</w:t>
        </w:r>
      </w:ins>
      <w:r>
        <w:t xml:space="preserve"> avoided </w:t>
      </w:r>
      <w:del w:id="3052" w:author="Ezra-redaktør" w:date="2026-10-18T13:44:37Z">
        <w:r>
          <w:delText xml:space="preserve">repetition.</w:delText>
        </w:r>
      </w:del>
      <w:ins w:id="3053" w:author="Ezra-redaktør" w:date="2026-10-18T13:44:37Z">
        <w:r>
          <w:t xml:space="preserve">trying again.</w:t>
        </w:r>
      </w:ins>
    </w:p>
    <w:p>
      <w:r>
        <w:t xml:space="preserve">The failure itself was brief. The retreat lasted </w:t>
      </w:r>
      <w:ins w:id="3054" w:author="Ezra-redaktør" w:date="2026-10-18T13:44:37Z">
        <w:r>
          <w:t xml:space="preserve">much </w:t>
        </w:r>
      </w:ins>
      <w:r>
        <w:t xml:space="preserve">longer. </w:t>
      </w:r>
      <w:del w:id="3055" w:author="Ezra-redaktør" w:date="2026-10-18T13:44:37Z">
        <w:r>
          <w:delText xml:space="preserve">Nothing was</w:delText>
        </w:r>
      </w:del>
      <w:ins w:id="3056" w:author="Ezra-redaktør" w:date="2026-10-18T13:44:37Z">
        <w:r>
          <w:t xml:space="preserve">He</w:t>
        </w:r>
      </w:ins>
      <w:r>
        <w:t xml:space="preserve"> learned </w:t>
      </w:r>
      <w:ins w:id="3057" w:author="Ezra-redaktør" w:date="2026-10-18T13:44:37Z">
        <w:r>
          <w:t xml:space="preserve">nothing, </w:t>
        </w:r>
      </w:ins>
      <w:r>
        <w:t xml:space="preserve">because </w:t>
      </w:r>
      <w:del w:id="3058" w:author="Ezra-redaktør" w:date="2026-10-18T13:44:37Z">
        <w:r>
          <w:delText xml:space="preserve">nothing</w:delText>
        </w:r>
      </w:del>
      <w:ins w:id="3059" w:author="Ezra-redaktør" w:date="2026-10-18T13:44:37Z">
        <w:r>
          <w:t xml:space="preserve">he</w:t>
        </w:r>
      </w:ins>
      <w:r>
        <w:t xml:space="preserve"> </w:t>
      </w:r>
      <w:del w:id="3060" w:author="Ezra-redaktør" w:date="2026-10-18T13:44:37Z">
        <w:r>
          <w:delText xml:space="preserve">was</w:delText>
        </w:r>
      </w:del>
      <w:ins w:id="3061" w:author="Ezra-redaktør" w:date="2026-10-18T13:44:37Z">
        <w:r>
          <w:t xml:space="preserve">never</w:t>
        </w:r>
      </w:ins>
      <w:r>
        <w:t xml:space="preserve"> </w:t>
      </w:r>
      <w:del w:id="3062" w:author="Ezra-redaktør" w:date="2026-10-18T13:44:37Z">
        <w:r>
          <w:delText xml:space="preserve">examined.</w:delText>
        </w:r>
      </w:del>
      <w:ins w:id="3063" w:author="Ezra-redaktør" w:date="2026-10-18T13:44:37Z">
        <w:r>
          <w:t xml:space="preserve">looked at what had happened.</w:t>
        </w:r>
      </w:ins>
    </w:p>
    <w:p>
      <w:pPr>
        <w:pStyle w:val="Heading3"/>
      </w:pPr>
      <w:r>
        <w:t xml:space="preserve">Failure </w:t>
      </w:r>
      <w:del w:id="3064" w:author="Ezra-redaktør" w:date="2026-10-18T13:44:37Z">
        <w:r>
          <w:delText xml:space="preserve">Avoided</w:delText>
        </w:r>
      </w:del>
      <w:ins w:id="3065" w:author="Ezra-redaktør" w:date="2026-10-18T13:44:37Z">
        <w:r>
          <w:t xml:space="preserve">Ignored</w:t>
        </w:r>
      </w:ins>
      <w:r>
        <w:t xml:space="preserve"> vs.</w:t>
      </w:r>
      <w:del w:id="3066" w:author="Ezra-redaktør" w:date="2026-10-18T13:44:37Z">
        <w:r>
          <w:delText xml:space="preserve"> </w:delText>
        </w:r>
      </w:del>
      <w:ins w:id="3067" w:author="Ezra-redaktør" w:date="2026-10-18T13:44:37Z">
        <w:r>
          <w:t xml:space="preserve"> </w:t>
        </w:r>
      </w:ins>
      <w:r>
        <w:t xml:space="preserve">Failure Examined</w:t>
      </w:r>
    </w:p>
    <w:p>
      <w:r>
        <w:t xml:space="preserve">| Failure </w:t>
      </w:r>
      <w:del w:id="3068" w:author="Ezra-redaktør" w:date="2026-10-18T13:44:37Z">
        <w:r>
          <w:delText xml:space="preserve">Avoided    </w:delText>
        </w:r>
      </w:del>
      <w:ins w:id="3069" w:author="Ezra-redaktør" w:date="2026-10-18T13:44:37Z">
        <w:r>
          <w:t xml:space="preserve">Ignored </w:t>
        </w:r>
      </w:ins>
      <w:r>
        <w:t xml:space="preserve">| Failure Examined</w:t>
      </w:r>
      <w:del w:id="3070" w:author="Ezra-redaktør" w:date="2026-10-18T13:44:37Z">
        <w:r>
          <w:delText xml:space="preserve">      </w:delText>
        </w:r>
      </w:del>
      <w:ins w:id="3071" w:author="Ezra-redaktør" w:date="2026-10-18T13:44:37Z">
        <w:r>
          <w:t xml:space="preserve"> </w:t>
        </w:r>
      </w:ins>
      <w:r>
        <w:t xml:space="preserve">| </w:t>
      </w:r>
      <w:del w:id="3072" w:author="Ezra-redaktør" w:date="2026-10-18T13:44:37Z">
        <w:r>
          <w:delText xml:space="preserve">|--------------------|-----------------------|</w:delText>
        </w:r>
      </w:del>
      <w:ins w:id="3073" w:author="Ezra-redaktør" w:date="2026-10-18T13:44:37Z">
        <w:r>
          <w:t xml:space="preserve">| :- | :- |</w:t>
        </w:r>
      </w:ins>
      <w:r>
        <w:t xml:space="preserve"> | Produces shame</w:t>
      </w:r>
      <w:del w:id="3074" w:author="Ezra-redaktør" w:date="2026-10-18T13:44:37Z">
        <w:r>
          <w:delText xml:space="preserve">     </w:delText>
        </w:r>
      </w:del>
      <w:ins w:id="3075" w:author="Ezra-redaktør" w:date="2026-10-18T13:44:37Z">
        <w:r>
          <w:t xml:space="preserve"> </w:t>
        </w:r>
      </w:ins>
      <w:r>
        <w:t xml:space="preserve">| Produces clarity</w:t>
      </w:r>
      <w:del w:id="3076" w:author="Ezra-redaktør" w:date="2026-10-18T13:44:37Z">
        <w:r>
          <w:delText xml:space="preserve">      </w:delText>
        </w:r>
      </w:del>
      <w:ins w:id="3077" w:author="Ezra-redaktør" w:date="2026-10-18T13:44:37Z">
        <w:r>
          <w:t xml:space="preserve"> </w:t>
        </w:r>
      </w:ins>
      <w:r>
        <w:t xml:space="preserve">| | Shrinks effort</w:t>
      </w:r>
      <w:del w:id="3078" w:author="Ezra-redaktør" w:date="2026-10-18T13:44:37Z">
        <w:r>
          <w:delText xml:space="preserve">     </w:delText>
        </w:r>
      </w:del>
      <w:ins w:id="3079" w:author="Ezra-redaktør" w:date="2026-10-18T13:44:37Z">
        <w:r>
          <w:t xml:space="preserve"> </w:t>
        </w:r>
      </w:ins>
      <w:r>
        <w:t xml:space="preserve">| Refines approach</w:t>
      </w:r>
      <w:del w:id="3080" w:author="Ezra-redaktør" w:date="2026-10-18T13:44:37Z">
        <w:r>
          <w:delText xml:space="preserve">      </w:delText>
        </w:r>
      </w:del>
      <w:ins w:id="3081" w:author="Ezra-redaktør" w:date="2026-10-18T13:44:37Z">
        <w:r>
          <w:t xml:space="preserve"> </w:t>
        </w:r>
      </w:ins>
      <w:r>
        <w:t xml:space="preserve">| | Encourages retreat | Encourages adjustment | | Protects image</w:t>
      </w:r>
      <w:del w:id="3082" w:author="Ezra-redaktør" w:date="2026-10-18T13:44:37Z">
        <w:r>
          <w:delText xml:space="preserve">     </w:delText>
        </w:r>
      </w:del>
      <w:ins w:id="3083" w:author="Ezra-redaktør" w:date="2026-10-18T13:44:37Z">
        <w:r>
          <w:t xml:space="preserve"> </w:t>
        </w:r>
      </w:ins>
      <w:r>
        <w:t xml:space="preserve">| Builds resilience</w:t>
      </w:r>
      <w:del w:id="3084" w:author="Ezra-redaktør" w:date="2026-10-18T13:44:37Z">
        <w:r>
          <w:delText xml:space="preserve">     </w:delText>
        </w:r>
      </w:del>
      <w:ins w:id="3085" w:author="Ezra-redaktør" w:date="2026-10-18T13:44:37Z">
        <w:r>
          <w:t xml:space="preserve"> </w:t>
        </w:r>
      </w:ins>
      <w:r>
        <w:t xml:space="preserve">| | Ends momentum</w:t>
      </w:r>
      <w:del w:id="3086" w:author="Ezra-redaktør" w:date="2026-10-18T13:44:37Z">
        <w:r>
          <w:delText xml:space="preserve">      </w:delText>
        </w:r>
      </w:del>
      <w:ins w:id="3087" w:author="Ezra-redaktør" w:date="2026-10-18T13:44:37Z">
        <w:r>
          <w:t xml:space="preserve"> </w:t>
        </w:r>
      </w:ins>
      <w:r>
        <w:t xml:space="preserve">| Restores direction</w:t>
      </w:r>
      <w:del w:id="3088" w:author="Ezra-redaktør" w:date="2026-10-18T13:44:37Z">
        <w:r>
          <w:delText xml:space="preserve">    </w:delText>
        </w:r>
      </w:del>
      <w:ins w:id="3089" w:author="Ezra-redaktør" w:date="2026-10-18T13:44:37Z">
        <w:r>
          <w:t xml:space="preserve"> </w:t>
        </w:r>
      </w:ins>
      <w:r>
        <w:t xml:space="preserve">|</w:t>
      </w:r>
    </w:p>
    <w:p>
      <w:r>
        <w:t xml:space="preserve">Failure only disqualifies when it is left uninterpreted.</w:t>
      </w:r>
    </w:p>
    <w:p>
      <w:pPr>
        <w:pStyle w:val="Heading3"/>
      </w:pPr>
      <w:r>
        <w:t xml:space="preserve">What This Day Is Really About</w:t>
      </w:r>
    </w:p>
    <w:p>
      <w:del w:id="3090" w:author="Ezra-redaktør" w:date="2026-10-18T13:44:37Z">
        <w:r>
          <w:delText xml:space="preserve">This</w:delText>
        </w:r>
      </w:del>
      <w:ins w:id="3091" w:author="Ezra-redaktør" w:date="2026-10-18T13:44:37Z">
        <w:r>
          <w:t xml:space="preserve">Stay</w:t>
        </w:r>
      </w:ins>
      <w:r>
        <w:t xml:space="preserve"> </w:t>
      </w:r>
      <w:del w:id="3092" w:author="Ezra-redaktør" w:date="2026-10-18T13:44:37Z">
        <w:r>
          <w:delText xml:space="preserve">day</w:delText>
        </w:r>
      </w:del>
      <w:ins w:id="3093" w:author="Ezra-redaktør" w:date="2026-10-18T13:44:37Z">
        <w:r>
          <w:t xml:space="preserve">in the process after you fall. There</w:t>
        </w:r>
      </w:ins>
      <w:r>
        <w:t xml:space="preserve"> is </w:t>
      </w:r>
      <w:del w:id="3094" w:author="Ezra-redaktør" w:date="2026-10-18T13:44:37Z">
        <w:r>
          <w:delText xml:space="preserve">not</w:delText>
        </w:r>
      </w:del>
      <w:ins w:id="3095" w:author="Ezra-redaktør" w:date="2026-10-18T13:44:37Z">
        <w:r>
          <w:t xml:space="preserve">nothing glorious</w:t>
        </w:r>
      </w:ins>
      <w:r>
        <w:t xml:space="preserve"> about </w:t>
      </w:r>
      <w:del w:id="3096" w:author="Ezra-redaktør" w:date="2026-10-18T13:44:37Z">
        <w:r>
          <w:delText xml:space="preserve">glorifying </w:delText>
        </w:r>
      </w:del>
      <w:r>
        <w:t xml:space="preserve">failure. </w:t>
      </w:r>
      <w:del w:id="3097" w:author="Ezra-redaktør" w:date="2026-10-18T13:44:37Z">
        <w:r>
          <w:delText xml:space="preserve">It</w:delText>
        </w:r>
      </w:del>
      <w:ins w:id="3098" w:author="Ezra-redaktør" w:date="2026-10-18T13:44:37Z">
        <w:r>
          <w:t xml:space="preserve">You would rather learn from someone else’s fall. The lesson you need</w:t>
        </w:r>
      </w:ins>
      <w:r>
        <w:t xml:space="preserve"> is </w:t>
      </w:r>
      <w:del w:id="3099" w:author="Ezra-redaktør" w:date="2026-10-18T13:44:37Z">
        <w:r>
          <w:delText xml:space="preserve">about</w:delText>
        </w:r>
      </w:del>
      <w:ins w:id="3100" w:author="Ezra-redaktør" w:date="2026-10-18T13:44:37Z">
        <w:r>
          <w:t xml:space="preserve">in</w:t>
        </w:r>
      </w:ins>
      <w:r>
        <w:t xml:space="preserve"> </w:t>
      </w:r>
      <w:del w:id="3101" w:author="Ezra-redaktør" w:date="2026-10-18T13:44:37Z">
        <w:r>
          <w:delText xml:space="preserve">refusing</w:delText>
        </w:r>
      </w:del>
      <w:ins w:id="3102" w:author="Ezra-redaktør" w:date="2026-10-18T13:44:37Z">
        <w:r>
          <w:t xml:space="preserve">your</w:t>
        </w:r>
      </w:ins>
      <w:r>
        <w:t xml:space="preserve"> </w:t>
      </w:r>
      <w:del w:id="3103" w:author="Ezra-redaktør" w:date="2026-10-18T13:44:37Z">
        <w:r>
          <w:delText xml:space="preserve">to abandon process. We all prefer the version of the story where the fall teaches us from a safe distance; the actual lesson lives closer in.</w:delText>
        </w:r>
      </w:del>
      <w:ins w:id="3104" w:author="Ezra-redaktør" w:date="2026-10-18T13:44:37Z">
        <w:r>
          <w:t xml:space="preserve">own.</w:t>
        </w:r>
      </w:ins>
      <w:r>
        <w:t xml:space="preserve"> Failure is feedback, </w:t>
      </w:r>
      <w:del w:id="3105" w:author="Ezra-redaktør" w:date="2026-10-18T13:44:37Z">
        <w:r>
          <w:delText xml:space="preserve">not</w:delText>
        </w:r>
      </w:del>
      <w:ins w:id="3106" w:author="Ezra-redaktør" w:date="2026-10-18T13:44:37Z">
        <w:r>
          <w:t xml:space="preserve">and</w:t>
        </w:r>
      </w:ins>
      <w:r>
        <w:t xml:space="preserve"> </w:t>
      </w:r>
      <w:del w:id="3107" w:author="Ezra-redaktør" w:date="2026-10-18T13:44:37Z">
        <w:r>
          <w:delText xml:space="preserve">verdict. Every</w:delText>
        </w:r>
      </w:del>
      <w:ins w:id="3108" w:author="Ezra-redaktør" w:date="2026-10-18T13:44:37Z">
        <w:r>
          <w:t xml:space="preserve">every</w:t>
        </w:r>
      </w:ins>
      <w:r>
        <w:t xml:space="preserve"> breakdown </w:t>
      </w:r>
      <w:del w:id="3109" w:author="Ezra-redaktør" w:date="2026-10-18T13:44:37Z">
        <w:r>
          <w:delText xml:space="preserve">reveals</w:delText>
        </w:r>
      </w:del>
      <w:ins w:id="3110" w:author="Ezra-redaktør" w:date="2026-10-18T13:44:37Z">
        <w:r>
          <w:t xml:space="preserve">shows</w:t>
        </w:r>
      </w:ins>
      <w:r>
        <w:t xml:space="preserve"> where </w:t>
      </w:r>
      <w:del w:id="3111" w:author="Ezra-redaktør" w:date="2026-10-18T13:44:37Z">
        <w:r>
          <w:delText xml:space="preserve">strength was</w:delText>
        </w:r>
      </w:del>
      <w:ins w:id="3112" w:author="Ezra-redaktør" w:date="2026-10-18T13:44:37Z">
        <w:r>
          <w:t xml:space="preserve">you</w:t>
        </w:r>
      </w:ins>
      <w:r>
        <w:t xml:space="preserve"> assumed </w:t>
      </w:r>
      <w:del w:id="3113" w:author="Ezra-redaktør" w:date="2026-10-18T13:44:37Z">
        <w:r>
          <w:delText xml:space="preserve">rather</w:delText>
        </w:r>
      </w:del>
      <w:ins w:id="3114" w:author="Ezra-redaktør" w:date="2026-10-18T13:44:37Z">
        <w:r>
          <w:t xml:space="preserve">a</w:t>
        </w:r>
      </w:ins>
      <w:r>
        <w:t xml:space="preserve"> </w:t>
      </w:r>
      <w:del w:id="3115" w:author="Ezra-redaktør" w:date="2026-10-18T13:44:37Z">
        <w:r>
          <w:delText xml:space="preserve">than</w:delText>
        </w:r>
      </w:del>
      <w:ins w:id="3116" w:author="Ezra-redaktør" w:date="2026-10-18T13:44:37Z">
        <w:r>
          <w:t xml:space="preserve">strength you had never</w:t>
        </w:r>
      </w:ins>
      <w:r>
        <w:t xml:space="preserve"> trained.</w:t>
      </w:r>
    </w:p>
    <w:p>
      <w:del w:id="3117" w:author="Ezra-redaktør" w:date="2026-10-18T13:44:37Z">
        <w:r>
          <w:delText xml:space="preserve">The</w:delText>
        </w:r>
      </w:del>
      <w:ins w:id="3118" w:author="Ezra-redaktør" w:date="2026-10-18T13:44:37Z">
        <w:r>
          <w:t xml:space="preserve">After a failure the</w:t>
        </w:r>
      </w:ins>
      <w:r>
        <w:t xml:space="preserve"> question</w:t>
      </w:r>
      <w:del w:id="3119" w:author="Ezra-redaktør" w:date="2026-10-18T13:44:37Z">
        <w:r>
          <w:delText xml:space="preserve"> after failure</w:delText>
        </w:r>
      </w:del>
      <w:r>
        <w:t xml:space="preserve"> is simple: will you extract </w:t>
      </w:r>
      <w:del w:id="3120" w:author="Ezra-redaktør" w:date="2026-10-18T13:44:37Z">
        <w:r>
          <w:delText xml:space="preserve">information,</w:delText>
        </w:r>
      </w:del>
      <w:ins w:id="3121" w:author="Ezra-redaktør" w:date="2026-10-18T13:44:37Z">
        <w:r>
          <w:t xml:space="preserve">information from it,</w:t>
        </w:r>
      </w:ins>
      <w:r>
        <w:t xml:space="preserve"> or </w:t>
      </w:r>
      <w:del w:id="3122" w:author="Ezra-redaktør" w:date="2026-10-18T13:44:37Z">
        <w:r>
          <w:delText xml:space="preserve">will you extract </w:delText>
        </w:r>
      </w:del>
      <w:r>
        <w:t xml:space="preserve">excuses?</w:t>
      </w:r>
    </w:p>
    <w:p>
      <w:pPr>
        <w:pStyle w:val="Heading3"/>
      </w:pPr>
      <w:r>
        <w:t xml:space="preserve">The Practice</w:t>
      </w:r>
    </w:p>
    <w:p>
      <w:r>
        <w:t xml:space="preserve">Recall one recent </w:t>
      </w:r>
      <w:del w:id="3123" w:author="Ezra-redaktør" w:date="2026-10-18T13:44:37Z">
        <w:r>
          <w:delText xml:space="preserve">failure. Not</w:delText>
        </w:r>
      </w:del>
      <w:ins w:id="3124" w:author="Ezra-redaktør" w:date="2026-10-18T13:44:37Z">
        <w:r>
          <w:t xml:space="preserve">failure:</w:t>
        </w:r>
      </w:ins>
      <w:r>
        <w:t xml:space="preserve"> the most </w:t>
      </w:r>
      <w:del w:id="3125" w:author="Ezra-redaktør" w:date="2026-10-18T13:44:37Z">
        <w:r>
          <w:delText xml:space="preserve">painful,</w:delText>
        </w:r>
      </w:del>
      <w:ins w:id="3126" w:author="Ezra-redaktør" w:date="2026-10-18T13:44:37Z">
        <w:r>
          <w:t xml:space="preserve">instructive one, which may not be</w:t>
        </w:r>
      </w:ins>
      <w:r>
        <w:t xml:space="preserve"> the most </w:t>
      </w:r>
      <w:del w:id="3127" w:author="Ezra-redaktør" w:date="2026-10-18T13:44:37Z">
        <w:r>
          <w:delText xml:space="preserve">instructive.</w:delText>
        </w:r>
      </w:del>
      <w:ins w:id="3128" w:author="Ezra-redaktør" w:date="2026-10-18T13:44:37Z">
        <w:r>
          <w:t xml:space="preserve">painful.</w:t>
        </w:r>
      </w:ins>
      <w:r>
        <w:t xml:space="preserve"> Ask:</w:t>
      </w:r>
    </w:p>
    <w:p>
      <w:r>
        <w:t xml:space="preserve">- What did this expose about preparation? - Where did I rely on intention instead of training? - What adjustment would make repetition wiser?</w:t>
      </w:r>
    </w:p>
    <w:p>
      <w:pPr>
        <w:rPr>
          <w:del w:id="3129" w:author="Ezra-redaktør" w:date="2026-10-18T13:44:37Z"/>
        </w:rPr>
      </w:pPr>
      <w:del w:id="3130" w:author="Ezra-redaktør" w:date="2026-10-18T13:44:37Z">
        <w:r>
          <w:delText xml:space="preserve">Do not rehearse blame. Re-enter the process with precision.</w:delText>
        </w:r>
      </w:del>
    </w:p>
    <w:p>
      <w:pPr>
        <w:rPr>
          <w:ins w:id="3131" w:author="Ezra-redaktør" w:date="2026-10-18T13:44:37Z"/>
        </w:rPr>
      </w:pPr>
      <w:ins w:id="3132" w:author="Ezra-redaktør" w:date="2026-10-18T13:44:37Z">
        <w:r>
          <w:t xml:space="preserve">Leave blame out of it. Step back into the process with a clearer plan.</w:t>
        </w:r>
      </w:ins>
    </w:p>
    <w:p>
      <w:pPr>
        <w:pStyle w:val="Heading3"/>
      </w:pPr>
      <w:r>
        <w:t xml:space="preserve">Healing </w:t>
      </w:r>
      <w:del w:id="3133" w:author="Ezra-redaktør" w:date="2026-10-18T13:44:37Z">
        <w:r>
          <w:delText xml:space="preserve">Forge –</w:delText>
        </w:r>
      </w:del>
      <w:ins w:id="3134" w:author="Ezra-redaktør" w:date="2026-10-18T13:44:37Z">
        <w:r>
          <w:t xml:space="preserve">Forge:</w:t>
        </w:r>
      </w:ins>
      <w:r>
        <w:t xml:space="preserve"> When Failure Touched Identity</w:t>
      </w:r>
    </w:p>
    <w:p>
      <w:del w:id="3135" w:author="Ezra-redaktør" w:date="2026-10-18T13:44:37Z">
        <w:r>
          <w:delText xml:space="preserve">For</w:delText>
        </w:r>
      </w:del>
      <w:ins w:id="3136" w:author="Ezra-redaktør" w:date="2026-10-18T13:44:37Z">
        <w:r>
          <w:t xml:space="preserve">If</w:t>
        </w:r>
      </w:ins>
      <w:r>
        <w:t xml:space="preserve"> </w:t>
      </w:r>
      <w:del w:id="3137" w:author="Ezra-redaktør" w:date="2026-10-18T13:44:37Z">
        <w:r>
          <w:delText xml:space="preserve">some</w:delText>
        </w:r>
      </w:del>
      <w:ins w:id="3138" w:author="Ezra-redaktør" w:date="2026-10-18T13:44:37Z">
        <w:r>
          <w:t xml:space="preserve">mistakes</w:t>
        </w:r>
      </w:ins>
      <w:r>
        <w:t xml:space="preserve"> </w:t>
      </w:r>
      <w:del w:id="3139" w:author="Ezra-redaktør" w:date="2026-10-18T13:44:37Z">
        <w:r>
          <w:delText xml:space="preserve">men, failure was</w:delText>
        </w:r>
      </w:del>
      <w:ins w:id="3140" w:author="Ezra-redaktør" w:date="2026-10-18T13:44:37Z">
        <w:r>
          <w:t xml:space="preserve">were</w:t>
        </w:r>
      </w:ins>
      <w:r>
        <w:t xml:space="preserve"> once </w:t>
      </w:r>
      <w:del w:id="3141" w:author="Ezra-redaktør" w:date="2026-10-18T13:44:37Z">
        <w:r>
          <w:delText xml:space="preserve">punished:</w:delText>
        </w:r>
      </w:del>
      <w:ins w:id="3142" w:author="Ezra-redaktør" w:date="2026-10-18T13:44:37Z">
        <w:r>
          <w:t xml:space="preserve">punished</w:t>
        </w:r>
      </w:ins>
      <w:r>
        <w:t xml:space="preserve"> </w:t>
      </w:r>
      <w:del w:id="3143" w:author="Ezra-redaktør" w:date="2026-10-18T13:44:37Z">
        <w:r>
          <w:delText xml:space="preserve">mistakes</w:delText>
        </w:r>
      </w:del>
      <w:ins w:id="3144" w:author="Ezra-redaktør" w:date="2026-10-18T13:44:37Z">
        <w:r>
          <w:t xml:space="preserve">with</w:t>
        </w:r>
      </w:ins>
      <w:r>
        <w:t xml:space="preserve"> </w:t>
      </w:r>
      <w:del w:id="3145" w:author="Ezra-redaktør" w:date="2026-10-18T13:44:37Z">
        <w:r>
          <w:delText xml:space="preserve">meant withdrawal of</w:delText>
        </w:r>
      </w:del>
      <w:ins w:id="3146" w:author="Ezra-redaktør" w:date="2026-10-18T13:44:37Z">
        <w:r>
          <w:t xml:space="preserve">lost</w:t>
        </w:r>
      </w:ins>
      <w:r>
        <w:t xml:space="preserve"> approval, </w:t>
      </w:r>
      <w:del w:id="3147" w:author="Ezra-redaktør" w:date="2026-10-18T13:44:37Z">
        <w:r>
          <w:delText xml:space="preserve">loss of</w:delText>
        </w:r>
      </w:del>
      <w:ins w:id="3148" w:author="Ezra-redaktør" w:date="2026-10-18T13:44:37Z">
        <w:r>
          <w:t xml:space="preserve">lost</w:t>
        </w:r>
      </w:ins>
      <w:r>
        <w:t xml:space="preserve"> safety, or </w:t>
      </w:r>
      <w:del w:id="3149" w:author="Ezra-redaktør" w:date="2026-10-18T13:44:37Z">
        <w:r>
          <w:delText xml:space="preserve">humiliation.</w:delText>
        </w:r>
      </w:del>
      <w:ins w:id="3150" w:author="Ezra-redaktør" w:date="2026-10-18T13:44:37Z">
        <w:r>
          <w:t xml:space="preserve">humiliation,</w:t>
        </w:r>
      </w:ins>
      <w:r>
        <w:t xml:space="preserve"> </w:t>
      </w:r>
      <w:del w:id="3151" w:author="Ezra-redaktør" w:date="2026-10-18T13:44:37Z">
        <w:r>
          <w:delText xml:space="preserve">Avoidance</w:delText>
        </w:r>
      </w:del>
      <w:ins w:id="3152" w:author="Ezra-redaktør" w:date="2026-10-18T13:44:37Z">
        <w:r>
          <w:t xml:space="preserve">avoidance</w:t>
        </w:r>
      </w:ins>
      <w:r>
        <w:t xml:space="preserve"> became </w:t>
      </w:r>
      <w:ins w:id="3153" w:author="Ezra-redaktør" w:date="2026-10-18T13:44:37Z">
        <w:r>
          <w:t xml:space="preserve">your </w:t>
        </w:r>
      </w:ins>
      <w:r>
        <w:t xml:space="preserve">protection. </w:t>
      </w:r>
      <w:del w:id="3154" w:author="Ezra-redaktør" w:date="2026-10-18T13:44:37Z">
        <w:r>
          <w:delText xml:space="preserve">But</w:delText>
        </w:r>
      </w:del>
      <w:ins w:id="3155" w:author="Ezra-redaktør" w:date="2026-10-18T13:44:37Z">
        <w:r>
          <w:t xml:space="preserve">Formation</w:t>
        </w:r>
      </w:ins>
      <w:r>
        <w:t xml:space="preserve"> </w:t>
      </w:r>
      <w:del w:id="3156" w:author="Ezra-redaktør" w:date="2026-10-18T13:44:37Z">
        <w:r>
          <w:delText xml:space="preserve">formation</w:delText>
        </w:r>
      </w:del>
      <w:ins w:id="3157" w:author="Ezra-redaktør" w:date="2026-10-18T13:44:37Z">
        <w:r>
          <w:t xml:space="preserve">needs</w:t>
        </w:r>
      </w:ins>
      <w:r>
        <w:t xml:space="preserve"> </w:t>
      </w:r>
      <w:del w:id="3158" w:author="Ezra-redaktør" w:date="2026-10-18T13:44:37Z">
        <w:r>
          <w:delText xml:space="preserve">requires</w:delText>
        </w:r>
      </w:del>
      <w:ins w:id="3159" w:author="Ezra-redaktør" w:date="2026-10-18T13:44:37Z">
        <w:r>
          <w:t xml:space="preserve">contact</w:t>
        </w:r>
      </w:ins>
      <w:r>
        <w:t xml:space="preserve"> </w:t>
      </w:r>
      <w:del w:id="3160" w:author="Ezra-redaktør" w:date="2026-10-18T13:44:37Z">
        <w:r>
          <w:delText xml:space="preserve">contact.</w:delText>
        </w:r>
      </w:del>
      <w:ins w:id="3161" w:author="Ezra-redaktør" w:date="2026-10-18T13:44:37Z">
        <w:r>
          <w:t xml:space="preserve">with failure all the same.</w:t>
        </w:r>
      </w:ins>
      <w:r>
        <w:t xml:space="preserve"> Healing </w:t>
      </w:r>
      <w:del w:id="3162" w:author="Ezra-redaktør" w:date="2026-10-18T13:44:37Z">
        <w:r>
          <w:delText xml:space="preserve">does</w:delText>
        </w:r>
      </w:del>
      <w:ins w:id="3163" w:author="Ezra-redaktør" w:date="2026-10-18T13:44:37Z">
        <w:r>
          <w:t xml:space="preserve">keeps</w:t>
        </w:r>
      </w:ins>
      <w:r>
        <w:t xml:space="preserve"> </w:t>
      </w:r>
      <w:del w:id="3164" w:author="Ezra-redaktør" w:date="2026-10-18T13:44:37Z">
        <w:r>
          <w:delText xml:space="preserve">not</w:delText>
        </w:r>
      </w:del>
      <w:ins w:id="3165" w:author="Ezra-redaktør" w:date="2026-10-18T13:44:37Z">
        <w:r>
          <w:t xml:space="preserve">failure</w:t>
        </w:r>
      </w:ins>
      <w:r>
        <w:t xml:space="preserve"> </w:t>
      </w:r>
      <w:del w:id="3166" w:author="Ezra-redaktør" w:date="2026-10-18T13:44:37Z">
        <w:r>
          <w:delText xml:space="preserve">erase</w:delText>
        </w:r>
      </w:del>
      <w:ins w:id="3167" w:author="Ezra-redaktør" w:date="2026-10-18T13:44:37Z">
        <w:r>
          <w:t xml:space="preserve">from deciding your worth, even while</w:t>
        </w:r>
      </w:ins>
      <w:r>
        <w:t xml:space="preserve"> the memory </w:t>
      </w:r>
      <w:del w:id="3168" w:author="Ezra-redaktør" w:date="2026-10-18T13:44:37Z">
        <w:r>
          <w:delText xml:space="preserve">of</w:delText>
        </w:r>
      </w:del>
      <w:ins w:id="3169" w:author="Ezra-redaktør" w:date="2026-10-18T13:44:37Z">
        <w:r>
          <w:t xml:space="preserve">stays.</w:t>
        </w:r>
      </w:ins>
      <w:r>
        <w:t xml:space="preserve"> </w:t>
      </w:r>
      <w:del w:id="3170" w:author="Ezra-redaktør" w:date="2026-10-18T13:44:37Z">
        <w:r>
          <w:delText xml:space="preserve">failure. It prevents</w:delText>
        </w:r>
      </w:del>
      <w:ins w:id="3171" w:author="Ezra-redaktør" w:date="2026-10-18T13:44:37Z">
        <w:r>
          <w:t xml:space="preserve">A</w:t>
        </w:r>
      </w:ins>
      <w:r>
        <w:t xml:space="preserve"> failure</w:t>
      </w:r>
      <w:del w:id="3172" w:author="Ezra-redaktør" w:date="2026-10-18T13:44:37Z">
        <w:r>
          <w:delText xml:space="preserve"> from defining worth. Failure</w:delText>
        </w:r>
      </w:del>
      <w:r>
        <w:t xml:space="preserve"> is an event. Formation is </w:t>
      </w:r>
      <w:del w:id="3173" w:author="Ezra-redaktør" w:date="2026-10-18T13:44:37Z">
        <w:r>
          <w:delText xml:space="preserve">a</w:delText>
        </w:r>
      </w:del>
      <w:ins w:id="3174" w:author="Ezra-redaktør" w:date="2026-10-18T13:44:37Z">
        <w:r>
          <w:t xml:space="preserve">the</w:t>
        </w:r>
      </w:ins>
      <w:r>
        <w:t xml:space="preserve"> </w:t>
      </w:r>
      <w:del w:id="3175" w:author="Ezra-redaktør" w:date="2026-10-18T13:44:37Z">
        <w:r>
          <w:delText xml:space="preserve">trajectory.</w:delText>
        </w:r>
      </w:del>
      <w:ins w:id="3176" w:author="Ezra-redaktør" w:date="2026-10-18T13:44:37Z">
        <w:r>
          <w:t xml:space="preserve">whole road.</w:t>
        </w:r>
      </w:ins>
    </w:p>
    <w:p>
      <w:r>
        <w:t xml:space="preserve">*End of Day 18*</w:t>
      </w:r>
    </w:p>
    <w:p>
      <w:pPr>
        <w:pStyle w:val="Heading2"/>
      </w:pPr>
      <w:r>
        <w:t xml:space="preserve">Day </w:t>
      </w:r>
      <w:del w:id="3177" w:author="Ezra-redaktør" w:date="2026-10-18T13:44:37Z">
        <w:r>
          <w:delText xml:space="preserve">19 –</w:delText>
        </w:r>
      </w:del>
      <w:ins w:id="3178" w:author="Ezra-redaktør" w:date="2026-10-18T13:44:37Z">
        <w:r>
          <w:t xml:space="preserve">19:</w:t>
        </w:r>
      </w:ins>
      <w:r>
        <w:t xml:space="preserve"> Scripture as a Mirror</w:t>
      </w:r>
    </w:p>
    <w:p>
      <w:r>
        <w:t xml:space="preserve">&gt; “For the word of God is living and active… discerning the thoughts and intentions of the heart.” </w:t>
      </w:r>
      <w:del w:id="3179" w:author="Ezra-redaktør" w:date="2026-10-18T13:44:37Z">
        <w:r>
          <w:delText xml:space="preserve">–</w:delText>
        </w:r>
      </w:del>
      <w:ins w:id="3180" w:author="Ezra-redaktør" w:date="2026-10-18T13:44:37Z">
        <w:r>
          <w:t xml:space="preserve">&gt; &gt;</w:t>
        </w:r>
      </w:ins>
      <w:r>
        <w:t xml:space="preserve"> Hebrews 4:12</w:t>
      </w:r>
    </w:p>
    <w:p>
      <w:r>
        <w:t xml:space="preserve">Scripture does not exist to confirm you. It exists to reveal you. Read as decoration, it flatters. Read as </w:t>
      </w:r>
      <w:ins w:id="3181" w:author="Ezra-redaktør" w:date="2026-10-18T13:44:37Z">
        <w:r>
          <w:t xml:space="preserve">a </w:t>
        </w:r>
      </w:ins>
      <w:r>
        <w:t xml:space="preserve">mirror, it exposes.</w:t>
      </w:r>
    </w:p>
    <w:p>
      <w:pPr>
        <w:pStyle w:val="Heading3"/>
      </w:pPr>
      <w:r>
        <w:t xml:space="preserve">The Scenario</w:t>
      </w:r>
    </w:p>
    <w:p>
      <w:r>
        <w:t xml:space="preserve">Matthew read regularly. </w:t>
      </w:r>
      <w:del w:id="3182" w:author="Ezra-redaktør" w:date="2026-10-18T13:44:37Z">
        <w:r>
          <w:delText xml:space="preserve">Highlighted</w:delText>
        </w:r>
      </w:del>
      <w:ins w:id="3183" w:author="Ezra-redaktør" w:date="2026-10-18T13:44:37Z">
        <w:r>
          <w:t xml:space="preserve">He highlighted</w:t>
        </w:r>
      </w:ins>
      <w:r>
        <w:t xml:space="preserve"> verses,</w:t>
      </w:r>
      <w:ins w:id="3184" w:author="Ezra-redaktør" w:date="2026-10-18T13:44:37Z">
        <w:r>
          <w:t xml:space="preserve"> kept</w:t>
        </w:r>
      </w:ins>
      <w:r>
        <w:t xml:space="preserve"> organized notes, </w:t>
      </w:r>
      <w:del w:id="3185" w:author="Ezra-redaktør" w:date="2026-10-18T13:44:37Z">
        <w:r>
          <w:delText xml:space="preserve">well-rehearsed</w:delText>
        </w:r>
      </w:del>
      <w:ins w:id="3186" w:author="Ezra-redaktør" w:date="2026-10-18T13:44:37Z">
        <w:r>
          <w:t xml:space="preserve">and</w:t>
        </w:r>
      </w:ins>
      <w:r>
        <w:t xml:space="preserve"> </w:t>
      </w:r>
      <w:del w:id="3187" w:author="Ezra-redaktør" w:date="2026-10-18T13:44:37Z">
        <w:r>
          <w:delText xml:space="preserve">insights.</w:delText>
        </w:r>
      </w:del>
      <w:ins w:id="3188" w:author="Ezra-redaktør" w:date="2026-10-18T13:44:37Z">
        <w:r>
          <w:t xml:space="preserve">had his insights well rehearsed.</w:t>
        </w:r>
      </w:ins>
      <w:r>
        <w:t xml:space="preserve"> But </w:t>
      </w:r>
      <w:del w:id="3189" w:author="Ezra-redaktør" w:date="2026-10-18T13:44:37Z">
        <w:r>
          <w:delText xml:space="preserve">when</w:delText>
        </w:r>
      </w:del>
      <w:ins w:id="3190" w:author="Ezra-redaktør" w:date="2026-10-18T13:44:37Z">
        <w:r>
          <w:t xml:space="preserve">whenever</w:t>
        </w:r>
      </w:ins>
      <w:r>
        <w:t xml:space="preserve"> Scripture confronted him, he </w:t>
      </w:r>
      <w:del w:id="3191" w:author="Ezra-redaktør" w:date="2026-10-18T13:44:37Z">
        <w:r>
          <w:delText xml:space="preserve">redirected</w:delText>
        </w:r>
      </w:del>
      <w:ins w:id="3192" w:author="Ezra-redaktør" w:date="2026-10-18T13:44:37Z">
        <w:r>
          <w:t xml:space="preserve">quickly</w:t>
        </w:r>
      </w:ins>
      <w:r>
        <w:t xml:space="preserve"> </w:t>
      </w:r>
      <w:del w:id="3193" w:author="Ezra-redaktør" w:date="2026-10-18T13:44:37Z">
        <w:r>
          <w:delText xml:space="preserve">quickly,</w:delText>
        </w:r>
      </w:del>
      <w:ins w:id="3194" w:author="Ezra-redaktør" w:date="2026-10-18T13:44:37Z">
        <w:r>
          <w:t xml:space="preserve">turned it</w:t>
        </w:r>
      </w:ins>
      <w:r>
        <w:t xml:space="preserve"> toward </w:t>
      </w:r>
      <w:del w:id="3195" w:author="Ezra-redaktør" w:date="2026-10-18T13:44:37Z">
        <w:r>
          <w:delText xml:space="preserve">application</w:delText>
        </w:r>
      </w:del>
      <w:ins w:id="3196" w:author="Ezra-redaktør" w:date="2026-10-18T13:44:37Z">
        <w:r>
          <w:t xml:space="preserve">other</w:t>
        </w:r>
      </w:ins>
      <w:r>
        <w:t xml:space="preserve"> </w:t>
      </w:r>
      <w:del w:id="3197" w:author="Ezra-redaktør" w:date="2026-10-18T13:44:37Z">
        <w:r>
          <w:delText xml:space="preserve">for others.</w:delText>
        </w:r>
      </w:del>
      <w:ins w:id="3198" w:author="Ezra-redaktør" w:date="2026-10-18T13:44:37Z">
        <w:r>
          <w:t xml:space="preserve">people.</w:t>
        </w:r>
      </w:ins>
      <w:r>
        <w:t xml:space="preserve"> Correction </w:t>
      </w:r>
      <w:del w:id="3199" w:author="Ezra-redaktør" w:date="2026-10-18T13:44:37Z">
        <w:r>
          <w:delText xml:space="preserve">became</w:delText>
        </w:r>
      </w:del>
      <w:ins w:id="3200" w:author="Ezra-redaktør" w:date="2026-10-18T13:44:37Z">
        <w:r>
          <w:t xml:space="preserve">stayed</w:t>
        </w:r>
      </w:ins>
      <w:r>
        <w:t xml:space="preserve"> </w:t>
      </w:r>
      <w:del w:id="3201" w:author="Ezra-redaktør" w:date="2026-10-18T13:44:37Z">
        <w:r>
          <w:delText xml:space="preserve">abstract.</w:delText>
        </w:r>
      </w:del>
      <w:ins w:id="3202" w:author="Ezra-redaktør" w:date="2026-10-18T13:44:37Z">
        <w:r>
          <w:t xml:space="preserve">abstract</w:t>
        </w:r>
      </w:ins>
      <w:r>
        <w:t xml:space="preserve"> </w:t>
      </w:r>
      <w:del w:id="3203" w:author="Ezra-redaktør" w:date="2026-10-18T13:44:37Z">
        <w:r>
          <w:delText xml:space="preserve">Conviction</w:delText>
        </w:r>
      </w:del>
      <w:ins w:id="3204" w:author="Ezra-redaktør" w:date="2026-10-18T13:44:37Z">
        <w:r>
          <w:t xml:space="preserve">and conviction</w:t>
        </w:r>
      </w:ins>
      <w:r>
        <w:t xml:space="preserve"> stayed distant. He </w:t>
      </w:r>
      <w:del w:id="3205" w:author="Ezra-redaktør" w:date="2026-10-18T13:44:37Z">
        <w:r>
          <w:delText xml:space="preserve">left</w:delText>
        </w:r>
      </w:del>
      <w:ins w:id="3206" w:author="Ezra-redaktør" w:date="2026-10-18T13:44:37Z">
        <w:r>
          <w:t xml:space="preserve">came</w:t>
        </w:r>
      </w:ins>
      <w:r>
        <w:t xml:space="preserve"> </w:t>
      </w:r>
      <w:del w:id="3207" w:author="Ezra-redaktør" w:date="2026-10-18T13:44:37Z">
        <w:r>
          <w:delText xml:space="preserve">affirmed,</w:delText>
        </w:r>
      </w:del>
      <w:ins w:id="3208" w:author="Ezra-redaktør" w:date="2026-10-18T13:44:37Z">
        <w:r>
          <w:t xml:space="preserve">away affirmed and</w:t>
        </w:r>
      </w:ins>
      <w:r>
        <w:t xml:space="preserve"> rarely examined.</w:t>
      </w:r>
    </w:p>
    <w:p>
      <w:pPr>
        <w:rPr>
          <w:del w:id="3209" w:author="Ezra-redaktør" w:date="2026-10-18T13:44:37Z"/>
        </w:rPr>
      </w:pPr>
      <w:del w:id="3210" w:author="Ezra-redaktør" w:date="2026-10-18T13:44:37Z">
        <w:r>
          <w:delText xml:space="preserve">The problem wasn’t familiarity. It was orientation.</w:delText>
        </w:r>
      </w:del>
    </w:p>
    <w:p>
      <w:pPr>
        <w:rPr>
          <w:ins w:id="3211" w:author="Ezra-redaktør" w:date="2026-10-18T13:44:37Z"/>
        </w:rPr>
      </w:pPr>
      <w:ins w:id="3212" w:author="Ezra-redaktør" w:date="2026-10-18T13:44:37Z">
        <w:r>
          <w:t xml:space="preserve">He kept turning the mirror toward everyone else.</w:t>
        </w:r>
      </w:ins>
    </w:p>
    <w:p>
      <w:pPr>
        <w:pStyle w:val="Heading3"/>
      </w:pPr>
      <w:r>
        <w:t xml:space="preserve">Scripture as Shield vs.</w:t>
      </w:r>
      <w:del w:id="3213" w:author="Ezra-redaktør" w:date="2026-10-18T13:44:37Z">
        <w:r>
          <w:delText xml:space="preserve"> </w:delText>
        </w:r>
      </w:del>
      <w:ins w:id="3214" w:author="Ezra-redaktør" w:date="2026-10-18T13:44:37Z">
        <w:r>
          <w:t xml:space="preserve"> </w:t>
        </w:r>
      </w:ins>
      <w:r>
        <w:t xml:space="preserve">Scripture as Mirror</w:t>
      </w:r>
    </w:p>
    <w:p>
      <w:r>
        <w:t xml:space="preserve">| Scripture as Shield</w:t>
      </w:r>
      <w:del w:id="3215" w:author="Ezra-redaktør" w:date="2026-10-18T13:44:37Z">
        <w:r>
          <w:delText xml:space="preserve">  </w:delText>
        </w:r>
      </w:del>
      <w:ins w:id="3216" w:author="Ezra-redaktør" w:date="2026-10-18T13:44:37Z">
        <w:r>
          <w:t xml:space="preserve"> </w:t>
        </w:r>
      </w:ins>
      <w:r>
        <w:t xml:space="preserve">| Scripture as Mirror</w:t>
      </w:r>
      <w:del w:id="3217" w:author="Ezra-redaktør" w:date="2026-10-18T13:44:37Z">
        <w:r>
          <w:delText xml:space="preserve">  </w:delText>
        </w:r>
      </w:del>
      <w:ins w:id="3218" w:author="Ezra-redaktør" w:date="2026-10-18T13:44:37Z">
        <w:r>
          <w:t xml:space="preserve"> </w:t>
        </w:r>
      </w:ins>
      <w:r>
        <w:t xml:space="preserve">| </w:t>
      </w:r>
      <w:del w:id="3219" w:author="Ezra-redaktør" w:date="2026-10-18T13:44:37Z">
        <w:r>
          <w:delText xml:space="preserve">|----------------------|----------------------|</w:delText>
        </w:r>
      </w:del>
      <w:ins w:id="3220" w:author="Ezra-redaktør" w:date="2026-10-18T13:44:37Z">
        <w:r>
          <w:t xml:space="preserve">| :- | :- |</w:t>
        </w:r>
      </w:ins>
      <w:r>
        <w:t xml:space="preserve"> | Protects self-image</w:t>
      </w:r>
      <w:del w:id="3221" w:author="Ezra-redaktør" w:date="2026-10-18T13:44:37Z">
        <w:r>
          <w:delText xml:space="preserve">  </w:delText>
        </w:r>
      </w:del>
      <w:ins w:id="3222" w:author="Ezra-redaktør" w:date="2026-10-18T13:44:37Z">
        <w:r>
          <w:t xml:space="preserve"> </w:t>
        </w:r>
      </w:ins>
      <w:r>
        <w:t xml:space="preserve">| Reveals misalignment | | Targets others</w:t>
      </w:r>
      <w:del w:id="3223" w:author="Ezra-redaktør" w:date="2026-10-18T13:44:37Z">
        <w:r>
          <w:delText xml:space="preserve">       </w:delText>
        </w:r>
      </w:del>
      <w:ins w:id="3224" w:author="Ezra-redaktør" w:date="2026-10-18T13:44:37Z">
        <w:r>
          <w:t xml:space="preserve"> </w:t>
        </w:r>
      </w:ins>
      <w:r>
        <w:t xml:space="preserve">| Addresses self</w:t>
      </w:r>
      <w:del w:id="3225" w:author="Ezra-redaktør" w:date="2026-10-18T13:44:37Z">
        <w:r>
          <w:delText xml:space="preserve">       </w:delText>
        </w:r>
      </w:del>
      <w:ins w:id="3226" w:author="Ezra-redaktør" w:date="2026-10-18T13:44:37Z">
        <w:r>
          <w:t xml:space="preserve"> </w:t>
        </w:r>
      </w:ins>
      <w:r>
        <w:t xml:space="preserve">| | Confirms assumptions | Tests motives</w:t>
      </w:r>
      <w:del w:id="3227" w:author="Ezra-redaktør" w:date="2026-10-18T13:44:37Z">
        <w:r>
          <w:delText xml:space="preserve">        </w:delText>
        </w:r>
      </w:del>
      <w:ins w:id="3228" w:author="Ezra-redaktør" w:date="2026-10-18T13:44:37Z">
        <w:r>
          <w:t xml:space="preserve"> </w:t>
        </w:r>
      </w:ins>
      <w:r>
        <w:t xml:space="preserve">| | Remains theoretical</w:t>
      </w:r>
      <w:del w:id="3229" w:author="Ezra-redaktør" w:date="2026-10-18T13:44:37Z">
        <w:r>
          <w:delText xml:space="preserve">  </w:delText>
        </w:r>
      </w:del>
      <w:ins w:id="3230" w:author="Ezra-redaktør" w:date="2026-10-18T13:44:37Z">
        <w:r>
          <w:t xml:space="preserve"> </w:t>
        </w:r>
      </w:ins>
      <w:r>
        <w:t xml:space="preserve">| Demands response</w:t>
      </w:r>
      <w:del w:id="3231" w:author="Ezra-redaktør" w:date="2026-10-18T13:44:37Z">
        <w:r>
          <w:delText xml:space="preserve">     </w:delText>
        </w:r>
      </w:del>
      <w:ins w:id="3232" w:author="Ezra-redaktør" w:date="2026-10-18T13:44:37Z">
        <w:r>
          <w:t xml:space="preserve"> </w:t>
        </w:r>
      </w:ins>
      <w:r>
        <w:t xml:space="preserve">| | Feels safe</w:t>
      </w:r>
      <w:del w:id="3233" w:author="Ezra-redaktør" w:date="2026-10-18T13:44:37Z">
        <w:r>
          <w:delText xml:space="preserve">           </w:delText>
        </w:r>
      </w:del>
      <w:ins w:id="3234" w:author="Ezra-redaktør" w:date="2026-10-18T13:44:37Z">
        <w:r>
          <w:t xml:space="preserve"> </w:t>
        </w:r>
      </w:ins>
      <w:r>
        <w:t xml:space="preserve">| Produces clarity</w:t>
      </w:r>
      <w:del w:id="3235" w:author="Ezra-redaktør" w:date="2026-10-18T13:44:37Z">
        <w:r>
          <w:delText xml:space="preserve">     </w:delText>
        </w:r>
      </w:del>
      <w:ins w:id="3236" w:author="Ezra-redaktør" w:date="2026-10-18T13:44:37Z">
        <w:r>
          <w:t xml:space="preserve"> </w:t>
        </w:r>
      </w:ins>
      <w:r>
        <w:t xml:space="preserve">|</w:t>
      </w:r>
    </w:p>
    <w:p>
      <w:r>
        <w:t xml:space="preserve">What Scripture reveals depends on how </w:t>
      </w:r>
      <w:del w:id="3237" w:author="Ezra-redaktør" w:date="2026-10-18T13:44:37Z">
        <w:r>
          <w:delText xml:space="preserve">it</w:delText>
        </w:r>
      </w:del>
      <w:ins w:id="3238" w:author="Ezra-redaktør" w:date="2026-10-18T13:44:37Z">
        <w:r>
          <w:t xml:space="preserve">you</w:t>
        </w:r>
      </w:ins>
      <w:r>
        <w:t xml:space="preserve"> </w:t>
      </w:r>
      <w:del w:id="3239" w:author="Ezra-redaktør" w:date="2026-10-18T13:44:37Z">
        <w:r>
          <w:delText xml:space="preserve">is</w:delText>
        </w:r>
      </w:del>
      <w:ins w:id="3240" w:author="Ezra-redaktør" w:date="2026-10-18T13:44:37Z">
        <w:r>
          <w:t xml:space="preserve">approach</w:t>
        </w:r>
      </w:ins>
      <w:r>
        <w:t xml:space="preserve"> </w:t>
      </w:r>
      <w:del w:id="3241" w:author="Ezra-redaktør" w:date="2026-10-18T13:44:37Z">
        <w:r>
          <w:delText xml:space="preserve">approached.</w:delText>
        </w:r>
      </w:del>
      <w:ins w:id="3242" w:author="Ezra-redaktør" w:date="2026-10-18T13:44:37Z">
        <w:r>
          <w:t xml:space="preserve">it.</w:t>
        </w:r>
      </w:ins>
    </w:p>
    <w:p>
      <w:pPr>
        <w:pStyle w:val="Heading3"/>
      </w:pPr>
      <w:r>
        <w:t xml:space="preserve">What This Day Is Really About</w:t>
      </w:r>
    </w:p>
    <w:p>
      <w:del w:id="3243" w:author="Ezra-redaktør" w:date="2026-10-18T13:44:37Z">
        <w:r>
          <w:delText xml:space="preserve">This day is not about</w:delText>
        </w:r>
      </w:del>
      <w:ins w:id="3244" w:author="Ezra-redaktør" w:date="2026-10-18T13:44:37Z">
        <w:r>
          <w:t xml:space="preserve">Honest</w:t>
        </w:r>
      </w:ins>
      <w:r>
        <w:t xml:space="preserve"> reading </w:t>
      </w:r>
      <w:del w:id="3245" w:author="Ezra-redaktør" w:date="2026-10-18T13:44:37Z">
        <w:r>
          <w:delText xml:space="preserve">more.</w:delText>
        </w:r>
      </w:del>
      <w:ins w:id="3246" w:author="Ezra-redaktør" w:date="2026-10-18T13:44:37Z">
        <w:r>
          <w:t xml:space="preserve">beats</w:t>
        </w:r>
      </w:ins>
      <w:r>
        <w:t xml:space="preserve"> </w:t>
      </w:r>
      <w:del w:id="3247" w:author="Ezra-redaktør" w:date="2026-10-18T13:44:37Z">
        <w:r>
          <w:delText xml:space="preserve">It</w:delText>
        </w:r>
      </w:del>
      <w:ins w:id="3248" w:author="Ezra-redaktør" w:date="2026-10-18T13:44:37Z">
        <w:r>
          <w:t xml:space="preserve">a</w:t>
        </w:r>
      </w:ins>
      <w:r>
        <w:t xml:space="preserve"> </w:t>
      </w:r>
      <w:del w:id="3249" w:author="Ezra-redaktør" w:date="2026-10-18T13:44:37Z">
        <w:r>
          <w:delText xml:space="preserve">is about</w:delText>
        </w:r>
      </w:del>
      <w:ins w:id="3250" w:author="Ezra-redaktør" w:date="2026-10-18T13:44:37Z">
        <w:r>
          <w:t xml:space="preserve">long</w:t>
        </w:r>
      </w:ins>
      <w:r>
        <w:t xml:space="preserve"> reading </w:t>
      </w:r>
      <w:del w:id="3251" w:author="Ezra-redaktør" w:date="2026-10-18T13:44:37Z">
        <w:r>
          <w:delText xml:space="preserve">honestly.</w:delText>
        </w:r>
      </w:del>
      <w:ins w:id="3252" w:author="Ezra-redaktør" w:date="2026-10-18T13:44:37Z">
        <w:r>
          <w:t xml:space="preserve">plan.</w:t>
        </w:r>
      </w:ins>
      <w:r>
        <w:t xml:space="preserve"> Scripture refines </w:t>
      </w:r>
      <w:ins w:id="3253" w:author="Ezra-redaktør" w:date="2026-10-18T13:44:37Z">
        <w:r>
          <w:t xml:space="preserve">you </w:t>
        </w:r>
      </w:ins>
      <w:r>
        <w:t xml:space="preserve">when</w:t>
      </w:r>
      <w:ins w:id="3254" w:author="Ezra-redaktør" w:date="2026-10-18T13:44:37Z">
        <w:r>
          <w:t xml:space="preserve"> you let</w:t>
        </w:r>
      </w:ins>
      <w:r>
        <w:t xml:space="preserve"> it </w:t>
      </w:r>
      <w:del w:id="3255" w:author="Ezra-redaktør" w:date="2026-10-18T13:44:37Z">
        <w:r>
          <w:delText xml:space="preserve">is allowed to </w:delText>
        </w:r>
      </w:del>
      <w:r>
        <w:t xml:space="preserve">confront </w:t>
      </w:r>
      <w:del w:id="3256" w:author="Ezra-redaktør" w:date="2026-10-18T13:44:37Z">
        <w:r>
          <w:delText xml:space="preserve">intention,</w:delText>
        </w:r>
      </w:del>
      <w:ins w:id="3257" w:author="Ezra-redaktør" w:date="2026-10-18T13:44:37Z">
        <w:r>
          <w:t xml:space="preserve">your</w:t>
        </w:r>
      </w:ins>
      <w:r>
        <w:t xml:space="preserve"> </w:t>
      </w:r>
      <w:del w:id="3258" w:author="Ezra-redaktør" w:date="2026-10-18T13:44:37Z">
        <w:r>
          <w:delText xml:space="preserve">not</w:delText>
        </w:r>
      </w:del>
      <w:ins w:id="3259" w:author="Ezra-redaktør" w:date="2026-10-18T13:44:37Z">
        <w:r>
          <w:t xml:space="preserve">intentions</w:t>
        </w:r>
      </w:ins>
      <w:r>
        <w:t xml:space="preserve"> </w:t>
      </w:r>
      <w:del w:id="3260" w:author="Ezra-redaktør" w:date="2026-10-18T13:44:37Z">
        <w:r>
          <w:delText xml:space="preserve">just</w:delText>
        </w:r>
      </w:del>
      <w:ins w:id="3261" w:author="Ezra-redaktør" w:date="2026-10-18T13:44:37Z">
        <w:r>
          <w:t xml:space="preserve">as well as your</w:t>
        </w:r>
      </w:ins>
      <w:r>
        <w:t xml:space="preserve"> behavior. A mirror is </w:t>
      </w:r>
      <w:del w:id="3262" w:author="Ezra-redaktør" w:date="2026-10-18T13:44:37Z">
        <w:r>
          <w:delText xml:space="preserve">not your enemy because the news is unwelcome; it is </w:delText>
        </w:r>
      </w:del>
      <w:r>
        <w:t xml:space="preserve">the one </w:t>
      </w:r>
      <w:del w:id="3263" w:author="Ezra-redaktør" w:date="2026-10-18T13:44:37Z">
        <w:r>
          <w:delText xml:space="preserve">household</w:delText>
        </w:r>
      </w:del>
      <w:ins w:id="3264" w:author="Ezra-redaktør" w:date="2026-10-18T13:44:37Z">
        <w:r>
          <w:t xml:space="preserve">object</w:t>
        </w:r>
      </w:ins>
      <w:r>
        <w:t xml:space="preserve"> </w:t>
      </w:r>
      <w:del w:id="3265" w:author="Ezra-redaktør" w:date="2026-10-18T13:44:37Z">
        <w:r>
          <w:delText xml:space="preserve">object</w:delText>
        </w:r>
      </w:del>
      <w:ins w:id="3266" w:author="Ezra-redaktør" w:date="2026-10-18T13:44:37Z">
        <w:r>
          <w:t xml:space="preserve">in the house</w:t>
        </w:r>
      </w:ins>
      <w:r>
        <w:t xml:space="preserve"> that will not flatter you, which is exactly why you </w:t>
      </w:r>
      <w:del w:id="3267" w:author="Ezra-redaktør" w:date="2026-10-18T13:44:37Z">
        <w:r>
          <w:delText xml:space="preserve">trust</w:delText>
        </w:r>
      </w:del>
      <w:ins w:id="3268" w:author="Ezra-redaktør" w:date="2026-10-18T13:44:37Z">
        <w:r>
          <w:t xml:space="preserve">check</w:t>
        </w:r>
      </w:ins>
      <w:r>
        <w:t xml:space="preserve"> it before </w:t>
      </w:r>
      <w:del w:id="3269" w:author="Ezra-redaktør" w:date="2026-10-18T13:44:37Z">
        <w:r>
          <w:delText xml:space="preserve">leaving</w:delText>
        </w:r>
      </w:del>
      <w:ins w:id="3270" w:author="Ezra-redaktør" w:date="2026-10-18T13:44:37Z">
        <w:r>
          <w:t xml:space="preserve">you</w:t>
        </w:r>
      </w:ins>
      <w:r>
        <w:t xml:space="preserve"> </w:t>
      </w:r>
      <w:del w:id="3271" w:author="Ezra-redaktør" w:date="2026-10-18T13:44:37Z">
        <w:r>
          <w:delText xml:space="preserve">the</w:delText>
        </w:r>
      </w:del>
      <w:ins w:id="3272" w:author="Ezra-redaktør" w:date="2026-10-18T13:44:37Z">
        <w:r>
          <w:t xml:space="preserve">leave.</w:t>
        </w:r>
      </w:ins>
      <w:r>
        <w:t xml:space="preserve"> </w:t>
      </w:r>
      <w:del w:id="3273" w:author="Ezra-redaktør" w:date="2026-10-18T13:44:37Z">
        <w:r>
          <w:delText xml:space="preserve">house.</w:delText>
        </w:r>
      </w:del>
      <w:ins w:id="3274" w:author="Ezra-redaktør" w:date="2026-10-18T13:44:37Z">
        <w:r>
          <w:t xml:space="preserve">Unwelcome news does not make it your enemy.</w:t>
        </w:r>
      </w:ins>
    </w:p>
    <w:p>
      <w:r>
        <w:t xml:space="preserve">The most dangerous use of Scripture is </w:t>
      </w:r>
      <w:del w:id="3275" w:author="Ezra-redaktør" w:date="2026-10-18T13:44:37Z">
        <w:r>
          <w:delText xml:space="preserve">not</w:delText>
        </w:r>
      </w:del>
      <w:ins w:id="3276" w:author="Ezra-redaktør" w:date="2026-10-18T13:44:37Z">
        <w:r>
          <w:t xml:space="preserve">to</w:t>
        </w:r>
      </w:ins>
      <w:r>
        <w:t xml:space="preserve"> </w:t>
      </w:r>
      <w:del w:id="3277" w:author="Ezra-redaktør" w:date="2026-10-18T13:44:37Z">
        <w:r>
          <w:delText xml:space="preserve">rejection;</w:delText>
        </w:r>
      </w:del>
      <w:ins w:id="3278" w:author="Ezra-redaktør" w:date="2026-10-18T13:44:37Z">
        <w:r>
          <w:t xml:space="preserve">insulate</w:t>
        </w:r>
      </w:ins>
      <w:r>
        <w:t xml:space="preserve"> </w:t>
      </w:r>
      <w:del w:id="3279" w:author="Ezra-redaktør" w:date="2026-10-18T13:44:37Z">
        <w:r>
          <w:delText xml:space="preserve">it</w:delText>
        </w:r>
      </w:del>
      <w:ins w:id="3280" w:author="Ezra-redaktør" w:date="2026-10-18T13:44:37Z">
        <w:r>
          <w:t xml:space="preserve">yourself</w:t>
        </w:r>
      </w:ins>
      <w:r>
        <w:t xml:space="preserve"> </w:t>
      </w:r>
      <w:del w:id="3281" w:author="Ezra-redaktør" w:date="2026-10-18T13:44:37Z">
        <w:r>
          <w:delText xml:space="preserve">is</w:delText>
        </w:r>
      </w:del>
      <w:ins w:id="3282" w:author="Ezra-redaktør" w:date="2026-10-18T13:44:37Z">
        <w:r>
          <w:t xml:space="preserve">with</w:t>
        </w:r>
      </w:ins>
      <w:r>
        <w:t xml:space="preserve"> </w:t>
      </w:r>
      <w:del w:id="3283" w:author="Ezra-redaktør" w:date="2026-10-18T13:44:37Z">
        <w:r>
          <w:delText xml:space="preserve">insulation.</w:delText>
        </w:r>
      </w:del>
      <w:ins w:id="3284" w:author="Ezra-redaktør" w:date="2026-10-18T13:44:37Z">
        <w:r>
          <w:t xml:space="preserve">it.</w:t>
        </w:r>
      </w:ins>
      <w:r>
        <w:t xml:space="preserve"> Truth that </w:t>
      </w:r>
      <w:del w:id="3285" w:author="Ezra-redaktør" w:date="2026-10-18T13:44:37Z">
        <w:r>
          <w:delText xml:space="preserve">cannot</w:delText>
        </w:r>
      </w:del>
      <w:ins w:id="3286" w:author="Ezra-redaktør" w:date="2026-10-18T13:44:37Z">
        <w:r>
          <w:t xml:space="preserve">is never allowed to</w:t>
        </w:r>
      </w:ins>
      <w:r>
        <w:t xml:space="preserve"> correct </w:t>
      </w:r>
      <w:ins w:id="3287" w:author="Ezra-redaktør" w:date="2026-10-18T13:44:37Z">
        <w:r>
          <w:t xml:space="preserve">you </w:t>
        </w:r>
      </w:ins>
      <w:r>
        <w:t xml:space="preserve">cannot </w:t>
      </w:r>
      <w:del w:id="3288" w:author="Ezra-redaktør" w:date="2026-10-18T13:44:37Z">
        <w:r>
          <w:delText xml:space="preserve">form.</w:delText>
        </w:r>
      </w:del>
      <w:ins w:id="3289" w:author="Ezra-redaktør" w:date="2026-10-18T13:44:37Z">
        <w:r>
          <w:t xml:space="preserve">form you.</w:t>
        </w:r>
      </w:ins>
    </w:p>
    <w:p>
      <w:pPr>
        <w:pStyle w:val="Heading3"/>
      </w:pPr>
      <w:r>
        <w:t xml:space="preserve">The Practice</w:t>
      </w:r>
    </w:p>
    <w:p>
      <w:r>
        <w:t xml:space="preserve">Read one familiar passage </w:t>
      </w:r>
      <w:del w:id="3290" w:author="Ezra-redaktør" w:date="2026-10-18T13:44:37Z">
        <w:r>
          <w:delText xml:space="preserve">today.</w:delText>
        </w:r>
      </w:del>
      <w:ins w:id="3291" w:author="Ezra-redaktør" w:date="2026-10-18T13:44:37Z">
        <w:r>
          <w:t xml:space="preserve">today,</w:t>
        </w:r>
      </w:ins>
      <w:r>
        <w:t xml:space="preserve"> </w:t>
      </w:r>
      <w:del w:id="3292" w:author="Ezra-redaktør" w:date="2026-10-18T13:44:37Z">
        <w:r>
          <w:delText xml:space="preserve">Not</w:delText>
        </w:r>
      </w:del>
      <w:ins w:id="3293" w:author="Ezra-redaktør" w:date="2026-10-18T13:44:37Z">
        <w:r>
          <w:t xml:space="preserve">without trying</w:t>
        </w:r>
      </w:ins>
      <w:r>
        <w:t xml:space="preserve"> to learn </w:t>
      </w:r>
      <w:del w:id="3294" w:author="Ezra-redaktør" w:date="2026-10-18T13:44:37Z">
        <w:r>
          <w:delText xml:space="preserve">something</w:delText>
        </w:r>
      </w:del>
      <w:ins w:id="3295" w:author="Ezra-redaktør" w:date="2026-10-18T13:44:37Z">
        <w:r>
          <w:t xml:space="preserve">anything</w:t>
        </w:r>
      </w:ins>
      <w:r>
        <w:t xml:space="preserve"> </w:t>
      </w:r>
      <w:del w:id="3296" w:author="Ezra-redaktør" w:date="2026-10-18T13:44:37Z">
        <w:r>
          <w:delText xml:space="preserve">new.</w:delText>
        </w:r>
      </w:del>
      <w:ins w:id="3297" w:author="Ezra-redaktør" w:date="2026-10-18T13:44:37Z">
        <w:r>
          <w:t xml:space="preserve">new from it.</w:t>
        </w:r>
      </w:ins>
      <w:r>
        <w:t xml:space="preserve"> Ask:</w:t>
      </w:r>
    </w:p>
    <w:p>
      <w:r>
        <w:t xml:space="preserve">- What does this reveal about my direction? - What assumption does this challenge? - What response does this require of me now?</w:t>
      </w:r>
    </w:p>
    <w:p>
      <w:pPr>
        <w:rPr>
          <w:del w:id="3298" w:author="Ezra-redaktør" w:date="2026-10-18T13:44:37Z"/>
        </w:rPr>
      </w:pPr>
      <w:del w:id="3299" w:author="Ezra-redaktør" w:date="2026-10-18T13:44:37Z">
        <w:r>
          <w:delText xml:space="preserve">Do not rush to interpretation. Allow exposure first.</w:delText>
        </w:r>
      </w:del>
    </w:p>
    <w:p>
      <w:pPr>
        <w:rPr>
          <w:ins w:id="3300" w:author="Ezra-redaktør" w:date="2026-10-18T13:44:37Z"/>
        </w:rPr>
      </w:pPr>
      <w:ins w:id="3301" w:author="Ezra-redaktør" w:date="2026-10-18T13:44:37Z">
        <w:r>
          <w:t xml:space="preserve">Hold off on interpreting. Let it show you yourself first.</w:t>
        </w:r>
      </w:ins>
    </w:p>
    <w:p>
      <w:pPr>
        <w:pStyle w:val="Heading3"/>
      </w:pPr>
      <w:r>
        <w:t xml:space="preserve">Healing </w:t>
      </w:r>
      <w:del w:id="3302" w:author="Ezra-redaktør" w:date="2026-10-18T13:44:37Z">
        <w:r>
          <w:delText xml:space="preserve">Forge –</w:delText>
        </w:r>
      </w:del>
      <w:ins w:id="3303" w:author="Ezra-redaktør" w:date="2026-10-18T13:44:37Z">
        <w:r>
          <w:t xml:space="preserve">Forge:</w:t>
        </w:r>
      </w:ins>
      <w:r>
        <w:t xml:space="preserve"> When Scripture Was Used Against You</w:t>
      </w:r>
    </w:p>
    <w:p>
      <w:del w:id="3304" w:author="Ezra-redaktør" w:date="2026-10-18T13:44:37Z">
        <w:r>
          <w:delText xml:space="preserve">For</w:delText>
        </w:r>
      </w:del>
      <w:ins w:id="3305" w:author="Ezra-redaktør" w:date="2026-10-18T13:44:37Z">
        <w:r>
          <w:t xml:space="preserve">Some</w:t>
        </w:r>
      </w:ins>
      <w:r>
        <w:t xml:space="preserve"> </w:t>
      </w:r>
      <w:del w:id="3306" w:author="Ezra-redaktør" w:date="2026-10-18T13:44:37Z">
        <w:r>
          <w:delText xml:space="preserve">some</w:delText>
        </w:r>
      </w:del>
      <w:ins w:id="3307" w:author="Ezra-redaktør" w:date="2026-10-18T13:44:37Z">
        <w:r>
          <w:t xml:space="preserve">men</w:t>
        </w:r>
      </w:ins>
      <w:r>
        <w:t xml:space="preserve"> </w:t>
      </w:r>
      <w:del w:id="3308" w:author="Ezra-redaktør" w:date="2026-10-18T13:44:37Z">
        <w:r>
          <w:delText xml:space="preserve">men,</w:delText>
        </w:r>
      </w:del>
      <w:ins w:id="3309" w:author="Ezra-redaktør" w:date="2026-10-18T13:44:37Z">
        <w:r>
          <w:t xml:space="preserve">have had</w:t>
        </w:r>
      </w:ins>
      <w:r>
        <w:t xml:space="preserve"> Scripture </w:t>
      </w:r>
      <w:del w:id="3310" w:author="Ezra-redaktør" w:date="2026-10-18T13:44:37Z">
        <w:r>
          <w:delText xml:space="preserve">was</w:delText>
        </w:r>
      </w:del>
      <w:ins w:id="3311" w:author="Ezra-redaktør" w:date="2026-10-18T13:44:37Z">
        <w:r>
          <w:t xml:space="preserve">used</w:t>
        </w:r>
      </w:ins>
      <w:r>
        <w:t xml:space="preserve"> </w:t>
      </w:r>
      <w:del w:id="3312" w:author="Ezra-redaktør" w:date="2026-10-18T13:44:37Z">
        <w:r>
          <w:delText xml:space="preserve">once</w:delText>
        </w:r>
      </w:del>
      <w:ins w:id="3313" w:author="Ezra-redaktør" w:date="2026-10-18T13:44:37Z">
        <w:r>
          <w:t xml:space="preserve">as</w:t>
        </w:r>
      </w:ins>
      <w:r>
        <w:t xml:space="preserve"> </w:t>
      </w:r>
      <w:del w:id="3314" w:author="Ezra-redaktør" w:date="2026-10-18T13:44:37Z">
        <w:r>
          <w:delText xml:space="preserve">weaponized:</w:delText>
        </w:r>
      </w:del>
      <w:ins w:id="3315" w:author="Ezra-redaktør" w:date="2026-10-18T13:44:37Z">
        <w:r>
          <w:t xml:space="preserve">a weapon against them,</w:t>
        </w:r>
      </w:ins>
      <w:r>
        <w:t xml:space="preserve"> verses </w:t>
      </w:r>
      <w:del w:id="3316" w:author="Ezra-redaktør" w:date="2026-10-18T13:44:37Z">
        <w:r>
          <w:delText xml:space="preserve">were used</w:delText>
        </w:r>
      </w:del>
      <w:ins w:id="3317" w:author="Ezra-redaktør" w:date="2026-10-18T13:44:37Z">
        <w:r>
          <w:t xml:space="preserve">quoted</w:t>
        </w:r>
      </w:ins>
      <w:r>
        <w:t xml:space="preserve"> to shame, silence, or control. </w:t>
      </w:r>
      <w:del w:id="3318" w:author="Ezra-redaktør" w:date="2026-10-18T13:44:37Z">
        <w:r>
          <w:delText xml:space="preserve">This</w:delText>
        </w:r>
      </w:del>
      <w:ins w:id="3319" w:author="Ezra-redaktør" w:date="2026-10-18T13:44:37Z">
        <w:r>
          <w:t xml:space="preserve">That</w:t>
        </w:r>
      </w:ins>
      <w:r>
        <w:t xml:space="preserve"> damages trust. Healing begins when </w:t>
      </w:r>
      <w:ins w:id="3320" w:author="Ezra-redaktør" w:date="2026-10-18T13:44:37Z">
        <w:r>
          <w:t xml:space="preserve">you meet </w:t>
        </w:r>
      </w:ins>
      <w:r>
        <w:t xml:space="preserve">Scripture</w:t>
      </w:r>
      <w:del w:id="3321" w:author="Ezra-redaktør" w:date="2026-10-18T13:44:37Z">
        <w:r>
          <w:delText xml:space="preserve"> is encountered</w:delText>
        </w:r>
      </w:del>
      <w:r>
        <w:t xml:space="preserve"> as </w:t>
      </w:r>
      <w:del w:id="3322" w:author="Ezra-redaktør" w:date="2026-10-18T13:44:37Z">
        <w:r>
          <w:delText xml:space="preserve">light,</w:delText>
        </w:r>
      </w:del>
      <w:ins w:id="3323" w:author="Ezra-redaktør" w:date="2026-10-18T13:44:37Z">
        <w:r>
          <w:t xml:space="preserve">light</w:t>
        </w:r>
      </w:ins>
      <w:r>
        <w:t xml:space="preserve"> </w:t>
      </w:r>
      <w:del w:id="3324" w:author="Ezra-redaktør" w:date="2026-10-18T13:44:37Z">
        <w:r>
          <w:delText xml:space="preserve">not</w:delText>
        </w:r>
      </w:del>
      <w:ins w:id="3325" w:author="Ezra-redaktør" w:date="2026-10-18T13:44:37Z">
        <w:r>
          <w:t xml:space="preserve">instead of</w:t>
        </w:r>
      </w:ins>
      <w:r>
        <w:t xml:space="preserve"> leverage. A mirror does not attack. It tells the truth so </w:t>
      </w:r>
      <w:del w:id="3326" w:author="Ezra-redaktør" w:date="2026-10-18T13:44:37Z">
        <w:r>
          <w:delText xml:space="preserve">alignment</w:delText>
        </w:r>
      </w:del>
      <w:ins w:id="3327" w:author="Ezra-redaktør" w:date="2026-10-18T13:44:37Z">
        <w:r>
          <w:t xml:space="preserve">that you</w:t>
        </w:r>
      </w:ins>
      <w:r>
        <w:t xml:space="preserve"> can </w:t>
      </w:r>
      <w:del w:id="3328" w:author="Ezra-redaktør" w:date="2026-10-18T13:44:37Z">
        <w:r>
          <w:delText xml:space="preserve">begin.</w:delText>
        </w:r>
      </w:del>
      <w:ins w:id="3329" w:author="Ezra-redaktør" w:date="2026-10-18T13:44:37Z">
        <w:r>
          <w:t xml:space="preserve">begin to change.</w:t>
        </w:r>
      </w:ins>
    </w:p>
    <w:p>
      <w:r>
        <w:t xml:space="preserve">*End of Day 19*</w:t>
      </w:r>
    </w:p>
    <w:p>
      <w:pPr>
        <w:pStyle w:val="Heading2"/>
      </w:pPr>
      <w:r>
        <w:t xml:space="preserve">Day </w:t>
      </w:r>
      <w:del w:id="3330" w:author="Ezra-redaktør" w:date="2026-10-18T13:44:37Z">
        <w:r>
          <w:delText xml:space="preserve">20 –</w:delText>
        </w:r>
      </w:del>
      <w:ins w:id="3331" w:author="Ezra-redaktør" w:date="2026-10-18T13:44:37Z">
        <w:r>
          <w:t xml:space="preserve">20:</w:t>
        </w:r>
      </w:ins>
      <w:r>
        <w:t xml:space="preserve"> Strength Grows in Brotherhood</w:t>
      </w:r>
    </w:p>
    <w:p>
      <w:r>
        <w:t xml:space="preserve">&gt; “Iron sharpens iron, and one man sharpens another.” </w:t>
      </w:r>
      <w:del w:id="3332" w:author="Ezra-redaktør" w:date="2026-10-18T13:44:37Z">
        <w:r>
          <w:delText xml:space="preserve">–</w:delText>
        </w:r>
      </w:del>
      <w:ins w:id="3333" w:author="Ezra-redaktør" w:date="2026-10-18T13:44:37Z">
        <w:r>
          <w:t xml:space="preserve">&gt; &gt;</w:t>
        </w:r>
      </w:ins>
      <w:r>
        <w:t xml:space="preserve"> Proverbs 27:17</w:t>
      </w:r>
    </w:p>
    <w:p>
      <w:r>
        <w:t xml:space="preserve">Strength </w:t>
      </w:r>
      <w:del w:id="3334" w:author="Ezra-redaktør" w:date="2026-10-18T13:44:37Z">
        <w:r>
          <w:delText xml:space="preserve">does not mature in isolation. It stabilizes</w:delText>
        </w:r>
      </w:del>
      <w:ins w:id="3335" w:author="Ezra-redaktør" w:date="2026-10-18T13:44:37Z">
        <w:r>
          <w:t xml:space="preserve">steadies</w:t>
        </w:r>
      </w:ins>
      <w:r>
        <w:t xml:space="preserve"> through </w:t>
      </w:r>
      <w:del w:id="3336" w:author="Ezra-redaktør" w:date="2026-10-18T13:44:37Z">
        <w:r>
          <w:delText xml:space="preserve">contact.</w:delText>
        </w:r>
      </w:del>
      <w:ins w:id="3337" w:author="Ezra-redaktør" w:date="2026-10-18T13:44:37Z">
        <w:r>
          <w:t xml:space="preserve">contact with other men.</w:t>
        </w:r>
      </w:ins>
      <w:r>
        <w:t xml:space="preserve"> Conviction grows clearer when </w:t>
      </w:r>
      <w:ins w:id="3338" w:author="Ezra-redaktør" w:date="2026-10-18T13:44:37Z">
        <w:r>
          <w:t xml:space="preserve">it is </w:t>
        </w:r>
      </w:ins>
      <w:r>
        <w:t xml:space="preserve">tested among </w:t>
      </w:r>
      <w:del w:id="3339" w:author="Ezra-redaktør" w:date="2026-10-18T13:44:37Z">
        <w:r>
          <w:delText xml:space="preserve">others</w:delText>
        </w:r>
      </w:del>
      <w:ins w:id="3340" w:author="Ezra-redaktør" w:date="2026-10-18T13:44:37Z">
        <w:r>
          <w:t xml:space="preserve">people</w:t>
        </w:r>
      </w:ins>
      <w:r>
        <w:t xml:space="preserve"> who </w:t>
      </w:r>
      <w:del w:id="3341" w:author="Ezra-redaktør" w:date="2026-10-18T13:44:37Z">
        <w:r>
          <w:delText xml:space="preserve">refuse</w:delText>
        </w:r>
      </w:del>
      <w:ins w:id="3342" w:author="Ezra-redaktør" w:date="2026-10-18T13:44:37Z">
        <w:r>
          <w:t xml:space="preserve">will</w:t>
        </w:r>
      </w:ins>
      <w:r>
        <w:t xml:space="preserve"> </w:t>
      </w:r>
      <w:del w:id="3343" w:author="Ezra-redaktør" w:date="2026-10-18T13:44:37Z">
        <w:r>
          <w:delText xml:space="preserve">to</w:delText>
        </w:r>
      </w:del>
      <w:ins w:id="3344" w:author="Ezra-redaktør" w:date="2026-10-18T13:44:37Z">
        <w:r>
          <w:t xml:space="preserve">neither</w:t>
        </w:r>
      </w:ins>
      <w:r>
        <w:t xml:space="preserve"> flatter </w:t>
      </w:r>
      <w:del w:id="3345" w:author="Ezra-redaktør" w:date="2026-10-18T13:44:37Z">
        <w:r>
          <w:delText xml:space="preserve">or</w:delText>
        </w:r>
      </w:del>
      <w:ins w:id="3346" w:author="Ezra-redaktør" w:date="2026-10-18T13:44:37Z">
        <w:r>
          <w:t xml:space="preserve">you nor</w:t>
        </w:r>
      </w:ins>
      <w:r>
        <w:t xml:space="preserve"> disappear.</w:t>
      </w:r>
    </w:p>
    <w:p>
      <w:pPr>
        <w:pStyle w:val="Heading3"/>
      </w:pPr>
      <w:r>
        <w:t xml:space="preserve">The Scenario</w:t>
      </w:r>
    </w:p>
    <w:p>
      <w:r>
        <w:t xml:space="preserve">Levi trained alone. He was disciplined, consistent, </w:t>
      </w:r>
      <w:ins w:id="3347" w:author="Ezra-redaktør" w:date="2026-10-18T13:44:37Z">
        <w:r>
          <w:t xml:space="preserve">and </w:t>
        </w:r>
      </w:ins>
      <w:r>
        <w:t xml:space="preserve">self-directed. </w:t>
      </w:r>
      <w:del w:id="3348" w:author="Ezra-redaktør" w:date="2026-10-18T13:44:37Z">
        <w:r>
          <w:delText xml:space="preserve">But no</w:delText>
        </w:r>
      </w:del>
      <w:ins w:id="3349" w:author="Ezra-redaktør" w:date="2026-10-18T13:44:37Z">
        <w:r>
          <w:t xml:space="preserve">No</w:t>
        </w:r>
      </w:ins>
      <w:r>
        <w:t xml:space="preserve"> one </w:t>
      </w:r>
      <w:del w:id="3350" w:author="Ezra-redaktør" w:date="2026-10-18T13:44:37Z">
        <w:r>
          <w:delText xml:space="preserve">witnessed</w:delText>
        </w:r>
      </w:del>
      <w:ins w:id="3351" w:author="Ezra-redaktør" w:date="2026-10-18T13:44:37Z">
        <w:r>
          <w:t xml:space="preserve">saw</w:t>
        </w:r>
      </w:ins>
      <w:r>
        <w:t xml:space="preserve"> </w:t>
      </w:r>
      <w:del w:id="3352" w:author="Ezra-redaktør" w:date="2026-10-18T13:44:37Z">
        <w:r>
          <w:delText xml:space="preserve">his</w:delText>
        </w:r>
      </w:del>
      <w:ins w:id="3353" w:author="Ezra-redaktør" w:date="2026-10-18T13:44:37Z">
        <w:r>
          <w:t xml:space="preserve">how</w:t>
        </w:r>
      </w:ins>
      <w:r>
        <w:t xml:space="preserve"> </w:t>
      </w:r>
      <w:del w:id="3354" w:author="Ezra-redaktør" w:date="2026-10-18T13:44:37Z">
        <w:r>
          <w:delText xml:space="preserve">fatigue.</w:delText>
        </w:r>
      </w:del>
      <w:ins w:id="3355" w:author="Ezra-redaktør" w:date="2026-10-18T13:44:37Z">
        <w:r>
          <w:t xml:space="preserve">tired he got.</w:t>
        </w:r>
      </w:ins>
      <w:r>
        <w:t xml:space="preserve"> No one questioned his blind </w:t>
      </w:r>
      <w:del w:id="3356" w:author="Ezra-redaktør" w:date="2026-10-18T13:44:37Z">
        <w:r>
          <w:delText xml:space="preserve">spots.</w:delText>
        </w:r>
      </w:del>
      <w:ins w:id="3357" w:author="Ezra-redaktør" w:date="2026-10-18T13:44:37Z">
        <w:r>
          <w:t xml:space="preserve">spots</w:t>
        </w:r>
      </w:ins>
      <w:r>
        <w:t xml:space="preserve"> </w:t>
      </w:r>
      <w:del w:id="3358" w:author="Ezra-redaktør" w:date="2026-10-18T13:44:37Z">
        <w:r>
          <w:delText xml:space="preserve">No one</w:delText>
        </w:r>
      </w:del>
      <w:ins w:id="3359" w:author="Ezra-redaktør" w:date="2026-10-18T13:44:37Z">
        <w:r>
          <w:t xml:space="preserve">or</w:t>
        </w:r>
      </w:ins>
      <w:r>
        <w:t xml:space="preserve"> interrupted </w:t>
      </w:r>
      <w:del w:id="3360" w:author="Ezra-redaktør" w:date="2026-10-18T13:44:37Z">
        <w:r>
          <w:delText xml:space="preserve">rationalization.</w:delText>
        </w:r>
      </w:del>
      <w:ins w:id="3361" w:author="Ezra-redaktør" w:date="2026-10-18T13:44:37Z">
        <w:r>
          <w:t xml:space="preserve">his</w:t>
        </w:r>
      </w:ins>
      <w:r>
        <w:t xml:space="preserve"> </w:t>
      </w:r>
      <w:del w:id="3362" w:author="Ezra-redaktør" w:date="2026-10-18T13:44:37Z">
        <w:r>
          <w:delText xml:space="preserve">Progress</w:delText>
        </w:r>
      </w:del>
      <w:ins w:id="3363" w:author="Ezra-redaktør" w:date="2026-10-18T13:44:37Z">
        <w:r>
          <w:t xml:space="preserve">excuses.</w:t>
        </w:r>
      </w:ins>
      <w:r>
        <w:t xml:space="preserve"> </w:t>
      </w:r>
      <w:del w:id="3364" w:author="Ezra-redaktør" w:date="2026-10-18T13:44:37Z">
        <w:r>
          <w:delText xml:space="preserve">plateaued</w:delText>
        </w:r>
      </w:del>
      <w:ins w:id="3365" w:author="Ezra-redaktør" w:date="2026-10-18T13:44:37Z">
        <w:r>
          <w:t xml:space="preserve">His</w:t>
        </w:r>
      </w:ins>
      <w:r>
        <w:t xml:space="preserve"> </w:t>
      </w:r>
      <w:del w:id="3366" w:author="Ezra-redaktør" w:date="2026-10-18T13:44:37Z">
        <w:r>
          <w:delText xml:space="preserve">quietly.</w:delText>
        </w:r>
      </w:del>
      <w:ins w:id="3367" w:author="Ezra-redaktør" w:date="2026-10-18T13:44:37Z">
        <w:r>
          <w:t xml:space="preserve">progress leveled off without anyone noticing.</w:t>
        </w:r>
      </w:ins>
    </w:p>
    <w:p>
      <w:ins w:id="3368" w:author="Ezra-redaktør" w:date="2026-10-18T13:44:37Z">
        <w:r>
          <w:t xml:space="preserve">He had plenty of effort. </w:t>
        </w:r>
      </w:ins>
      <w:r>
        <w:t xml:space="preserve">What he lacked was </w:t>
      </w:r>
      <w:del w:id="3369" w:author="Ezra-redaktør" w:date="2026-10-18T13:44:37Z">
        <w:r>
          <w:delText xml:space="preserve">not</w:delText>
        </w:r>
      </w:del>
      <w:ins w:id="3370" w:author="Ezra-redaktør" w:date="2026-10-18T13:44:37Z">
        <w:r>
          <w:t xml:space="preserve">friction,</w:t>
        </w:r>
      </w:ins>
      <w:r>
        <w:t xml:space="preserve"> </w:t>
      </w:r>
      <w:del w:id="3371" w:author="Ezra-redaktør" w:date="2026-10-18T13:44:37Z">
        <w:r>
          <w:delText xml:space="preserve">effort,</w:delText>
        </w:r>
      </w:del>
      <w:ins w:id="3372" w:author="Ezra-redaktør" w:date="2026-10-18T13:44:37Z">
        <w:r>
          <w:t xml:space="preserve">and</w:t>
        </w:r>
      </w:ins>
      <w:r>
        <w:t xml:space="preserve"> </w:t>
      </w:r>
      <w:del w:id="3373" w:author="Ezra-redaktør" w:date="2026-10-18T13:44:37Z">
        <w:r>
          <w:delText xml:space="preserve">but</w:delText>
        </w:r>
      </w:del>
      <w:ins w:id="3374" w:author="Ezra-redaktør" w:date="2026-10-18T13:44:37Z">
        <w:r>
          <w:t xml:space="preserve">strength</w:t>
        </w:r>
      </w:ins>
      <w:r>
        <w:t xml:space="preserve"> </w:t>
      </w:r>
      <w:del w:id="3375" w:author="Ezra-redaktør" w:date="2026-10-18T13:44:37Z">
        <w:r>
          <w:delText xml:space="preserve">friction.</w:delText>
        </w:r>
      </w:del>
      <w:ins w:id="3376" w:author="Ezra-redaktør" w:date="2026-10-18T13:44:37Z">
        <w:r>
          <w:t xml:space="preserve">that</w:t>
        </w:r>
      </w:ins>
      <w:r>
        <w:t xml:space="preserve"> </w:t>
      </w:r>
      <w:del w:id="3377" w:author="Ezra-redaktør" w:date="2026-10-18T13:44:37Z">
        <w:r>
          <w:delText xml:space="preserve">Strength</w:delText>
        </w:r>
      </w:del>
      <w:ins w:id="3378" w:author="Ezra-redaktør" w:date="2026-10-18T13:44:37Z">
        <w:r>
          <w:t xml:space="preserve">no</w:t>
        </w:r>
      </w:ins>
      <w:r>
        <w:t xml:space="preserve"> </w:t>
      </w:r>
      <w:del w:id="3379" w:author="Ezra-redaktør" w:date="2026-10-18T13:44:37Z">
        <w:r>
          <w:delText xml:space="preserve">without</w:delText>
        </w:r>
      </w:del>
      <w:ins w:id="3380" w:author="Ezra-redaktør" w:date="2026-10-18T13:44:37Z">
        <w:r>
          <w:t xml:space="preserve">brother</w:t>
        </w:r>
      </w:ins>
      <w:r>
        <w:t xml:space="preserve"> </w:t>
      </w:r>
      <w:del w:id="3381" w:author="Ezra-redaktør" w:date="2026-10-18T13:44:37Z">
        <w:r>
          <w:delText xml:space="preserve">brotherhood</w:delText>
        </w:r>
      </w:del>
      <w:ins w:id="3382" w:author="Ezra-redaktør" w:date="2026-10-18T13:44:37Z">
        <w:r>
          <w:t xml:space="preserve">ever</w:t>
        </w:r>
      </w:ins>
      <w:r>
        <w:t xml:space="preserve"> </w:t>
      </w:r>
      <w:del w:id="3383" w:author="Ezra-redaktør" w:date="2026-10-18T13:44:37Z">
        <w:r>
          <w:delText xml:space="preserve">remained</w:delText>
        </w:r>
      </w:del>
      <w:ins w:id="3384" w:author="Ezra-redaktør" w:date="2026-10-18T13:44:37Z">
        <w:r>
          <w:t xml:space="preserve">challenged</w:t>
        </w:r>
      </w:ins>
      <w:r>
        <w:t xml:space="preserve"> </w:t>
      </w:r>
      <w:del w:id="3385" w:author="Ezra-redaktør" w:date="2026-10-18T13:44:37Z">
        <w:r>
          <w:delText xml:space="preserve">unchallenged. And</w:delText>
        </w:r>
      </w:del>
      <w:ins w:id="3386" w:author="Ezra-redaktør" w:date="2026-10-18T13:44:37Z">
        <w:r>
          <w:t xml:space="preserve">stayed</w:t>
        </w:r>
      </w:ins>
      <w:r>
        <w:t xml:space="preserve"> incomplete.</w:t>
      </w:r>
    </w:p>
    <w:p>
      <w:pPr>
        <w:pStyle w:val="Heading3"/>
      </w:pPr>
      <w:r>
        <w:t xml:space="preserve">Isolation vs.</w:t>
      </w:r>
      <w:del w:id="3387" w:author="Ezra-redaktør" w:date="2026-10-18T13:44:37Z">
        <w:r>
          <w:delText xml:space="preserve"> </w:delText>
        </w:r>
      </w:del>
      <w:ins w:id="3388" w:author="Ezra-redaktør" w:date="2026-10-18T13:44:37Z">
        <w:r>
          <w:t xml:space="preserve"> </w:t>
        </w:r>
      </w:ins>
      <w:r>
        <w:t xml:space="preserve">Brotherhood</w:t>
      </w:r>
    </w:p>
    <w:p>
      <w:r>
        <w:t xml:space="preserve">| Isolation</w:t>
      </w:r>
      <w:del w:id="3389" w:author="Ezra-redaktør" w:date="2026-10-18T13:44:37Z">
        <w:r>
          <w:delText xml:space="preserve">         </w:delText>
        </w:r>
      </w:del>
      <w:ins w:id="3390" w:author="Ezra-redaktør" w:date="2026-10-18T13:44:37Z">
        <w:r>
          <w:t xml:space="preserve"> </w:t>
        </w:r>
      </w:ins>
      <w:r>
        <w:t xml:space="preserve">| Brotherhood</w:t>
      </w:r>
      <w:del w:id="3391" w:author="Ezra-redaktør" w:date="2026-10-18T13:44:37Z">
        <w:r>
          <w:delText xml:space="preserve">            </w:delText>
        </w:r>
      </w:del>
      <w:ins w:id="3392" w:author="Ezra-redaktør" w:date="2026-10-18T13:44:37Z">
        <w:r>
          <w:t xml:space="preserve"> </w:t>
        </w:r>
      </w:ins>
      <w:r>
        <w:t xml:space="preserve">| </w:t>
      </w:r>
      <w:del w:id="3393" w:author="Ezra-redaktør" w:date="2026-10-18T13:44:37Z">
        <w:r>
          <w:delText xml:space="preserve">|-------------------|------------------------|</w:delText>
        </w:r>
      </w:del>
      <w:ins w:id="3394" w:author="Ezra-redaktør" w:date="2026-10-18T13:44:37Z">
        <w:r>
          <w:t xml:space="preserve">| :- | :- |</w:t>
        </w:r>
      </w:ins>
      <w:r>
        <w:t xml:space="preserve"> | Avoids exposure</w:t>
      </w:r>
      <w:del w:id="3395" w:author="Ezra-redaktør" w:date="2026-10-18T13:44:37Z">
        <w:r>
          <w:delText xml:space="preserve">   </w:delText>
        </w:r>
      </w:del>
      <w:ins w:id="3396" w:author="Ezra-redaktør" w:date="2026-10-18T13:44:37Z">
        <w:r>
          <w:t xml:space="preserve"> </w:t>
        </w:r>
      </w:ins>
      <w:r>
        <w:t xml:space="preserve">| Invites accountability | | Preserves comfort | Accepts tension</w:t>
      </w:r>
      <w:del w:id="3397" w:author="Ezra-redaktør" w:date="2026-10-18T13:44:37Z">
        <w:r>
          <w:delText xml:space="preserve">        </w:delText>
        </w:r>
      </w:del>
      <w:ins w:id="3398" w:author="Ezra-redaktør" w:date="2026-10-18T13:44:37Z">
        <w:r>
          <w:t xml:space="preserve"> </w:t>
        </w:r>
      </w:ins>
      <w:r>
        <w:t xml:space="preserve">| | Protects autonomy | Submits to sharpening</w:t>
      </w:r>
      <w:del w:id="3399" w:author="Ezra-redaktør" w:date="2026-10-18T13:44:37Z">
        <w:r>
          <w:delText xml:space="preserve">  </w:delText>
        </w:r>
      </w:del>
      <w:ins w:id="3400" w:author="Ezra-redaktør" w:date="2026-10-18T13:44:37Z">
        <w:r>
          <w:t xml:space="preserve"> </w:t>
        </w:r>
      </w:ins>
      <w:r>
        <w:t xml:space="preserve">| | Limits correction | Encourages growth</w:t>
      </w:r>
      <w:del w:id="3401" w:author="Ezra-redaktør" w:date="2026-10-18T13:44:37Z">
        <w:r>
          <w:delText xml:space="preserve">      </w:delText>
        </w:r>
      </w:del>
      <w:ins w:id="3402" w:author="Ezra-redaktør" w:date="2026-10-18T13:44:37Z">
        <w:r>
          <w:t xml:space="preserve"> </w:t>
        </w:r>
      </w:ins>
      <w:r>
        <w:t xml:space="preserve">| | Stagnates</w:t>
      </w:r>
      <w:del w:id="3403" w:author="Ezra-redaktør" w:date="2026-10-18T13:44:37Z">
        <w:r>
          <w:delText xml:space="preserve">         </w:delText>
        </w:r>
      </w:del>
      <w:ins w:id="3404" w:author="Ezra-redaktør" w:date="2026-10-18T13:44:37Z">
        <w:r>
          <w:t xml:space="preserve"> </w:t>
        </w:r>
      </w:ins>
      <w:r>
        <w:t xml:space="preserve">| Strengthens</w:t>
      </w:r>
      <w:del w:id="3405" w:author="Ezra-redaktør" w:date="2026-10-18T13:44:37Z">
        <w:r>
          <w:delText xml:space="preserve">            </w:delText>
        </w:r>
      </w:del>
      <w:ins w:id="3406" w:author="Ezra-redaktør" w:date="2026-10-18T13:44:37Z">
        <w:r>
          <w:t xml:space="preserve"> </w:t>
        </w:r>
      </w:ins>
      <w:r>
        <w:t xml:space="preserve">|</w:t>
      </w:r>
    </w:p>
    <w:p>
      <w:r>
        <w:t xml:space="preserve">Sharpening requires resistance. Contact produces clarity.</w:t>
      </w:r>
    </w:p>
    <w:p>
      <w:pPr>
        <w:pStyle w:val="Heading3"/>
      </w:pPr>
      <w:r>
        <w:t xml:space="preserve">What This Day Is Really About</w:t>
      </w:r>
    </w:p>
    <w:p>
      <w:del w:id="3407" w:author="Ezra-redaktør" w:date="2026-10-18T13:44:37Z">
        <w:r>
          <w:delText xml:space="preserve">This</w:delText>
        </w:r>
      </w:del>
      <w:ins w:id="3408" w:author="Ezra-redaktør" w:date="2026-10-18T13:44:37Z">
        <w:r>
          <w:t xml:space="preserve">The</w:t>
        </w:r>
      </w:ins>
      <w:r>
        <w:t xml:space="preserve"> </w:t>
      </w:r>
      <w:del w:id="3409" w:author="Ezra-redaktør" w:date="2026-10-18T13:44:37Z">
        <w:r>
          <w:delText xml:space="preserve">day</w:delText>
        </w:r>
      </w:del>
      <w:ins w:id="3410" w:author="Ezra-redaktør" w:date="2026-10-18T13:44:37Z">
        <w:r>
          <w:t xml:space="preserve">number</w:t>
        </w:r>
      </w:ins>
      <w:r>
        <w:t xml:space="preserve"> </w:t>
      </w:r>
      <w:del w:id="3411" w:author="Ezra-redaktør" w:date="2026-10-18T13:44:37Z">
        <w:r>
          <w:delText xml:space="preserve">is</w:delText>
        </w:r>
      </w:del>
      <w:ins w:id="3412" w:author="Ezra-redaktør" w:date="2026-10-18T13:44:37Z">
        <w:r>
          <w:t xml:space="preserve">of</w:t>
        </w:r>
      </w:ins>
      <w:r>
        <w:t xml:space="preserve"> </w:t>
      </w:r>
      <w:del w:id="3413" w:author="Ezra-redaktør" w:date="2026-10-18T13:44:37Z">
        <w:r>
          <w:delText xml:space="preserve">not</w:delText>
        </w:r>
      </w:del>
      <w:ins w:id="3414" w:author="Ezra-redaktør" w:date="2026-10-18T13:44:37Z">
        <w:r>
          <w:t xml:space="preserve">your</w:t>
        </w:r>
      </w:ins>
      <w:r>
        <w:t xml:space="preserve"> </w:t>
      </w:r>
      <w:del w:id="3415" w:author="Ezra-redaktør" w:date="2026-10-18T13:44:37Z">
        <w:r>
          <w:delText xml:space="preserve">about</w:delText>
        </w:r>
      </w:del>
      <w:ins w:id="3416" w:author="Ezra-redaktør" w:date="2026-10-18T13:44:37Z">
        <w:r>
          <w:t xml:space="preserve">friends</w:t>
        </w:r>
      </w:ins>
      <w:r>
        <w:t xml:space="preserve"> </w:t>
      </w:r>
      <w:del w:id="3417" w:author="Ezra-redaktør" w:date="2026-10-18T13:44:37Z">
        <w:r>
          <w:delText xml:space="preserve">friendship</w:delText>
        </w:r>
      </w:del>
      <w:ins w:id="3418" w:author="Ezra-redaktør" w:date="2026-10-18T13:44:37Z">
        <w:r>
          <w:t xml:space="preserve">matters</w:t>
        </w:r>
      </w:ins>
      <w:r>
        <w:t xml:space="preserve"> </w:t>
      </w:r>
      <w:del w:id="3419" w:author="Ezra-redaktør" w:date="2026-10-18T13:44:37Z">
        <w:r>
          <w:delText xml:space="preserve">quantity.</w:delText>
        </w:r>
      </w:del>
      <w:ins w:id="3420" w:author="Ezra-redaktør" w:date="2026-10-18T13:44:37Z">
        <w:r>
          <w:t xml:space="preserve">less</w:t>
        </w:r>
      </w:ins>
      <w:r>
        <w:t xml:space="preserve"> </w:t>
      </w:r>
      <w:del w:id="3421" w:author="Ezra-redaktør" w:date="2026-10-18T13:44:37Z">
        <w:r>
          <w:delText xml:space="preserve">It</w:delText>
        </w:r>
      </w:del>
      <w:ins w:id="3422" w:author="Ezra-redaktør" w:date="2026-10-18T13:44:37Z">
        <w:r>
          <w:t xml:space="preserve">than</w:t>
        </w:r>
      </w:ins>
      <w:r>
        <w:t xml:space="preserve"> </w:t>
      </w:r>
      <w:del w:id="3423" w:author="Ezra-redaktør" w:date="2026-10-18T13:44:37Z">
        <w:r>
          <w:delText xml:space="preserve">is about relational</w:delText>
        </w:r>
      </w:del>
      <w:ins w:id="3424" w:author="Ezra-redaktør" w:date="2026-10-18T13:44:37Z">
        <w:r>
          <w:t xml:space="preserve">their</w:t>
        </w:r>
      </w:ins>
      <w:r>
        <w:t xml:space="preserve"> quality. Brotherhood</w:t>
      </w:r>
      <w:del w:id="3425" w:author="Ezra-redaktør" w:date="2026-10-18T13:44:37Z">
        <w:r>
          <w:delText xml:space="preserve"> is not agreement. It</w:delText>
        </w:r>
      </w:del>
      <w:r>
        <w:t xml:space="preserve"> is shared direction with permission to </w:t>
      </w:r>
      <w:del w:id="3426" w:author="Ezra-redaktør" w:date="2026-10-18T13:44:37Z">
        <w:r>
          <w:delText xml:space="preserve">confront.</w:delText>
        </w:r>
      </w:del>
      <w:ins w:id="3427" w:author="Ezra-redaktør" w:date="2026-10-18T13:44:37Z">
        <w:r>
          <w:t xml:space="preserve">confront, which asks more of you than agreement does.</w:t>
        </w:r>
      </w:ins>
      <w:r>
        <w:t xml:space="preserve"> Without friction, conviction dulls. Without witnesses, discipline erodes. </w:t>
      </w:r>
      <w:del w:id="3428" w:author="Ezra-redaktør" w:date="2026-10-18T13:44:37Z">
        <w:r>
          <w:delText xml:space="preserve">Formation</w:delText>
        </w:r>
      </w:del>
      <w:ins w:id="3429" w:author="Ezra-redaktør" w:date="2026-10-18T13:44:37Z">
        <w:r>
          <w:t xml:space="preserve">Men</w:t>
        </w:r>
      </w:ins>
      <w:r>
        <w:t xml:space="preserve"> </w:t>
      </w:r>
      <w:del w:id="3430" w:author="Ezra-redaktør" w:date="2026-10-18T13:44:37Z">
        <w:r>
          <w:delText xml:space="preserve">accelerates</w:delText>
        </w:r>
      </w:del>
      <w:ins w:id="3431" w:author="Ezra-redaktør" w:date="2026-10-18T13:44:37Z">
        <w:r>
          <w:t xml:space="preserve">grow</w:t>
        </w:r>
      </w:ins>
      <w:r>
        <w:t xml:space="preserve"> </w:t>
      </w:r>
      <w:del w:id="3432" w:author="Ezra-redaktør" w:date="2026-10-18T13:44:37Z">
        <w:r>
          <w:delText xml:space="preserve">where</w:delText>
        </w:r>
      </w:del>
      <w:ins w:id="3433" w:author="Ezra-redaktør" w:date="2026-10-18T13:44:37Z">
        <w:r>
          <w:t xml:space="preserve">faster</w:t>
        </w:r>
      </w:ins>
      <w:r>
        <w:t xml:space="preserve"> </w:t>
      </w:r>
      <w:del w:id="3434" w:author="Ezra-redaktør" w:date="2026-10-18T13:44:37Z">
        <w:r>
          <w:delText xml:space="preserve">responsibility</w:delText>
        </w:r>
      </w:del>
      <w:ins w:id="3435" w:author="Ezra-redaktør" w:date="2026-10-18T13:44:37Z">
        <w:r>
          <w:t xml:space="preserve">when</w:t>
        </w:r>
      </w:ins>
      <w:r>
        <w:t xml:space="preserve"> </w:t>
      </w:r>
      <w:del w:id="3436" w:author="Ezra-redaktør" w:date="2026-10-18T13:44:37Z">
        <w:r>
          <w:delText xml:space="preserve">is</w:delText>
        </w:r>
      </w:del>
      <w:ins w:id="3437" w:author="Ezra-redaktør" w:date="2026-10-18T13:44:37Z">
        <w:r>
          <w:t xml:space="preserve">they</w:t>
        </w:r>
      </w:ins>
      <w:r>
        <w:t xml:space="preserve"> </w:t>
      </w:r>
      <w:del w:id="3438" w:author="Ezra-redaktør" w:date="2026-10-18T13:44:37Z">
        <w:r>
          <w:delText xml:space="preserve">shared.</w:delText>
        </w:r>
      </w:del>
      <w:ins w:id="3439" w:author="Ezra-redaktør" w:date="2026-10-18T13:44:37Z">
        <w:r>
          <w:t xml:space="preserve">share the load.</w:t>
        </w:r>
      </w:ins>
    </w:p>
    <w:p>
      <w:del w:id="3440" w:author="Ezra-redaktør" w:date="2026-10-18T13:44:37Z">
        <w:r>
          <w:delText xml:space="preserve">And brotherhood</w:delText>
        </w:r>
      </w:del>
      <w:ins w:id="3441" w:author="Ezra-redaktør" w:date="2026-10-18T13:44:37Z">
        <w:r>
          <w:t xml:space="preserve">Brotherhood</w:t>
        </w:r>
      </w:ins>
      <w:r>
        <w:t xml:space="preserve"> has a natural </w:t>
      </w:r>
      <w:del w:id="3442" w:author="Ezra-redaktør" w:date="2026-10-18T13:44:37Z">
        <w:r>
          <w:delText xml:space="preserve">habitat:</w:delText>
        </w:r>
      </w:del>
      <w:ins w:id="3443" w:author="Ezra-redaktør" w:date="2026-10-18T13:44:37Z">
        <w:r>
          <w:t xml:space="preserve">home:</w:t>
        </w:r>
      </w:ins>
      <w:r>
        <w:t xml:space="preserve"> the local church. That is where you find men ahead of you as well as beside you. </w:t>
      </w:r>
      <w:del w:id="3444" w:author="Ezra-redaktør" w:date="2026-10-18T13:44:37Z">
        <w:r>
          <w:delText xml:space="preserve">And if</w:delText>
        </w:r>
      </w:del>
      <w:ins w:id="3445" w:author="Ezra-redaktør" w:date="2026-10-18T13:44:37Z">
        <w:r>
          <w:t xml:space="preserve">If</w:t>
        </w:r>
      </w:ins>
      <w:r>
        <w:t xml:space="preserve"> you cannot name one man who shares your direction, </w:t>
      </w:r>
      <w:ins w:id="3446" w:author="Ezra-redaktør" w:date="2026-10-18T13:44:37Z">
        <w:r>
          <w:t xml:space="preserve">start looking in </w:t>
        </w:r>
      </w:ins>
      <w:r>
        <w:t xml:space="preserve">a </w:t>
      </w:r>
      <w:del w:id="3447" w:author="Ezra-redaktør" w:date="2026-10-18T13:44:37Z">
        <w:r>
          <w:delText xml:space="preserve">congregation is where you start looking,</w:delText>
        </w:r>
      </w:del>
      <w:ins w:id="3448" w:author="Ezra-redaktør" w:date="2026-10-18T13:44:37Z">
        <w:r>
          <w:t xml:space="preserve">congregation,</w:t>
        </w:r>
      </w:ins>
      <w:r>
        <w:t xml:space="preserve"> not</w:t>
      </w:r>
      <w:ins w:id="3449" w:author="Ezra-redaktør" w:date="2026-10-18T13:44:37Z">
        <w:r>
          <w:t xml:space="preserve"> on</w:t>
        </w:r>
      </w:ins>
      <w:r>
        <w:t xml:space="preserve"> an app.</w:t>
      </w:r>
    </w:p>
    <w:p>
      <w:pPr>
        <w:pStyle w:val="Heading3"/>
      </w:pPr>
      <w:r>
        <w:t xml:space="preserve">The Practice</w:t>
      </w:r>
    </w:p>
    <w:p>
      <w:r>
        <w:t xml:space="preserve">Identify one man who shares your direction. Ask:</w:t>
      </w:r>
    </w:p>
    <w:p>
      <w:r>
        <w:t xml:space="preserve">- Who sees my habits clearly? - Who is allowed to challenge me without dismissal? - Where am I training alone out of convenience, not wisdom?</w:t>
      </w:r>
    </w:p>
    <w:p>
      <w:del w:id="3450" w:author="Ezra-redaktør" w:date="2026-10-18T13:44:37Z">
        <w:r>
          <w:delText xml:space="preserve">Do</w:delText>
        </w:r>
      </w:del>
      <w:ins w:id="3451" w:author="Ezra-redaktør" w:date="2026-10-18T13:44:37Z">
        <w:r>
          <w:t xml:space="preserve">You do</w:t>
        </w:r>
      </w:ins>
      <w:r>
        <w:t xml:space="preserve"> not </w:t>
      </w:r>
      <w:del w:id="3452" w:author="Ezra-redaktør" w:date="2026-10-18T13:44:37Z">
        <w:r>
          <w:delText xml:space="preserve">assemble</w:delText>
        </w:r>
      </w:del>
      <w:ins w:id="3453" w:author="Ezra-redaktør" w:date="2026-10-18T13:44:37Z">
        <w:r>
          <w:t xml:space="preserve">need to start</w:t>
        </w:r>
      </w:ins>
      <w:r>
        <w:t xml:space="preserve"> a group. </w:t>
      </w:r>
      <w:del w:id="3454" w:author="Ezra-redaktør" w:date="2026-10-18T13:44:37Z">
        <w:r>
          <w:delText xml:space="preserve">Initiate</w:delText>
        </w:r>
      </w:del>
      <w:ins w:id="3455" w:author="Ezra-redaktør" w:date="2026-10-18T13:44:37Z">
        <w:r>
          <w:t xml:space="preserve">Start</w:t>
        </w:r>
      </w:ins>
      <w:r>
        <w:t xml:space="preserve"> one honest conversation.</w:t>
      </w:r>
    </w:p>
    <w:p>
      <w:pPr>
        <w:pStyle w:val="Heading3"/>
      </w:pPr>
      <w:r>
        <w:t xml:space="preserve">Healing </w:t>
      </w:r>
      <w:del w:id="3456" w:author="Ezra-redaktør" w:date="2026-10-18T13:44:37Z">
        <w:r>
          <w:delText xml:space="preserve">Forge –</w:delText>
        </w:r>
      </w:del>
      <w:ins w:id="3457" w:author="Ezra-redaktør" w:date="2026-10-18T13:44:37Z">
        <w:r>
          <w:t xml:space="preserve">Forge:</w:t>
        </w:r>
      </w:ins>
      <w:r>
        <w:t xml:space="preserve"> When Brotherhood Was Absent</w:t>
      </w:r>
    </w:p>
    <w:p>
      <w:del w:id="3458" w:author="Ezra-redaktør" w:date="2026-10-18T13:44:37Z">
        <w:r>
          <w:delText xml:space="preserve">For</w:delText>
        </w:r>
      </w:del>
      <w:ins w:id="3459" w:author="Ezra-redaktør" w:date="2026-10-18T13:44:37Z">
        <w:r>
          <w:t xml:space="preserve">Other</w:t>
        </w:r>
      </w:ins>
      <w:r>
        <w:t xml:space="preserve"> </w:t>
      </w:r>
      <w:del w:id="3460" w:author="Ezra-redaktør" w:date="2026-10-18T13:44:37Z">
        <w:r>
          <w:delText xml:space="preserve">some</w:delText>
        </w:r>
      </w:del>
      <w:ins w:id="3461" w:author="Ezra-redaktør" w:date="2026-10-18T13:44:37Z">
        <w:r>
          <w:t xml:space="preserve">men</w:t>
        </w:r>
      </w:ins>
      <w:r>
        <w:t xml:space="preserve"> </w:t>
      </w:r>
      <w:del w:id="3462" w:author="Ezra-redaktør" w:date="2026-10-18T13:44:37Z">
        <w:r>
          <w:delText xml:space="preserve">men,</w:delText>
        </w:r>
      </w:del>
      <w:ins w:id="3463" w:author="Ezra-redaktør" w:date="2026-10-18T13:44:37Z">
        <w:r>
          <w:t xml:space="preserve">may</w:t>
        </w:r>
      </w:ins>
      <w:r>
        <w:t xml:space="preserve"> </w:t>
      </w:r>
      <w:del w:id="3464" w:author="Ezra-redaktør" w:date="2026-10-18T13:44:37Z">
        <w:r>
          <w:delText xml:space="preserve">peers</w:delText>
        </w:r>
      </w:del>
      <w:ins w:id="3465" w:author="Ezra-redaktør" w:date="2026-10-18T13:44:37Z">
        <w:r>
          <w:t xml:space="preserve">have</w:t>
        </w:r>
      </w:ins>
      <w:r>
        <w:t xml:space="preserve"> </w:t>
      </w:r>
      <w:del w:id="3466" w:author="Ezra-redaktør" w:date="2026-10-18T13:44:37Z">
        <w:r>
          <w:delText xml:space="preserve">were</w:delText>
        </w:r>
      </w:del>
      <w:ins w:id="3467" w:author="Ezra-redaktør" w:date="2026-10-18T13:44:37Z">
        <w:r>
          <w:t xml:space="preserve">been</w:t>
        </w:r>
      </w:ins>
      <w:r>
        <w:t xml:space="preserve"> </w:t>
      </w:r>
      <w:del w:id="3468" w:author="Ezra-redaktør" w:date="2026-10-18T13:44:37Z">
        <w:r>
          <w:delText xml:space="preserve">unsafe:</w:delText>
        </w:r>
      </w:del>
      <w:ins w:id="3469" w:author="Ezra-redaktør" w:date="2026-10-18T13:44:37Z">
        <w:r>
          <w:t xml:space="preserve">unsafe for you:</w:t>
        </w:r>
      </w:ins>
      <w:r>
        <w:t xml:space="preserve"> competition, mockery, betrayal. Isolation felt safer. But solitude that avoids risk also avoids growth. Healing does not demand instant trust. </w:t>
      </w:r>
      <w:del w:id="3470" w:author="Ezra-redaktør" w:date="2026-10-18T13:44:37Z">
        <w:r>
          <w:delText xml:space="preserve">It</w:delText>
        </w:r>
      </w:del>
      <w:ins w:id="3471" w:author="Ezra-redaktør" w:date="2026-10-18T13:44:37Z">
        <w:r>
          <w:t xml:space="preserve">Let</w:t>
        </w:r>
      </w:ins>
      <w:r>
        <w:t xml:space="preserve"> </w:t>
      </w:r>
      <w:del w:id="3472" w:author="Ezra-redaktør" w:date="2026-10-18T13:44:37Z">
        <w:r>
          <w:delText xml:space="preserve">allows</w:delText>
        </w:r>
      </w:del>
      <w:ins w:id="3473" w:author="Ezra-redaktør" w:date="2026-10-18T13:44:37Z">
        <w:r>
          <w:t xml:space="preserve">one</w:t>
        </w:r>
      </w:ins>
      <w:r>
        <w:t xml:space="preserve"> </w:t>
      </w:r>
      <w:del w:id="3474" w:author="Ezra-redaktør" w:date="2026-10-18T13:44:37Z">
        <w:r>
          <w:delText xml:space="preserve">selected</w:delText>
        </w:r>
      </w:del>
      <w:ins w:id="3475" w:author="Ezra-redaktør" w:date="2026-10-18T13:44:37Z">
        <w:r>
          <w:t xml:space="preserve">carefully</w:t>
        </w:r>
      </w:ins>
      <w:r>
        <w:t xml:space="preserve"> </w:t>
      </w:r>
      <w:del w:id="3476" w:author="Ezra-redaktør" w:date="2026-10-18T13:44:37Z">
        <w:r>
          <w:delText xml:space="preserve">exposure</w:delText>
        </w:r>
      </w:del>
      <w:ins w:id="3477" w:author="Ezra-redaktør" w:date="2026-10-18T13:44:37Z">
        <w:r>
          <w:t xml:space="preserve">chosen</w:t>
        </w:r>
      </w:ins>
      <w:r>
        <w:t xml:space="preserve"> </w:t>
      </w:r>
      <w:del w:id="3478" w:author="Ezra-redaktør" w:date="2026-10-18T13:44:37Z">
        <w:r>
          <w:delText xml:space="preserve">where</w:delText>
        </w:r>
      </w:del>
      <w:ins w:id="3479" w:author="Ezra-redaktør" w:date="2026-10-18T13:44:37Z">
        <w:r>
          <w:t xml:space="preserve">man</w:t>
        </w:r>
      </w:ins>
      <w:r>
        <w:t xml:space="preserve"> </w:t>
      </w:r>
      <w:del w:id="3480" w:author="Ezra-redaktør" w:date="2026-10-18T13:44:37Z">
        <w:r>
          <w:delText xml:space="preserve">strength</w:delText>
        </w:r>
      </w:del>
      <w:ins w:id="3481" w:author="Ezra-redaktør" w:date="2026-10-18T13:44:37Z">
        <w:r>
          <w:t xml:space="preserve">see you, someone who</w:t>
        </w:r>
      </w:ins>
      <w:r>
        <w:t xml:space="preserve"> can </w:t>
      </w:r>
      <w:del w:id="3482" w:author="Ezra-redaktør" w:date="2026-10-18T13:44:37Z">
        <w:r>
          <w:delText xml:space="preserve">be</w:delText>
        </w:r>
      </w:del>
      <w:ins w:id="3483" w:author="Ezra-redaktør" w:date="2026-10-18T13:44:37Z">
        <w:r>
          <w:t xml:space="preserve">sharpen</w:t>
        </w:r>
      </w:ins>
      <w:r>
        <w:t xml:space="preserve"> </w:t>
      </w:r>
      <w:del w:id="3484" w:author="Ezra-redaktør" w:date="2026-10-18T13:44:37Z">
        <w:r>
          <w:delText xml:space="preserve">refined</w:delText>
        </w:r>
      </w:del>
      <w:ins w:id="3485" w:author="Ezra-redaktør" w:date="2026-10-18T13:44:37Z">
        <w:r>
          <w:t xml:space="preserve">you</w:t>
        </w:r>
      </w:ins>
      <w:r>
        <w:t xml:space="preserve"> without </w:t>
      </w:r>
      <w:del w:id="3486" w:author="Ezra-redaktør" w:date="2026-10-18T13:44:37Z">
        <w:r>
          <w:delText xml:space="preserve">threat.</w:delText>
        </w:r>
      </w:del>
      <w:ins w:id="3487" w:author="Ezra-redaktør" w:date="2026-10-18T13:44:37Z">
        <w:r>
          <w:t xml:space="preserve">threatening you.</w:t>
        </w:r>
      </w:ins>
    </w:p>
    <w:p>
      <w:r>
        <w:t xml:space="preserve">*End of Day 20*</w:t>
      </w:r>
    </w:p>
    <w:p>
      <w:pPr>
        <w:pStyle w:val="Heading2"/>
      </w:pPr>
      <w:r>
        <w:t xml:space="preserve">Day </w:t>
      </w:r>
      <w:del w:id="3488" w:author="Ezra-redaktør" w:date="2026-10-18T13:44:37Z">
        <w:r>
          <w:delText xml:space="preserve">21 –</w:delText>
        </w:r>
      </w:del>
      <w:ins w:id="3489" w:author="Ezra-redaktør" w:date="2026-10-18T13:44:37Z">
        <w:r>
          <w:t xml:space="preserve">21:</w:t>
        </w:r>
      </w:ins>
      <w:r>
        <w:t xml:space="preserve"> The Battle You Don’t Announce</w:t>
      </w:r>
    </w:p>
    <w:p>
      <w:r>
        <w:t xml:space="preserve">&gt; “Fight the good fight of the faith.” </w:t>
      </w:r>
      <w:del w:id="3490" w:author="Ezra-redaktør" w:date="2026-10-18T13:44:37Z">
        <w:r>
          <w:delText xml:space="preserve">–</w:delText>
        </w:r>
      </w:del>
      <w:ins w:id="3491" w:author="Ezra-redaktør" w:date="2026-10-18T13:44:37Z">
        <w:r>
          <w:t xml:space="preserve">&gt; &gt;</w:t>
        </w:r>
      </w:ins>
      <w:r>
        <w:t xml:space="preserve"> 1 Timothy 6:12</w:t>
      </w:r>
    </w:p>
    <w:p>
      <w:r>
        <w:t xml:space="preserve">The most decisive battles are rarely visible. They are fought without </w:t>
      </w:r>
      <w:ins w:id="3492" w:author="Ezra-redaktør" w:date="2026-10-18T13:44:37Z">
        <w:r>
          <w:t xml:space="preserve">an </w:t>
        </w:r>
      </w:ins>
      <w:r>
        <w:t xml:space="preserve">audience, </w:t>
      </w:r>
      <w:del w:id="3493" w:author="Ezra-redaktør" w:date="2026-10-18T13:44:37Z">
        <w:r>
          <w:delText xml:space="preserve">without</w:delText>
        </w:r>
      </w:del>
      <w:ins w:id="3494" w:author="Ezra-redaktør" w:date="2026-10-18T13:44:37Z">
        <w:r>
          <w:t xml:space="preserve">an</w:t>
        </w:r>
      </w:ins>
      <w:r>
        <w:t xml:space="preserve"> explanation, </w:t>
      </w:r>
      <w:del w:id="3495" w:author="Ezra-redaktør" w:date="2026-10-18T13:44:37Z">
        <w:r>
          <w:delText xml:space="preserve">without</w:delText>
        </w:r>
      </w:del>
      <w:ins w:id="3496" w:author="Ezra-redaktør" w:date="2026-10-18T13:44:37Z">
        <w:r>
          <w:t xml:space="preserve">or</w:t>
        </w:r>
      </w:ins>
      <w:r>
        <w:t xml:space="preserve"> </w:t>
      </w:r>
      <w:del w:id="3497" w:author="Ezra-redaktør" w:date="2026-10-18T13:44:37Z">
        <w:r>
          <w:delText xml:space="preserve">recognition.</w:delText>
        </w:r>
      </w:del>
      <w:ins w:id="3498" w:author="Ezra-redaktør" w:date="2026-10-18T13:44:37Z">
        <w:r>
          <w:t xml:space="preserve">any</w:t>
        </w:r>
      </w:ins>
      <w:r>
        <w:t xml:space="preserve"> </w:t>
      </w:r>
      <w:del w:id="3499" w:author="Ezra-redaktør" w:date="2026-10-18T13:44:37Z">
        <w:r>
          <w:delText xml:space="preserve">And</w:delText>
        </w:r>
      </w:del>
      <w:ins w:id="3500" w:author="Ezra-redaktør" w:date="2026-10-18T13:44:37Z">
        <w:r>
          <w:t xml:space="preserve">recognition, and</w:t>
        </w:r>
      </w:ins>
      <w:r>
        <w:t xml:space="preserve"> they </w:t>
      </w:r>
      <w:del w:id="3501" w:author="Ezra-redaktør" w:date="2026-10-18T13:44:37Z">
        <w:r>
          <w:delText xml:space="preserve">determine</w:delText>
        </w:r>
      </w:del>
      <w:ins w:id="3502" w:author="Ezra-redaktør" w:date="2026-10-18T13:44:37Z">
        <w:r>
          <w:t xml:space="preserve">decide your</w:t>
        </w:r>
      </w:ins>
      <w:r>
        <w:t xml:space="preserve"> direction.</w:t>
      </w:r>
    </w:p>
    <w:p>
      <w:pPr>
        <w:pStyle w:val="Heading3"/>
      </w:pPr>
      <w:r>
        <w:t xml:space="preserve">The Scenario</w:t>
      </w:r>
    </w:p>
    <w:p>
      <w:r>
        <w:t xml:space="preserve">David carried a private conflict. </w:t>
      </w:r>
      <w:del w:id="3503" w:author="Ezra-redaktør" w:date="2026-10-18T13:44:37Z">
        <w:r>
          <w:delText xml:space="preserve">No</w:delText>
        </w:r>
      </w:del>
      <w:ins w:id="3504" w:author="Ezra-redaktør" w:date="2026-10-18T13:44:37Z">
        <w:r>
          <w:t xml:space="preserve">There</w:t>
        </w:r>
      </w:ins>
      <w:r>
        <w:t xml:space="preserve"> </w:t>
      </w:r>
      <w:del w:id="3505" w:author="Ezra-redaktør" w:date="2026-10-18T13:44:37Z">
        <w:r>
          <w:delText xml:space="preserve">scandal,</w:delText>
        </w:r>
      </w:del>
      <w:ins w:id="3506" w:author="Ezra-redaktør" w:date="2026-10-18T13:44:37Z">
        <w:r>
          <w:t xml:space="preserve">was no scandal and</w:t>
        </w:r>
      </w:ins>
      <w:r>
        <w:t xml:space="preserve"> no obvious </w:t>
      </w:r>
      <w:del w:id="3507" w:author="Ezra-redaktør" w:date="2026-10-18T13:44:37Z">
        <w:r>
          <w:delText xml:space="preserve">collapse:</w:delText>
        </w:r>
      </w:del>
      <w:ins w:id="3508" w:author="Ezra-redaktør" w:date="2026-10-18T13:44:37Z">
        <w:r>
          <w:t xml:space="preserve">collapse,</w:t>
        </w:r>
      </w:ins>
      <w:r>
        <w:t xml:space="preserve"> just a </w:t>
      </w:r>
      <w:del w:id="3509" w:author="Ezra-redaktør" w:date="2026-10-18T13:44:37Z">
        <w:r>
          <w:delText xml:space="preserve">persistent</w:delText>
        </w:r>
      </w:del>
      <w:ins w:id="3510" w:author="Ezra-redaktør" w:date="2026-10-18T13:44:37Z">
        <w:r>
          <w:t xml:space="preserve">steady</w:t>
        </w:r>
      </w:ins>
      <w:r>
        <w:t xml:space="preserve"> pull he</w:t>
      </w:r>
      <w:ins w:id="3511" w:author="Ezra-redaktør" w:date="2026-10-18T13:44:37Z">
        <w:r>
          <w:t xml:space="preserve"> had</w:t>
        </w:r>
      </w:ins>
      <w:r>
        <w:t xml:space="preserve"> learned to manage </w:t>
      </w:r>
      <w:del w:id="3512" w:author="Ezra-redaktør" w:date="2026-10-18T13:44:37Z">
        <w:r>
          <w:delText xml:space="preserve">silently.</w:delText>
        </w:r>
      </w:del>
      <w:ins w:id="3513" w:author="Ezra-redaktør" w:date="2026-10-18T13:44:37Z">
        <w:r>
          <w:t xml:space="preserve">in silence.</w:t>
        </w:r>
      </w:ins>
      <w:r>
        <w:t xml:space="preserve"> He smiled. </w:t>
      </w:r>
      <w:del w:id="3514" w:author="Ezra-redaktør" w:date="2026-10-18T13:44:37Z">
        <w:r>
          <w:delText xml:space="preserve">Functioned.</w:delText>
        </w:r>
      </w:del>
      <w:ins w:id="3515" w:author="Ezra-redaktør" w:date="2026-10-18T13:44:37Z">
        <w:r>
          <w:t xml:space="preserve">He</w:t>
        </w:r>
      </w:ins>
      <w:r>
        <w:t xml:space="preserve"> </w:t>
      </w:r>
      <w:del w:id="3516" w:author="Ezra-redaktør" w:date="2026-10-18T13:44:37Z">
        <w:r>
          <w:delText xml:space="preserve">Delivered.</w:delText>
        </w:r>
      </w:del>
      <w:ins w:id="3517" w:author="Ezra-redaktør" w:date="2026-10-18T13:44:37Z">
        <w:r>
          <w:t xml:space="preserve">functioned. He delivered.</w:t>
        </w:r>
      </w:ins>
      <w:r>
        <w:t xml:space="preserve"> But</w:t>
      </w:r>
      <w:ins w:id="3518" w:author="Ezra-redaktør" w:date="2026-10-18T13:44:37Z">
        <w:r>
          <w:t xml:space="preserve"> his</w:t>
        </w:r>
      </w:ins>
      <w:r>
        <w:t xml:space="preserve"> energy leaked, </w:t>
      </w:r>
      <w:ins w:id="3519" w:author="Ezra-redaktør" w:date="2026-10-18T13:44:37Z">
        <w:r>
          <w:t xml:space="preserve">his </w:t>
        </w:r>
      </w:ins>
      <w:r>
        <w:t xml:space="preserve">focus thinned,</w:t>
      </w:r>
      <w:ins w:id="3520" w:author="Ezra-redaktør" w:date="2026-10-18T13:44:37Z">
        <w:r>
          <w:t xml:space="preserve"> and his</w:t>
        </w:r>
      </w:ins>
      <w:r>
        <w:t xml:space="preserve"> resolve weakened. </w:t>
      </w:r>
      <w:del w:id="3521" w:author="Ezra-redaktør" w:date="2026-10-18T13:44:37Z">
        <w:r>
          <w:delText xml:space="preserve">Not because the</w:delText>
        </w:r>
      </w:del>
      <w:ins w:id="3522" w:author="Ezra-redaktør" w:date="2026-10-18T13:44:37Z">
        <w:r>
          <w:t xml:space="preserve">The</w:t>
        </w:r>
      </w:ins>
      <w:r>
        <w:t xml:space="preserve"> battle was </w:t>
      </w:r>
      <w:del w:id="3523" w:author="Ezra-redaktør" w:date="2026-10-18T13:44:37Z">
        <w:r>
          <w:delText xml:space="preserve">dramatic,</w:delText>
        </w:r>
      </w:del>
      <w:ins w:id="3524" w:author="Ezra-redaktør" w:date="2026-10-18T13:44:37Z">
        <w:r>
          <w:t xml:space="preserve">never</w:t>
        </w:r>
      </w:ins>
      <w:r>
        <w:t xml:space="preserve"> </w:t>
      </w:r>
      <w:del w:id="3525" w:author="Ezra-redaktør" w:date="2026-10-18T13:44:37Z">
        <w:r>
          <w:delText xml:space="preserve">because</w:delText>
        </w:r>
      </w:del>
      <w:ins w:id="3526" w:author="Ezra-redaktør" w:date="2026-10-18T13:44:37Z">
        <w:r>
          <w:t xml:space="preserve">dramatic.</w:t>
        </w:r>
      </w:ins>
      <w:r>
        <w:t xml:space="preserve"> </w:t>
      </w:r>
      <w:del w:id="3527" w:author="Ezra-redaktør" w:date="2026-10-18T13:44:37Z">
        <w:r>
          <w:delText xml:space="preserve">it</w:delText>
        </w:r>
      </w:del>
      <w:ins w:id="3528" w:author="Ezra-redaktør" w:date="2026-10-18T13:44:37Z">
        <w:r>
          <w:t xml:space="preserve">It</w:t>
        </w:r>
      </w:ins>
      <w:r>
        <w:t xml:space="preserve"> was constant.</w:t>
      </w:r>
    </w:p>
    <w:p>
      <w:pPr>
        <w:rPr>
          <w:del w:id="3529" w:author="Ezra-redaktør" w:date="2026-10-18T13:44:37Z"/>
        </w:rPr>
      </w:pPr>
      <w:del w:id="3530" w:author="Ezra-redaktør" w:date="2026-10-18T13:44:37Z">
        <w:r>
          <w:delText xml:space="preserve">What is fought quietly still demands strength.</w:delText>
        </w:r>
      </w:del>
    </w:p>
    <w:p>
      <w:pPr>
        <w:rPr>
          <w:ins w:id="3531" w:author="Ezra-redaktør" w:date="2026-10-18T13:44:37Z"/>
        </w:rPr>
      </w:pPr>
      <w:ins w:id="3532" w:author="Ezra-redaktør" w:date="2026-10-18T13:44:37Z">
        <w:r>
          <w:t xml:space="preserve">A fight nobody sees still costs strength.</w:t>
        </w:r>
      </w:ins>
    </w:p>
    <w:p>
      <w:pPr>
        <w:pStyle w:val="Heading3"/>
      </w:pPr>
      <w:r>
        <w:t xml:space="preserve">Hidden Conflict vs.</w:t>
      </w:r>
      <w:del w:id="3533" w:author="Ezra-redaktør" w:date="2026-10-18T13:44:37Z">
        <w:r>
          <w:delText xml:space="preserve"> </w:delText>
        </w:r>
      </w:del>
      <w:ins w:id="3534" w:author="Ezra-redaktør" w:date="2026-10-18T13:44:37Z">
        <w:r>
          <w:t xml:space="preserve"> </w:t>
        </w:r>
      </w:ins>
      <w:r>
        <w:t xml:space="preserve">Honored Struggle</w:t>
      </w:r>
    </w:p>
    <w:p>
      <w:r>
        <w:t xml:space="preserve">| Hidden Conflict</w:t>
      </w:r>
      <w:del w:id="3535" w:author="Ezra-redaktør" w:date="2026-10-18T13:44:37Z">
        <w:r>
          <w:delText xml:space="preserve">            </w:delText>
        </w:r>
      </w:del>
      <w:ins w:id="3536" w:author="Ezra-redaktør" w:date="2026-10-18T13:44:37Z">
        <w:r>
          <w:t xml:space="preserve"> </w:t>
        </w:r>
      </w:ins>
      <w:r>
        <w:t xml:space="preserve">| Honored Struggle</w:t>
      </w:r>
      <w:del w:id="3537" w:author="Ezra-redaktør" w:date="2026-10-18T13:44:37Z">
        <w:r>
          <w:delText xml:space="preserve">       </w:delText>
        </w:r>
      </w:del>
      <w:ins w:id="3538" w:author="Ezra-redaktør" w:date="2026-10-18T13:44:37Z">
        <w:r>
          <w:t xml:space="preserve"> </w:t>
        </w:r>
      </w:ins>
      <w:r>
        <w:t xml:space="preserve">| </w:t>
      </w:r>
      <w:del w:id="3539" w:author="Ezra-redaktør" w:date="2026-10-18T13:44:37Z">
        <w:r>
          <w:delText xml:space="preserve">|----------------------------|------------------------|</w:delText>
        </w:r>
      </w:del>
      <w:ins w:id="3540" w:author="Ezra-redaktør" w:date="2026-10-18T13:44:37Z">
        <w:r>
          <w:t xml:space="preserve">| :- | :- |</w:t>
        </w:r>
      </w:ins>
      <w:r>
        <w:t xml:space="preserve"> | Consumes energy silently</w:t>
      </w:r>
      <w:del w:id="3541" w:author="Ezra-redaktør" w:date="2026-10-18T13:44:37Z">
        <w:r>
          <w:delText xml:space="preserve">   </w:delText>
        </w:r>
      </w:del>
      <w:ins w:id="3542" w:author="Ezra-redaktør" w:date="2026-10-18T13:44:37Z">
        <w:r>
          <w:t xml:space="preserve"> </w:t>
        </w:r>
      </w:ins>
      <w:r>
        <w:t xml:space="preserve">| Is named deliberately</w:t>
      </w:r>
      <w:del w:id="3543" w:author="Ezra-redaktør" w:date="2026-10-18T13:44:37Z">
        <w:r>
          <w:delText xml:space="preserve">  </w:delText>
        </w:r>
      </w:del>
      <w:ins w:id="3544" w:author="Ezra-redaktør" w:date="2026-10-18T13:44:37Z">
        <w:r>
          <w:t xml:space="preserve"> </w:t>
        </w:r>
      </w:ins>
      <w:r>
        <w:t xml:space="preserve">| | Thrives in isolation</w:t>
      </w:r>
      <w:del w:id="3545" w:author="Ezra-redaktør" w:date="2026-10-18T13:44:37Z">
        <w:r>
          <w:delText xml:space="preserve">       </w:delText>
        </w:r>
      </w:del>
      <w:ins w:id="3546" w:author="Ezra-redaktør" w:date="2026-10-18T13:44:37Z">
        <w:r>
          <w:t xml:space="preserve"> </w:t>
        </w:r>
      </w:ins>
      <w:r>
        <w:t xml:space="preserve">| Is brought into light</w:t>
      </w:r>
      <w:del w:id="3547" w:author="Ezra-redaktør" w:date="2026-10-18T13:44:37Z">
        <w:r>
          <w:delText xml:space="preserve">  </w:delText>
        </w:r>
      </w:del>
      <w:ins w:id="3548" w:author="Ezra-redaktør" w:date="2026-10-18T13:44:37Z">
        <w:r>
          <w:t xml:space="preserve"> </w:t>
        </w:r>
      </w:ins>
      <w:r>
        <w:t xml:space="preserve">| | Erodes confidence</w:t>
      </w:r>
      <w:del w:id="3549" w:author="Ezra-redaktør" w:date="2026-10-18T13:44:37Z">
        <w:r>
          <w:delText xml:space="preserve">          </w:delText>
        </w:r>
      </w:del>
      <w:ins w:id="3550" w:author="Ezra-redaktør" w:date="2026-10-18T13:44:37Z">
        <w:r>
          <w:t xml:space="preserve"> </w:t>
        </w:r>
      </w:ins>
      <w:r>
        <w:t xml:space="preserve">| Builds endurance</w:t>
      </w:r>
      <w:del w:id="3551" w:author="Ezra-redaktør" w:date="2026-10-18T13:44:37Z">
        <w:r>
          <w:delText xml:space="preserve">       </w:delText>
        </w:r>
      </w:del>
      <w:ins w:id="3552" w:author="Ezra-redaktør" w:date="2026-10-18T13:44:37Z">
        <w:r>
          <w:t xml:space="preserve"> </w:t>
        </w:r>
      </w:ins>
      <w:r>
        <w:t xml:space="preserve">| | Shapes behavior indirectly | Is confronted directly | | Feels shameful</w:t>
      </w:r>
      <w:del w:id="3553" w:author="Ezra-redaktør" w:date="2026-10-18T13:44:37Z">
        <w:r>
          <w:delText xml:space="preserve">             </w:delText>
        </w:r>
      </w:del>
      <w:ins w:id="3554" w:author="Ezra-redaktør" w:date="2026-10-18T13:44:37Z">
        <w:r>
          <w:t xml:space="preserve"> </w:t>
        </w:r>
      </w:ins>
      <w:r>
        <w:t xml:space="preserve">| Becomes formative</w:t>
      </w:r>
      <w:del w:id="3555" w:author="Ezra-redaktør" w:date="2026-10-18T13:44:37Z">
        <w:r>
          <w:delText xml:space="preserve">      </w:delText>
        </w:r>
      </w:del>
      <w:ins w:id="3556" w:author="Ezra-redaktør" w:date="2026-10-18T13:44:37Z">
        <w:r>
          <w:t xml:space="preserve"> </w:t>
        </w:r>
      </w:ins>
      <w:r>
        <w:t xml:space="preserve">|</w:t>
      </w:r>
    </w:p>
    <w:p>
      <w:r>
        <w:t xml:space="preserve">Silence</w:t>
      </w:r>
      <w:del w:id="3557" w:author="Ezra-redaktør" w:date="2026-10-18T13:44:37Z">
        <w:r>
          <w:delText xml:space="preserve"> does not neutralize conflict. It</w:delText>
        </w:r>
      </w:del>
      <w:r>
        <w:t xml:space="preserve"> feeds </w:t>
      </w:r>
      <w:del w:id="3558" w:author="Ezra-redaktør" w:date="2026-10-18T13:44:37Z">
        <w:r>
          <w:delText xml:space="preserve">it.</w:delText>
        </w:r>
      </w:del>
      <w:ins w:id="3559" w:author="Ezra-redaktør" w:date="2026-10-18T13:44:37Z">
        <w:r>
          <w:t xml:space="preserve">a conflict.</w:t>
        </w:r>
      </w:ins>
    </w:p>
    <w:p>
      <w:pPr>
        <w:pStyle w:val="Heading3"/>
      </w:pPr>
      <w:r>
        <w:t xml:space="preserve">What This Day Is Really About</w:t>
      </w:r>
    </w:p>
    <w:p>
      <w:del w:id="3560" w:author="Ezra-redaktør" w:date="2026-10-18T13:44:37Z">
        <w:r>
          <w:delText xml:space="preserve">This day is not about public confession. It</w:delText>
        </w:r>
      </w:del>
      <w:ins w:id="3561" w:author="Ezra-redaktør" w:date="2026-10-18T13:44:37Z">
        <w:r>
          <w:t xml:space="preserve">Today</w:t>
        </w:r>
      </w:ins>
      <w:r>
        <w:t xml:space="preserve"> is about private honesty.</w:t>
      </w:r>
      <w:ins w:id="3562" w:author="Ezra-redaktør" w:date="2026-10-18T13:44:37Z">
        <w:r>
          <w:t xml:space="preserve"> Public confession is a different matter.</w:t>
        </w:r>
      </w:ins>
      <w:r>
        <w:t xml:space="preserve"> An unnamed battle works like a slow </w:t>
      </w:r>
      <w:del w:id="3563" w:author="Ezra-redaktør" w:date="2026-10-18T13:44:37Z">
        <w:r>
          <w:delText xml:space="preserve">puncture:</w:delText>
        </w:r>
      </w:del>
      <w:ins w:id="3564" w:author="Ezra-redaktør" w:date="2026-10-18T13:44:37Z">
        <w:r>
          <w:t xml:space="preserve">puncture.</w:t>
        </w:r>
      </w:ins>
      <w:r>
        <w:t xml:space="preserve"> </w:t>
      </w:r>
      <w:del w:id="3565" w:author="Ezra-redaktør" w:date="2026-10-18T13:44:37Z">
        <w:r>
          <w:delText xml:space="preserve">it</w:delText>
        </w:r>
      </w:del>
      <w:ins w:id="3566" w:author="Ezra-redaktør" w:date="2026-10-18T13:44:37Z">
        <w:r>
          <w:t xml:space="preserve">It</w:t>
        </w:r>
      </w:ins>
      <w:r>
        <w:t xml:space="preserve"> never announces </w:t>
      </w:r>
      <w:del w:id="3567" w:author="Ezra-redaktør" w:date="2026-10-18T13:44:37Z">
        <w:r>
          <w:delText xml:space="preserve">itself,</w:delText>
        </w:r>
      </w:del>
      <w:ins w:id="3568" w:author="Ezra-redaktør" w:date="2026-10-18T13:44:37Z">
        <w:r>
          <w:t xml:space="preserve">itself.</w:t>
        </w:r>
      </w:ins>
      <w:r>
        <w:t xml:space="preserve"> </w:t>
      </w:r>
      <w:del w:id="3569" w:author="Ezra-redaktør" w:date="2026-10-18T13:44:37Z">
        <w:r>
          <w:delText xml:space="preserve">it</w:delText>
        </w:r>
      </w:del>
      <w:ins w:id="3570" w:author="Ezra-redaktør" w:date="2026-10-18T13:44:37Z">
        <w:r>
          <w:t xml:space="preserve">It</w:t>
        </w:r>
      </w:ins>
      <w:r>
        <w:t xml:space="preserve"> </w:t>
      </w:r>
      <w:del w:id="3571" w:author="Ezra-redaktør" w:date="2026-10-18T13:44:37Z">
        <w:r>
          <w:delText xml:space="preserve">only</w:delText>
        </w:r>
      </w:del>
      <w:ins w:id="3572" w:author="Ezra-redaktør" w:date="2026-10-18T13:44:37Z">
        <w:r>
          <w:t xml:space="preserve">just</w:t>
        </w:r>
      </w:ins>
      <w:r>
        <w:t xml:space="preserve"> asks a little more of you every mile. </w:t>
      </w:r>
      <w:del w:id="3573" w:author="Ezra-redaktør" w:date="2026-10-18T13:44:37Z">
        <w:r>
          <w:delText xml:space="preserve">Battles</w:delText>
        </w:r>
      </w:del>
      <w:ins w:id="3574" w:author="Ezra-redaktør" w:date="2026-10-18T13:44:37Z">
        <w:r>
          <w:t xml:space="preserve">A</w:t>
        </w:r>
      </w:ins>
      <w:r>
        <w:t xml:space="preserve"> </w:t>
      </w:r>
      <w:del w:id="3575" w:author="Ezra-redaktør" w:date="2026-10-18T13:44:37Z">
        <w:r>
          <w:delText xml:space="preserve">that</w:delText>
        </w:r>
      </w:del>
      <w:ins w:id="3576" w:author="Ezra-redaktør" w:date="2026-10-18T13:44:37Z">
        <w:r>
          <w:t xml:space="preserve">battle</w:t>
        </w:r>
      </w:ins>
      <w:r>
        <w:t xml:space="preserve"> </w:t>
      </w:r>
      <w:del w:id="3577" w:author="Ezra-redaktør" w:date="2026-10-18T13:44:37Z">
        <w:r>
          <w:delText xml:space="preserve">remain</w:delText>
        </w:r>
      </w:del>
      <w:ins w:id="3578" w:author="Ezra-redaktør" w:date="2026-10-18T13:44:37Z">
        <w:r>
          <w:t xml:space="preserve">you leave</w:t>
        </w:r>
      </w:ins>
      <w:r>
        <w:t xml:space="preserve"> unnamed </w:t>
      </w:r>
      <w:del w:id="3579" w:author="Ezra-redaktør" w:date="2026-10-18T13:44:37Z">
        <w:r>
          <w:delText xml:space="preserve">train</w:delText>
        </w:r>
      </w:del>
      <w:ins w:id="3580" w:author="Ezra-redaktør" w:date="2026-10-18T13:44:37Z">
        <w:r>
          <w:t xml:space="preserve">trains your</w:t>
        </w:r>
      </w:ins>
      <w:r>
        <w:t xml:space="preserve"> reflexes without </w:t>
      </w:r>
      <w:ins w:id="3581" w:author="Ezra-redaktør" w:date="2026-10-18T13:44:37Z">
        <w:r>
          <w:t xml:space="preserve">your </w:t>
        </w:r>
      </w:ins>
      <w:r>
        <w:t xml:space="preserve">consent, and </w:t>
      </w:r>
      <w:del w:id="3582" w:author="Ezra-redaktør" w:date="2026-10-18T13:44:37Z">
        <w:r>
          <w:delText xml:space="preserve">what</w:delText>
        </w:r>
      </w:del>
      <w:ins w:id="3583" w:author="Ezra-redaktør" w:date="2026-10-18T13:44:37Z">
        <w:r>
          <w:t xml:space="preserve">whatever</w:t>
        </w:r>
      </w:ins>
      <w:r>
        <w:t xml:space="preserve"> you refuse to acknowledge will govern you </w:t>
      </w:r>
      <w:del w:id="3584" w:author="Ezra-redaktør" w:date="2026-10-18T13:44:37Z">
        <w:r>
          <w:delText xml:space="preserve">quietly.</w:delText>
        </w:r>
      </w:del>
      <w:ins w:id="3585" w:author="Ezra-redaktør" w:date="2026-10-18T13:44:37Z">
        <w:r>
          <w:t xml:space="preserve">from the inside.</w:t>
        </w:r>
      </w:ins>
    </w:p>
    <w:p>
      <w:r>
        <w:t xml:space="preserve">Naming a struggle </w:t>
      </w:r>
      <w:del w:id="3586" w:author="Ezra-redaktør" w:date="2026-10-18T13:44:37Z">
        <w:r>
          <w:delText xml:space="preserve">does</w:delText>
        </w:r>
      </w:del>
      <w:ins w:id="3587" w:author="Ezra-redaktør" w:date="2026-10-18T13:44:37Z">
        <w:r>
          <w:t xml:space="preserve">makes it manageable. It will</w:t>
        </w:r>
      </w:ins>
      <w:r>
        <w:t xml:space="preserve"> not make it louder.</w:t>
      </w:r>
      <w:del w:id="3588" w:author="Ezra-redaktør" w:date="2026-10-18T13:44:37Z">
        <w:r>
          <w:delText xml:space="preserve"> It makes it manageable.</w:delText>
        </w:r>
      </w:del>
    </w:p>
    <w:p>
      <w:pPr>
        <w:pStyle w:val="Heading3"/>
      </w:pPr>
      <w:r>
        <w:t xml:space="preserve">The Practice</w:t>
      </w:r>
    </w:p>
    <w:p>
      <w:pPr>
        <w:rPr>
          <w:del w:id="3589" w:author="Ezra-redaktør" w:date="2026-10-18T13:44:37Z"/>
        </w:rPr>
      </w:pPr>
      <w:del w:id="3590" w:author="Ezra-redaktør" w:date="2026-10-18T13:44:37Z">
        <w:r>
          <w:delText xml:space="preserve">Identify one ongoing internal battle. Not a crisis, a pattern. Ask:</w:delText>
        </w:r>
      </w:del>
    </w:p>
    <w:p>
      <w:pPr>
        <w:rPr>
          <w:ins w:id="3591" w:author="Ezra-redaktør" w:date="2026-10-18T13:44:37Z"/>
        </w:rPr>
      </w:pPr>
      <w:ins w:id="3592" w:author="Ezra-redaktør" w:date="2026-10-18T13:44:37Z">
        <w:r>
          <w:t xml:space="preserve">Name one ongoing inner battle, the kind that keeps repeating. Ask:</w:t>
        </w:r>
      </w:ins>
    </w:p>
    <w:p>
      <w:r>
        <w:t xml:space="preserve">- Where am I </w:t>
      </w:r>
      <w:del w:id="3593" w:author="Ezra-redaktør" w:date="2026-10-18T13:44:37Z">
        <w:r>
          <w:delText xml:space="preserve">expending</w:delText>
        </w:r>
      </w:del>
      <w:ins w:id="3594" w:author="Ezra-redaktør" w:date="2026-10-18T13:44:37Z">
        <w:r>
          <w:t xml:space="preserve">spending</w:t>
        </w:r>
      </w:ins>
      <w:r>
        <w:t xml:space="preserve"> energy without progress? - What am I managing instead of addressing? - Who could </w:t>
      </w:r>
      <w:del w:id="3595" w:author="Ezra-redaktør" w:date="2026-10-18T13:44:37Z">
        <w:r>
          <w:delText xml:space="preserve">carry</w:delText>
        </w:r>
      </w:del>
      <w:ins w:id="3596" w:author="Ezra-redaktør" w:date="2026-10-18T13:44:37Z">
        <w:r>
          <w:t xml:space="preserve">know</w:t>
        </w:r>
      </w:ins>
      <w:r>
        <w:t xml:space="preserve"> </w:t>
      </w:r>
      <w:del w:id="3597" w:author="Ezra-redaktør" w:date="2026-10-18T13:44:37Z">
        <w:r>
          <w:delText xml:space="preserve">knowledge of</w:delText>
        </w:r>
      </w:del>
      <w:ins w:id="3598" w:author="Ezra-redaktør" w:date="2026-10-18T13:44:37Z">
        <w:r>
          <w:t xml:space="preserve">about</w:t>
        </w:r>
      </w:ins>
      <w:r>
        <w:t xml:space="preserve"> this without </w:t>
      </w:r>
      <w:del w:id="3599" w:author="Ezra-redaktør" w:date="2026-10-18T13:44:37Z">
        <w:r>
          <w:delText xml:space="preserve">exploiting</w:delText>
        </w:r>
      </w:del>
      <w:ins w:id="3600" w:author="Ezra-redaktør" w:date="2026-10-18T13:44:37Z">
        <w:r>
          <w:t xml:space="preserve">using</w:t>
        </w:r>
      </w:ins>
      <w:r>
        <w:t xml:space="preserve"> </w:t>
      </w:r>
      <w:del w:id="3601" w:author="Ezra-redaktør" w:date="2026-10-18T13:44:37Z">
        <w:r>
          <w:delText xml:space="preserve">it?</w:delText>
        </w:r>
      </w:del>
      <w:ins w:id="3602" w:author="Ezra-redaktør" w:date="2026-10-18T13:44:37Z">
        <w:r>
          <w:t xml:space="preserve">it against me?</w:t>
        </w:r>
      </w:ins>
    </w:p>
    <w:p>
      <w:del w:id="3603" w:author="Ezra-redaktør" w:date="2026-10-18T13:44:37Z">
        <w:r>
          <w:delText xml:space="preserve">Do</w:delText>
        </w:r>
      </w:del>
      <w:ins w:id="3604" w:author="Ezra-redaktør" w:date="2026-10-18T13:44:37Z">
        <w:r>
          <w:t xml:space="preserve">Keep</w:t>
        </w:r>
      </w:ins>
      <w:r>
        <w:t xml:space="preserve"> </w:t>
      </w:r>
      <w:del w:id="3605" w:author="Ezra-redaktør" w:date="2026-10-18T13:44:37Z">
        <w:r>
          <w:delText xml:space="preserve">not</w:delText>
        </w:r>
      </w:del>
      <w:ins w:id="3606" w:author="Ezra-redaktør" w:date="2026-10-18T13:44:37Z">
        <w:r>
          <w:t xml:space="preserve">it</w:t>
        </w:r>
      </w:ins>
      <w:r>
        <w:t xml:space="preserve"> </w:t>
      </w:r>
      <w:del w:id="3607" w:author="Ezra-redaktør" w:date="2026-10-18T13:44:37Z">
        <w:r>
          <w:delText xml:space="preserve">dramatize.</w:delText>
        </w:r>
      </w:del>
      <w:ins w:id="3608" w:author="Ezra-redaktør" w:date="2026-10-18T13:44:37Z">
        <w:r>
          <w:t xml:space="preserve">simple.</w:t>
        </w:r>
      </w:ins>
      <w:r>
        <w:t xml:space="preserve"> Begin with </w:t>
      </w:r>
      <w:ins w:id="3609" w:author="Ezra-redaktør" w:date="2026-10-18T13:44:37Z">
        <w:r>
          <w:t xml:space="preserve">the </w:t>
        </w:r>
      </w:ins>
      <w:r>
        <w:t xml:space="preserve">truth.</w:t>
      </w:r>
    </w:p>
    <w:p>
      <w:pPr>
        <w:pStyle w:val="Heading3"/>
      </w:pPr>
      <w:r>
        <w:t xml:space="preserve">Healing </w:t>
      </w:r>
      <w:del w:id="3610" w:author="Ezra-redaktør" w:date="2026-10-18T13:44:37Z">
        <w:r>
          <w:delText xml:space="preserve">Forge –</w:delText>
        </w:r>
      </w:del>
      <w:ins w:id="3611" w:author="Ezra-redaktør" w:date="2026-10-18T13:44:37Z">
        <w:r>
          <w:t xml:space="preserve">Forge:</w:t>
        </w:r>
      </w:ins>
      <w:r>
        <w:t xml:space="preserve"> When Silence Was Safer</w:t>
      </w:r>
    </w:p>
    <w:p>
      <w:del w:id="3612" w:author="Ezra-redaktør" w:date="2026-10-18T13:44:37Z">
        <w:r>
          <w:delText xml:space="preserve">For</w:delText>
        </w:r>
      </w:del>
      <w:ins w:id="3613" w:author="Ezra-redaktør" w:date="2026-10-18T13:44:37Z">
        <w:r>
          <w:t xml:space="preserve">Silence</w:t>
        </w:r>
      </w:ins>
      <w:r>
        <w:t xml:space="preserve"> </w:t>
      </w:r>
      <w:del w:id="3614" w:author="Ezra-redaktør" w:date="2026-10-18T13:44:37Z">
        <w:r>
          <w:delText xml:space="preserve">some</w:delText>
        </w:r>
      </w:del>
      <w:ins w:id="3615" w:author="Ezra-redaktør" w:date="2026-10-18T13:44:37Z">
        <w:r>
          <w:t xml:space="preserve">may</w:t>
        </w:r>
      </w:ins>
      <w:r>
        <w:t xml:space="preserve"> </w:t>
      </w:r>
      <w:del w:id="3616" w:author="Ezra-redaktør" w:date="2026-10-18T13:44:37Z">
        <w:r>
          <w:delText xml:space="preserve">men,</w:delText>
        </w:r>
      </w:del>
      <w:ins w:id="3617" w:author="Ezra-redaktør" w:date="2026-10-18T13:44:37Z">
        <w:r>
          <w:t xml:space="preserve">have</w:t>
        </w:r>
      </w:ins>
      <w:r>
        <w:t xml:space="preserve"> </w:t>
      </w:r>
      <w:del w:id="3618" w:author="Ezra-redaktør" w:date="2026-10-18T13:44:37Z">
        <w:r>
          <w:delText xml:space="preserve">silence</w:delText>
        </w:r>
      </w:del>
      <w:ins w:id="3619" w:author="Ezra-redaktør" w:date="2026-10-18T13:44:37Z">
        <w:r>
          <w:t xml:space="preserve">been</w:t>
        </w:r>
      </w:ins>
      <w:r>
        <w:t xml:space="preserve"> </w:t>
      </w:r>
      <w:del w:id="3620" w:author="Ezra-redaktør" w:date="2026-10-18T13:44:37Z">
        <w:r>
          <w:delText xml:space="preserve">was</w:delText>
        </w:r>
      </w:del>
      <w:ins w:id="3621" w:author="Ezra-redaktør" w:date="2026-10-18T13:44:37Z">
        <w:r>
          <w:t xml:space="preserve">how</w:t>
        </w:r>
      </w:ins>
      <w:r>
        <w:t xml:space="preserve"> </w:t>
      </w:r>
      <w:del w:id="3622" w:author="Ezra-redaktør" w:date="2026-10-18T13:44:37Z">
        <w:r>
          <w:delText xml:space="preserve">survival:</w:delText>
        </w:r>
      </w:del>
      <w:ins w:id="3623" w:author="Ezra-redaktør" w:date="2026-10-18T13:44:37Z">
        <w:r>
          <w:t xml:space="preserve">you</w:t>
        </w:r>
      </w:ins>
      <w:r>
        <w:t xml:space="preserve"> </w:t>
      </w:r>
      <w:del w:id="3624" w:author="Ezra-redaktør" w:date="2026-10-18T13:44:37Z">
        <w:r>
          <w:delText xml:space="preserve">speaking</w:delText>
        </w:r>
      </w:del>
      <w:ins w:id="3625" w:author="Ezra-redaktør" w:date="2026-10-18T13:44:37Z">
        <w:r>
          <w:t xml:space="preserve">survived. Speaking</w:t>
        </w:r>
      </w:ins>
      <w:r>
        <w:t xml:space="preserve"> cost</w:t>
      </w:r>
      <w:ins w:id="3626" w:author="Ezra-redaktør" w:date="2026-10-18T13:44:37Z">
        <w:r>
          <w:t xml:space="preserve"> you</w:t>
        </w:r>
      </w:ins>
      <w:r>
        <w:t xml:space="preserve"> connection, and admitting weakness invited </w:t>
      </w:r>
      <w:del w:id="3627" w:author="Ezra-redaktør" w:date="2026-10-18T13:44:37Z">
        <w:r>
          <w:delText xml:space="preserve">harm.</w:delText>
        </w:r>
      </w:del>
      <w:ins w:id="3628" w:author="Ezra-redaktør" w:date="2026-10-18T13:44:37Z">
        <w:r>
          <w:t xml:space="preserve">harm,</w:t>
        </w:r>
      </w:ins>
      <w:r>
        <w:t xml:space="preserve"> </w:t>
      </w:r>
      <w:del w:id="3629" w:author="Ezra-redaktør" w:date="2026-10-18T13:44:37Z">
        <w:r>
          <w:delText xml:space="preserve">Remaining</w:delText>
        </w:r>
      </w:del>
      <w:ins w:id="3630" w:author="Ezra-redaktør" w:date="2026-10-18T13:44:37Z">
        <w:r>
          <w:t xml:space="preserve">so staying</w:t>
        </w:r>
      </w:ins>
      <w:r>
        <w:t xml:space="preserve"> quiet made </w:t>
      </w:r>
      <w:del w:id="3631" w:author="Ezra-redaktør" w:date="2026-10-18T13:44:37Z">
        <w:r>
          <w:delText xml:space="preserve">sense</w:delText>
        </w:r>
      </w:del>
      <w:ins w:id="3632" w:author="Ezra-redaktør" w:date="2026-10-18T13:44:37Z">
        <w:r>
          <w:t xml:space="preserve">sense.</w:t>
        </w:r>
      </w:ins>
      <w:r>
        <w:t xml:space="preserve"> </w:t>
      </w:r>
      <w:del w:id="3633" w:author="Ezra-redaktør" w:date="2026-10-18T13:44:37Z">
        <w:r>
          <w:delText xml:space="preserve">then. But secrecy</w:delText>
        </w:r>
      </w:del>
      <w:ins w:id="3634" w:author="Ezra-redaktør" w:date="2026-10-18T13:44:37Z">
        <w:r>
          <w:t xml:space="preserve">Secrecy</w:t>
        </w:r>
      </w:ins>
      <w:r>
        <w:t xml:space="preserve"> that once protected </w:t>
      </w:r>
      <w:ins w:id="3635" w:author="Ezra-redaktør" w:date="2026-10-18T13:44:37Z">
        <w:r>
          <w:t xml:space="preserve">you </w:t>
        </w:r>
      </w:ins>
      <w:r>
        <w:t xml:space="preserve">now </w:t>
      </w:r>
      <w:del w:id="3636" w:author="Ezra-redaktør" w:date="2026-10-18T13:44:37Z">
        <w:r>
          <w:delText xml:space="preserve">isolates.</w:delText>
        </w:r>
      </w:del>
      <w:ins w:id="3637" w:author="Ezra-redaktør" w:date="2026-10-18T13:44:37Z">
        <w:r>
          <w:t xml:space="preserve">isolates you.</w:t>
        </w:r>
      </w:ins>
      <w:r>
        <w:t xml:space="preserve"> Healing </w:t>
      </w:r>
      <w:del w:id="3638" w:author="Ezra-redaktør" w:date="2026-10-18T13:44:37Z">
        <w:r>
          <w:delText xml:space="preserve">is</w:delText>
        </w:r>
      </w:del>
      <w:ins w:id="3639" w:author="Ezra-redaktør" w:date="2026-10-18T13:44:37Z">
        <w:r>
          <w:t xml:space="preserve">comes</w:t>
        </w:r>
      </w:ins>
      <w:r>
        <w:t xml:space="preserve"> </w:t>
      </w:r>
      <w:del w:id="3640" w:author="Ezra-redaktør" w:date="2026-10-18T13:44:37Z">
        <w:r>
          <w:delText xml:space="preserve">not exposure. It is selective</w:delText>
        </w:r>
      </w:del>
      <w:ins w:id="3641" w:author="Ezra-redaktør" w:date="2026-10-18T13:44:37Z">
        <w:r>
          <w:t xml:space="preserve">through</w:t>
        </w:r>
      </w:ins>
      <w:r>
        <w:t xml:space="preserve"> honesty </w:t>
      </w:r>
      <w:del w:id="3642" w:author="Ezra-redaktør" w:date="2026-10-18T13:44:37Z">
        <w:r>
          <w:delText xml:space="preserve">where</w:delText>
        </w:r>
      </w:del>
      <w:ins w:id="3643" w:author="Ezra-redaktør" w:date="2026-10-18T13:44:37Z">
        <w:r>
          <w:t xml:space="preserve">with</w:t>
        </w:r>
      </w:ins>
      <w:r>
        <w:t xml:space="preserve"> </w:t>
      </w:r>
      <w:del w:id="3644" w:author="Ezra-redaktør" w:date="2026-10-18T13:44:37Z">
        <w:r>
          <w:delText xml:space="preserve">strength</w:delText>
        </w:r>
      </w:del>
      <w:ins w:id="3645" w:author="Ezra-redaktør" w:date="2026-10-18T13:44:37Z">
        <w:r>
          <w:t xml:space="preserve">a</w:t>
        </w:r>
      </w:ins>
      <w:r>
        <w:t xml:space="preserve"> </w:t>
      </w:r>
      <w:del w:id="3646" w:author="Ezra-redaktør" w:date="2026-10-18T13:44:37Z">
        <w:r>
          <w:delText xml:space="preserve">can</w:delText>
        </w:r>
      </w:del>
      <w:ins w:id="3647" w:author="Ezra-redaktør" w:date="2026-10-18T13:44:37Z">
        <w:r>
          <w:t xml:space="preserve">chosen</w:t>
        </w:r>
      </w:ins>
      <w:r>
        <w:t xml:space="preserve"> </w:t>
      </w:r>
      <w:del w:id="3648" w:author="Ezra-redaktør" w:date="2026-10-18T13:44:37Z">
        <w:r>
          <w:delText xml:space="preserve">be</w:delText>
        </w:r>
      </w:del>
      <w:ins w:id="3649" w:author="Ezra-redaktør" w:date="2026-10-18T13:44:37Z">
        <w:r>
          <w:t xml:space="preserve">few,</w:t>
        </w:r>
      </w:ins>
      <w:r>
        <w:t xml:space="preserve"> </w:t>
      </w:r>
      <w:del w:id="3650" w:author="Ezra-redaktør" w:date="2026-10-18T13:44:37Z">
        <w:r>
          <w:delText xml:space="preserve">rebuilt</w:delText>
        </w:r>
      </w:del>
      <w:ins w:id="3651" w:author="Ezra-redaktør" w:date="2026-10-18T13:44:37Z">
        <w:r>
          <w:t xml:space="preserve">people</w:t>
        </w:r>
      </w:ins>
      <w:r>
        <w:t xml:space="preserve"> </w:t>
      </w:r>
      <w:del w:id="3652" w:author="Ezra-redaktør" w:date="2026-10-18T13:44:37Z">
        <w:r>
          <w:delText xml:space="preserve">without</w:delText>
        </w:r>
      </w:del>
      <w:ins w:id="3653" w:author="Ezra-redaktør" w:date="2026-10-18T13:44:37Z">
        <w:r>
          <w:t xml:space="preserve">you</w:t>
        </w:r>
      </w:ins>
      <w:r>
        <w:t xml:space="preserve"> </w:t>
      </w:r>
      <w:del w:id="3654" w:author="Ezra-redaktør" w:date="2026-10-18T13:44:37Z">
        <w:r>
          <w:delText xml:space="preserve">threat.</w:delText>
        </w:r>
      </w:del>
      <w:ins w:id="3655" w:author="Ezra-redaktør" w:date="2026-10-18T13:44:37Z">
        <w:r>
          <w:t xml:space="preserve">trust enough to rebuild with.</w:t>
        </w:r>
      </w:ins>
    </w:p>
    <w:p>
      <w:r>
        <w:t xml:space="preserve">*End of Day 21*</w:t>
      </w:r>
    </w:p>
    <w:p>
      <w:pPr>
        <w:pStyle w:val="Heading2"/>
      </w:pPr>
      <w:r>
        <w:t xml:space="preserve">Day </w:t>
      </w:r>
      <w:del w:id="3656" w:author="Ezra-redaktør" w:date="2026-10-18T13:44:37Z">
        <w:r>
          <w:delText xml:space="preserve">22 –</w:delText>
        </w:r>
      </w:del>
      <w:ins w:id="3657" w:author="Ezra-redaktør" w:date="2026-10-18T13:44:37Z">
        <w:r>
          <w:t xml:space="preserve">22:</w:t>
        </w:r>
      </w:ins>
      <w:r>
        <w:t xml:space="preserve"> Wisdom Beyond Rules</w:t>
      </w:r>
    </w:p>
    <w:p>
      <w:r>
        <w:t xml:space="preserve">&gt; “The letter kills, but the Spirit gives life.” </w:t>
      </w:r>
      <w:del w:id="3658" w:author="Ezra-redaktør" w:date="2026-10-18T13:44:37Z">
        <w:r>
          <w:delText xml:space="preserve">–</w:delText>
        </w:r>
      </w:del>
      <w:ins w:id="3659" w:author="Ezra-redaktør" w:date="2026-10-18T13:44:37Z">
        <w:r>
          <w:t xml:space="preserve">&gt; &gt;</w:t>
        </w:r>
      </w:ins>
      <w:r>
        <w:t xml:space="preserve"> 2 Corinthians 3:6</w:t>
      </w:r>
    </w:p>
    <w:p>
      <w:r>
        <w:t xml:space="preserve">Rules provide clarity. Wisdom provides direction. Rules answer what is permitted. Wisdom answers what is required.</w:t>
      </w:r>
    </w:p>
    <w:p>
      <w:pPr>
        <w:pStyle w:val="Heading3"/>
      </w:pPr>
      <w:r>
        <w:t xml:space="preserve">The Scenario</w:t>
      </w:r>
    </w:p>
    <w:p>
      <w:r>
        <w:t xml:space="preserve">Samuel followed instructions carefully. He avoided obvious </w:t>
      </w:r>
      <w:del w:id="3660" w:author="Ezra-redaktør" w:date="2026-10-18T13:44:37Z">
        <w:r>
          <w:delText xml:space="preserve">error,</w:delText>
        </w:r>
      </w:del>
      <w:ins w:id="3661" w:author="Ezra-redaktør" w:date="2026-10-18T13:44:37Z">
        <w:r>
          <w:t xml:space="preserve">mistakes,</w:t>
        </w:r>
      </w:ins>
      <w:r>
        <w:t xml:space="preserve"> stayed </w:t>
      </w:r>
      <w:del w:id="3662" w:author="Ezra-redaktør" w:date="2026-10-18T13:44:37Z">
        <w:r>
          <w:delText xml:space="preserve">within</w:delText>
        </w:r>
      </w:del>
      <w:ins w:id="3663" w:author="Ezra-redaktør" w:date="2026-10-18T13:44:37Z">
        <w:r>
          <w:t xml:space="preserve">inside</w:t>
        </w:r>
      </w:ins>
      <w:r>
        <w:t xml:space="preserve"> </w:t>
      </w:r>
      <w:del w:id="3664" w:author="Ezra-redaktør" w:date="2026-10-18T13:44:37Z">
        <w:r>
          <w:delText xml:space="preserve">boundaries,</w:delText>
        </w:r>
      </w:del>
      <w:ins w:id="3665" w:author="Ezra-redaktør" w:date="2026-10-18T13:44:37Z">
        <w:r>
          <w:t xml:space="preserve">the lines, and</w:t>
        </w:r>
      </w:ins>
      <w:r>
        <w:t xml:space="preserve"> rarely broke </w:t>
      </w:r>
      <w:del w:id="3666" w:author="Ezra-redaktør" w:date="2026-10-18T13:44:37Z">
        <w:r>
          <w:delText xml:space="preserve">rules.</w:delText>
        </w:r>
      </w:del>
      <w:ins w:id="3667" w:author="Ezra-redaktør" w:date="2026-10-18T13:44:37Z">
        <w:r>
          <w:t xml:space="preserve">a</w:t>
        </w:r>
      </w:ins>
      <w:r>
        <w:t xml:space="preserve"> </w:t>
      </w:r>
      <w:del w:id="3668" w:author="Ezra-redaktør" w:date="2026-10-18T13:44:37Z">
        <w:r>
          <w:delText xml:space="preserve">But</w:delText>
        </w:r>
      </w:del>
      <w:ins w:id="3669" w:author="Ezra-redaktør" w:date="2026-10-18T13:44:37Z">
        <w:r>
          <w:t xml:space="preserve">rule.</w:t>
        </w:r>
      </w:ins>
      <w:r>
        <w:t xml:space="preserve"> </w:t>
      </w:r>
      <w:del w:id="3670" w:author="Ezra-redaktør" w:date="2026-10-18T13:44:37Z">
        <w:r>
          <w:delText xml:space="preserve">when</w:delText>
        </w:r>
      </w:del>
      <w:ins w:id="3671" w:author="Ezra-redaktør" w:date="2026-10-18T13:44:37Z">
        <w:r>
          <w:t xml:space="preserve">When</w:t>
        </w:r>
      </w:ins>
      <w:r>
        <w:t xml:space="preserve"> situations grew complex, he hesitated. No guideline </w:t>
      </w:r>
      <w:del w:id="3672" w:author="Ezra-redaktør" w:date="2026-10-18T13:44:37Z">
        <w:r>
          <w:delText xml:space="preserve">applied</w:delText>
        </w:r>
      </w:del>
      <w:ins w:id="3673" w:author="Ezra-redaktør" w:date="2026-10-18T13:44:37Z">
        <w:r>
          <w:t xml:space="preserve">fit</w:t>
        </w:r>
      </w:ins>
      <w:r>
        <w:t xml:space="preserve"> </w:t>
      </w:r>
      <w:del w:id="3674" w:author="Ezra-redaktør" w:date="2026-10-18T13:44:37Z">
        <w:r>
          <w:delText xml:space="preserve">cleanly;</w:delText>
        </w:r>
      </w:del>
      <w:ins w:id="3675" w:author="Ezra-redaktør" w:date="2026-10-18T13:44:37Z">
        <w:r>
          <w:t xml:space="preserve">cleanly, and</w:t>
        </w:r>
      </w:ins>
      <w:r>
        <w:t xml:space="preserve"> no instruction </w:t>
      </w:r>
      <w:del w:id="3676" w:author="Ezra-redaktør" w:date="2026-10-18T13:44:37Z">
        <w:r>
          <w:delText xml:space="preserve">offered</w:delText>
        </w:r>
      </w:del>
      <w:ins w:id="3677" w:author="Ezra-redaktør" w:date="2026-10-18T13:44:37Z">
        <w:r>
          <w:t xml:space="preserve">told</w:t>
        </w:r>
      </w:ins>
      <w:r>
        <w:t xml:space="preserve"> </w:t>
      </w:r>
      <w:del w:id="3678" w:author="Ezra-redaktør" w:date="2026-10-18T13:44:37Z">
        <w:r>
          <w:delText xml:space="preserve">timing.</w:delText>
        </w:r>
      </w:del>
      <w:ins w:id="3679" w:author="Ezra-redaktør" w:date="2026-10-18T13:44:37Z">
        <w:r>
          <w:t xml:space="preserve">him</w:t>
        </w:r>
      </w:ins>
      <w:r>
        <w:t xml:space="preserve"> </w:t>
      </w:r>
      <w:del w:id="3680" w:author="Ezra-redaktør" w:date="2026-10-18T13:44:37Z">
        <w:r>
          <w:delText xml:space="preserve">He</w:delText>
        </w:r>
      </w:del>
      <w:ins w:id="3681" w:author="Ezra-redaktør" w:date="2026-10-18T13:44:37Z">
        <w:r>
          <w:t xml:space="preserve">when to act. So he</w:t>
        </w:r>
      </w:ins>
      <w:r>
        <w:t xml:space="preserve"> waited,</w:t>
      </w:r>
      <w:del w:id="3682" w:author="Ezra-redaktør" w:date="2026-10-18T13:44:37Z">
        <w:r>
          <w:delText xml:space="preserve"> not</w:delText>
        </w:r>
      </w:del>
      <w:r>
        <w:t xml:space="preserve"> out of </w:t>
      </w:r>
      <w:del w:id="3683" w:author="Ezra-redaktør" w:date="2026-10-18T13:44:37Z">
        <w:r>
          <w:delText xml:space="preserve">humility,</w:delText>
        </w:r>
      </w:del>
      <w:ins w:id="3684" w:author="Ezra-redaktør" w:date="2026-10-18T13:44:37Z">
        <w:r>
          <w:t xml:space="preserve">uncertainty</w:t>
        </w:r>
      </w:ins>
      <w:r>
        <w:t xml:space="preserve"> </w:t>
      </w:r>
      <w:del w:id="3685" w:author="Ezra-redaktør" w:date="2026-10-18T13:44:37Z">
        <w:r>
          <w:delText xml:space="preserve">but</w:delText>
        </w:r>
      </w:del>
      <w:ins w:id="3686" w:author="Ezra-redaktør" w:date="2026-10-18T13:44:37Z">
        <w:r>
          <w:t xml:space="preserve">rather</w:t>
        </w:r>
      </w:ins>
      <w:r>
        <w:t xml:space="preserve"> </w:t>
      </w:r>
      <w:del w:id="3687" w:author="Ezra-redaktør" w:date="2026-10-18T13:44:37Z">
        <w:r>
          <w:delText xml:space="preserve">uncertainty.</w:delText>
        </w:r>
      </w:del>
      <w:ins w:id="3688" w:author="Ezra-redaktør" w:date="2026-10-18T13:44:37Z">
        <w:r>
          <w:t xml:space="preserve">than humility.</w:t>
        </w:r>
      </w:ins>
    </w:p>
    <w:p>
      <w:pPr>
        <w:rPr>
          <w:del w:id="3689" w:author="Ezra-redaktør" w:date="2026-10-18T13:44:37Z"/>
        </w:rPr>
      </w:pPr>
      <w:del w:id="3690" w:author="Ezra-redaktør" w:date="2026-10-18T13:44:37Z">
        <w:r>
          <w:delText xml:space="preserve">Correctness remained intact. Effectiveness did not.</w:delText>
        </w:r>
      </w:del>
    </w:p>
    <w:p>
      <w:pPr>
        <w:rPr>
          <w:ins w:id="3691" w:author="Ezra-redaktør" w:date="2026-10-18T13:44:37Z"/>
        </w:rPr>
      </w:pPr>
      <w:ins w:id="3692" w:author="Ezra-redaktør" w:date="2026-10-18T13:44:37Z">
        <w:r>
          <w:t xml:space="preserve">He stayed correct. He stopped being effective.</w:t>
        </w:r>
      </w:ins>
    </w:p>
    <w:p>
      <w:pPr>
        <w:pStyle w:val="Heading3"/>
      </w:pPr>
      <w:r>
        <w:t xml:space="preserve">Rule-Faith vs.</w:t>
      </w:r>
      <w:del w:id="3693" w:author="Ezra-redaktør" w:date="2026-10-18T13:44:37Z">
        <w:r>
          <w:delText xml:space="preserve"> </w:delText>
        </w:r>
      </w:del>
      <w:ins w:id="3694" w:author="Ezra-redaktør" w:date="2026-10-18T13:44:37Z">
        <w:r>
          <w:t xml:space="preserve"> </w:t>
        </w:r>
      </w:ins>
      <w:r>
        <w:t xml:space="preserve">Wise Faith</w:t>
      </w:r>
    </w:p>
    <w:p>
      <w:r>
        <w:t xml:space="preserve">| Rule-Faith</w:t>
      </w:r>
      <w:del w:id="3695" w:author="Ezra-redaktør" w:date="2026-10-18T13:44:37Z">
        <w:r>
          <w:delText xml:space="preserve">            </w:delText>
        </w:r>
      </w:del>
      <w:ins w:id="3696" w:author="Ezra-redaktør" w:date="2026-10-18T13:44:37Z">
        <w:r>
          <w:t xml:space="preserve"> </w:t>
        </w:r>
      </w:ins>
      <w:r>
        <w:t xml:space="preserve">| Wise Faith</w:t>
      </w:r>
      <w:del w:id="3697" w:author="Ezra-redaktør" w:date="2026-10-18T13:44:37Z">
        <w:r>
          <w:delText xml:space="preserve">             </w:delText>
        </w:r>
      </w:del>
      <w:ins w:id="3698" w:author="Ezra-redaktør" w:date="2026-10-18T13:44:37Z">
        <w:r>
          <w:t xml:space="preserve"> </w:t>
        </w:r>
      </w:ins>
      <w:r>
        <w:t xml:space="preserve">| </w:t>
      </w:r>
      <w:del w:id="3699" w:author="Ezra-redaktør" w:date="2026-10-18T13:44:37Z">
        <w:r>
          <w:delText xml:space="preserve">|-----------------------|------------------------|</w:delText>
        </w:r>
      </w:del>
      <w:ins w:id="3700" w:author="Ezra-redaktør" w:date="2026-10-18T13:44:37Z">
        <w:r>
          <w:t xml:space="preserve">| :- | :- |</w:t>
        </w:r>
      </w:ins>
      <w:r>
        <w:t xml:space="preserve"> | Seeks compliance</w:t>
      </w:r>
      <w:del w:id="3701" w:author="Ezra-redaktør" w:date="2026-10-18T13:44:37Z">
        <w:r>
          <w:delText xml:space="preserve">      </w:delText>
        </w:r>
      </w:del>
      <w:ins w:id="3702" w:author="Ezra-redaktør" w:date="2026-10-18T13:44:37Z">
        <w:r>
          <w:t xml:space="preserve"> </w:t>
        </w:r>
      </w:ins>
      <w:r>
        <w:t xml:space="preserve">| Discerns direction</w:t>
      </w:r>
      <w:del w:id="3703" w:author="Ezra-redaktør" w:date="2026-10-18T13:44:37Z">
        <w:r>
          <w:delText xml:space="preserve">     </w:delText>
        </w:r>
      </w:del>
      <w:ins w:id="3704" w:author="Ezra-redaktør" w:date="2026-10-18T13:44:37Z">
        <w:r>
          <w:t xml:space="preserve"> </w:t>
        </w:r>
      </w:ins>
      <w:r>
        <w:t xml:space="preserve">| | Avoids error</w:t>
      </w:r>
      <w:del w:id="3705" w:author="Ezra-redaktør" w:date="2026-10-18T13:44:37Z">
        <w:r>
          <w:delText xml:space="preserve">          </w:delText>
        </w:r>
      </w:del>
      <w:ins w:id="3706" w:author="Ezra-redaktør" w:date="2026-10-18T13:44:37Z">
        <w:r>
          <w:t xml:space="preserve"> </w:t>
        </w:r>
      </w:ins>
      <w:r>
        <w:t xml:space="preserve">| Pursues faithfulness</w:t>
      </w:r>
      <w:del w:id="3707" w:author="Ezra-redaktør" w:date="2026-10-18T13:44:37Z">
        <w:r>
          <w:delText xml:space="preserve">   </w:delText>
        </w:r>
      </w:del>
      <w:ins w:id="3708" w:author="Ezra-redaktør" w:date="2026-10-18T13:44:37Z">
        <w:r>
          <w:t xml:space="preserve"> </w:t>
        </w:r>
      </w:ins>
      <w:r>
        <w:t xml:space="preserve">| | Relies on permission</w:t>
      </w:r>
      <w:del w:id="3709" w:author="Ezra-redaktør" w:date="2026-10-18T13:44:37Z">
        <w:r>
          <w:delText xml:space="preserve">  </w:delText>
        </w:r>
      </w:del>
      <w:ins w:id="3710" w:author="Ezra-redaktør" w:date="2026-10-18T13:44:37Z">
        <w:r>
          <w:t xml:space="preserve"> </w:t>
        </w:r>
      </w:ins>
      <w:r>
        <w:t xml:space="preserve">| Accepts responsibility | | Works in simple cases | Adapts to complexity</w:t>
      </w:r>
      <w:del w:id="3711" w:author="Ezra-redaktør" w:date="2026-10-18T13:44:37Z">
        <w:r>
          <w:delText xml:space="preserve">   </w:delText>
        </w:r>
      </w:del>
      <w:ins w:id="3712" w:author="Ezra-redaktør" w:date="2026-10-18T13:44:37Z">
        <w:r>
          <w:t xml:space="preserve"> </w:t>
        </w:r>
      </w:ins>
      <w:r>
        <w:t xml:space="preserve">| | Feels safe</w:t>
      </w:r>
      <w:del w:id="3713" w:author="Ezra-redaktør" w:date="2026-10-18T13:44:37Z">
        <w:r>
          <w:delText xml:space="preserve">            </w:delText>
        </w:r>
      </w:del>
      <w:ins w:id="3714" w:author="Ezra-redaktør" w:date="2026-10-18T13:44:37Z">
        <w:r>
          <w:t xml:space="preserve"> </w:t>
        </w:r>
      </w:ins>
      <w:r>
        <w:t xml:space="preserve">| Requires courage</w:t>
      </w:r>
      <w:del w:id="3715" w:author="Ezra-redaktør" w:date="2026-10-18T13:44:37Z">
        <w:r>
          <w:delText xml:space="preserve">       </w:delText>
        </w:r>
      </w:del>
      <w:ins w:id="3716" w:author="Ezra-redaktør" w:date="2026-10-18T13:44:37Z">
        <w:r>
          <w:t xml:space="preserve"> </w:t>
        </w:r>
      </w:ins>
      <w:r>
        <w:t xml:space="preserve">|</w:t>
      </w:r>
    </w:p>
    <w:p>
      <w:r>
        <w:t xml:space="preserve">Rules inform behavior. Wisdom governs action.</w:t>
      </w:r>
    </w:p>
    <w:p>
      <w:pPr>
        <w:pStyle w:val="Heading3"/>
      </w:pPr>
      <w:r>
        <w:t xml:space="preserve">What This Day Is Really About</w:t>
      </w:r>
    </w:p>
    <w:p>
      <w:del w:id="3717" w:author="Ezra-redaktør" w:date="2026-10-18T13:44:37Z">
        <w:r>
          <w:delText xml:space="preserve">This</w:delText>
        </w:r>
      </w:del>
      <w:ins w:id="3718" w:author="Ezra-redaktør" w:date="2026-10-18T13:44:37Z">
        <w:r>
          <w:t xml:space="preserve">Keep</w:t>
        </w:r>
      </w:ins>
      <w:r>
        <w:t xml:space="preserve"> </w:t>
      </w:r>
      <w:del w:id="3719" w:author="Ezra-redaktør" w:date="2026-10-18T13:44:37Z">
        <w:r>
          <w:delText xml:space="preserve">day</w:delText>
        </w:r>
      </w:del>
      <w:ins w:id="3720" w:author="Ezra-redaktør" w:date="2026-10-18T13:44:37Z">
        <w:r>
          <w:t xml:space="preserve">the</w:t>
        </w:r>
      </w:ins>
      <w:r>
        <w:t xml:space="preserve"> </w:t>
      </w:r>
      <w:del w:id="3721" w:author="Ezra-redaktør" w:date="2026-10-18T13:44:37Z">
        <w:r>
          <w:delText xml:space="preserve">is</w:delText>
        </w:r>
      </w:del>
      <w:ins w:id="3722" w:author="Ezra-redaktør" w:date="2026-10-18T13:44:37Z">
        <w:r>
          <w:t xml:space="preserve">rules,</w:t>
        </w:r>
      </w:ins>
      <w:r>
        <w:t xml:space="preserve"> </w:t>
      </w:r>
      <w:del w:id="3723" w:author="Ezra-redaktør" w:date="2026-10-18T13:44:37Z">
        <w:r>
          <w:delText xml:space="preserve">not</w:delText>
        </w:r>
      </w:del>
      <w:ins w:id="3724" w:author="Ezra-redaktør" w:date="2026-10-18T13:44:37Z">
        <w:r>
          <w:t xml:space="preserve">and</w:t>
        </w:r>
      </w:ins>
      <w:r>
        <w:t xml:space="preserve"> </w:t>
      </w:r>
      <w:del w:id="3725" w:author="Ezra-redaktør" w:date="2026-10-18T13:44:37Z">
        <w:r>
          <w:delText xml:space="preserve">about dismissing rules. It is about learning</w:delText>
        </w:r>
      </w:del>
      <w:ins w:id="3726" w:author="Ezra-redaktør" w:date="2026-10-18T13:44:37Z">
        <w:r>
          <w:t xml:space="preserve">learn</w:t>
        </w:r>
      </w:ins>
      <w:r>
        <w:t xml:space="preserve"> how to move when </w:t>
      </w:r>
      <w:del w:id="3727" w:author="Ezra-redaktør" w:date="2026-10-18T13:44:37Z">
        <w:r>
          <w:delText xml:space="preserve">rules</w:delText>
        </w:r>
      </w:del>
      <w:ins w:id="3728" w:author="Ezra-redaktør" w:date="2026-10-18T13:44:37Z">
        <w:r>
          <w:t xml:space="preserve">they</w:t>
        </w:r>
      </w:ins>
      <w:r>
        <w:t xml:space="preserve"> fall silent. Rules are </w:t>
      </w:r>
      <w:del w:id="3729" w:author="Ezra-redaktør" w:date="2026-10-18T13:44:37Z">
        <w:r>
          <w:delText xml:space="preserve">grammar;</w:delText>
        </w:r>
      </w:del>
      <w:ins w:id="3730" w:author="Ezra-redaktør" w:date="2026-10-18T13:44:37Z">
        <w:r>
          <w:t xml:space="preserve">grammar, and</w:t>
        </w:r>
      </w:ins>
      <w:r>
        <w:t xml:space="preserve"> wisdom is speech. A man can </w:t>
      </w:r>
      <w:del w:id="3731" w:author="Ezra-redaktør" w:date="2026-10-18T13:44:37Z">
        <w:r>
          <w:delText xml:space="preserve">parse</w:delText>
        </w:r>
      </w:del>
      <w:ins w:id="3732" w:author="Ezra-redaktør" w:date="2026-10-18T13:44:37Z">
        <w:r>
          <w:t xml:space="preserve">know</w:t>
        </w:r>
      </w:ins>
      <w:r>
        <w:t xml:space="preserve"> every rule of a language and still have nothing to </w:t>
      </w:r>
      <w:del w:id="3733" w:author="Ezra-redaktør" w:date="2026-10-18T13:44:37Z">
        <w:r>
          <w:delText xml:space="preserve">say.</w:delText>
        </w:r>
      </w:del>
      <w:ins w:id="3734" w:author="Ezra-redaktør" w:date="2026-10-18T13:44:37Z">
        <w:r>
          <w:t xml:space="preserve">say,</w:t>
        </w:r>
      </w:ins>
      <w:r>
        <w:t xml:space="preserve"> </w:t>
      </w:r>
      <w:del w:id="3735" w:author="Ezra-redaktør" w:date="2026-10-18T13:44:37Z">
        <w:r>
          <w:delText xml:space="preserve">And</w:delText>
        </w:r>
      </w:del>
      <w:ins w:id="3736" w:author="Ezra-redaktør" w:date="2026-10-18T13:44:37Z">
        <w:r>
          <w:t xml:space="preserve">and sooner or later</w:t>
        </w:r>
      </w:ins>
      <w:r>
        <w:t xml:space="preserve"> a situation </w:t>
      </w:r>
      <w:del w:id="3737" w:author="Ezra-redaktør" w:date="2026-10-18T13:44:37Z">
        <w:r>
          <w:delText xml:space="preserve">will eventually arrive</w:delText>
        </w:r>
      </w:del>
      <w:ins w:id="3738" w:author="Ezra-redaktør" w:date="2026-10-18T13:44:37Z">
        <w:r>
          <w:t xml:space="preserve">arrives</w:t>
        </w:r>
      </w:ins>
      <w:r>
        <w:t xml:space="preserve"> that no grammar book anticipated.</w:t>
      </w:r>
    </w:p>
    <w:p>
      <w:r>
        <w:t xml:space="preserve">Some situations </w:t>
      </w:r>
      <w:del w:id="3739" w:author="Ezra-redaktør" w:date="2026-10-18T13:44:37Z">
        <w:r>
          <w:delText xml:space="preserve">demand</w:delText>
        </w:r>
      </w:del>
      <w:ins w:id="3740" w:author="Ezra-redaktør" w:date="2026-10-18T13:44:37Z">
        <w:r>
          <w:t xml:space="preserve">call</w:t>
        </w:r>
      </w:ins>
      <w:r>
        <w:t xml:space="preserve"> </w:t>
      </w:r>
      <w:del w:id="3741" w:author="Ezra-redaktør" w:date="2026-10-18T13:44:37Z">
        <w:r>
          <w:delText xml:space="preserve">judgment,</w:delText>
        </w:r>
      </w:del>
      <w:ins w:id="3742" w:author="Ezra-redaktør" w:date="2026-10-18T13:44:37Z">
        <w:r>
          <w:t xml:space="preserve">for</w:t>
        </w:r>
      </w:ins>
      <w:r>
        <w:t xml:space="preserve"> </w:t>
      </w:r>
      <w:del w:id="3743" w:author="Ezra-redaktør" w:date="2026-10-18T13:44:37Z">
        <w:r>
          <w:delText xml:space="preserve">not instruction.</w:delText>
        </w:r>
      </w:del>
      <w:ins w:id="3744" w:author="Ezra-redaktør" w:date="2026-10-18T13:44:37Z">
        <w:r>
          <w:t xml:space="preserve">judgment.</w:t>
        </w:r>
      </w:ins>
      <w:r>
        <w:t xml:space="preserve"> Wisdom weighs </w:t>
      </w:r>
      <w:del w:id="3745" w:author="Ezra-redaktør" w:date="2026-10-18T13:44:37Z">
        <w:r>
          <w:delText xml:space="preserve">consequence,</w:delText>
        </w:r>
      </w:del>
      <w:ins w:id="3746" w:author="Ezra-redaktør" w:date="2026-10-18T13:44:37Z">
        <w:r>
          <w:t xml:space="preserve">consequences,</w:t>
        </w:r>
      </w:ins>
      <w:r>
        <w:t xml:space="preserve"> reads</w:t>
      </w:r>
      <w:ins w:id="3747" w:author="Ezra-redaktør" w:date="2026-10-18T13:44:37Z">
        <w:r>
          <w:t xml:space="preserve"> the</w:t>
        </w:r>
      </w:ins>
      <w:r>
        <w:t xml:space="preserve"> context, and acts with restraint. Maturity begins when </w:t>
      </w:r>
      <w:del w:id="3748" w:author="Ezra-redaktør" w:date="2026-10-18T13:44:37Z">
        <w:r>
          <w:delText xml:space="preserve">responsibility</w:delText>
        </w:r>
      </w:del>
      <w:ins w:id="3749" w:author="Ezra-redaktør" w:date="2026-10-18T13:44:37Z">
        <w:r>
          <w:t xml:space="preserve">you</w:t>
        </w:r>
      </w:ins>
      <w:r>
        <w:t xml:space="preserve"> </w:t>
      </w:r>
      <w:del w:id="3750" w:author="Ezra-redaktør" w:date="2026-10-18T13:44:37Z">
        <w:r>
          <w:delText xml:space="preserve">replaces</w:delText>
        </w:r>
      </w:del>
      <w:ins w:id="3751" w:author="Ezra-redaktør" w:date="2026-10-18T13:44:37Z">
        <w:r>
          <w:t xml:space="preserve">stop</w:t>
        </w:r>
      </w:ins>
      <w:r>
        <w:t xml:space="preserve"> </w:t>
      </w:r>
      <w:del w:id="3752" w:author="Ezra-redaktør" w:date="2026-10-18T13:44:37Z">
        <w:r>
          <w:delText xml:space="preserve">permission.</w:delText>
        </w:r>
      </w:del>
      <w:ins w:id="3753" w:author="Ezra-redaktør" w:date="2026-10-18T13:44:37Z">
        <w:r>
          <w:t xml:space="preserve">waiting for permission and take responsibility.</w:t>
        </w:r>
      </w:ins>
    </w:p>
    <w:p>
      <w:pPr>
        <w:pStyle w:val="Heading3"/>
      </w:pPr>
      <w:r>
        <w:t xml:space="preserve">The Practice</w:t>
      </w:r>
    </w:p>
    <w:p>
      <w:r>
        <w:t xml:space="preserve">Recall a recent situation where no clear rule applied. Ask:</w:t>
      </w:r>
    </w:p>
    <w:p>
      <w:r>
        <w:t xml:space="preserve">- What outcome was I protecting? - What responsibility did I hesitate to own? - What would faithfulness have required, even without instruction?</w:t>
      </w:r>
    </w:p>
    <w:p>
      <w:r>
        <w:t xml:space="preserve">Do not search for loopholes. </w:t>
      </w:r>
      <w:del w:id="3754" w:author="Ezra-redaktør" w:date="2026-10-18T13:44:37Z">
        <w:r>
          <w:delText xml:space="preserve">Stand</w:delText>
        </w:r>
      </w:del>
      <w:ins w:id="3755" w:author="Ezra-redaktør" w:date="2026-10-18T13:44:37Z">
        <w:r>
          <w:t xml:space="preserve">Own</w:t>
        </w:r>
      </w:ins>
      <w:r>
        <w:t xml:space="preserve"> </w:t>
      </w:r>
      <w:del w:id="3756" w:author="Ezra-redaktør" w:date="2026-10-18T13:44:37Z">
        <w:r>
          <w:delText xml:space="preserve">under</w:delText>
        </w:r>
      </w:del>
      <w:ins w:id="3757" w:author="Ezra-redaktør" w:date="2026-10-18T13:44:37Z">
        <w:r>
          <w:t xml:space="preserve">your</w:t>
        </w:r>
      </w:ins>
      <w:r>
        <w:t xml:space="preserve"> </w:t>
      </w:r>
      <w:del w:id="3758" w:author="Ezra-redaktør" w:date="2026-10-18T13:44:37Z">
        <w:r>
          <w:delText xml:space="preserve">responsibility.</w:delText>
        </w:r>
      </w:del>
      <w:ins w:id="3759" w:author="Ezra-redaktør" w:date="2026-10-18T13:44:37Z">
        <w:r>
          <w:t xml:space="preserve">part.</w:t>
        </w:r>
      </w:ins>
    </w:p>
    <w:p>
      <w:pPr>
        <w:pStyle w:val="Heading3"/>
      </w:pPr>
      <w:r>
        <w:t xml:space="preserve">Healing </w:t>
      </w:r>
      <w:del w:id="3760" w:author="Ezra-redaktør" w:date="2026-10-18T13:44:37Z">
        <w:r>
          <w:delText xml:space="preserve">Forge –</w:delText>
        </w:r>
      </w:del>
      <w:ins w:id="3761" w:author="Ezra-redaktør" w:date="2026-10-18T13:44:37Z">
        <w:r>
          <w:t xml:space="preserve">Forge:</w:t>
        </w:r>
      </w:ins>
      <w:r>
        <w:t xml:space="preserve"> When Rules Meant Safety</w:t>
      </w:r>
    </w:p>
    <w:p>
      <w:del w:id="3762" w:author="Ezra-redaktør" w:date="2026-10-18T13:44:37Z">
        <w:r>
          <w:delText xml:space="preserve">For</w:delText>
        </w:r>
      </w:del>
      <w:ins w:id="3763" w:author="Ezra-redaktør" w:date="2026-10-18T13:44:37Z">
        <w:r>
          <w:t xml:space="preserve">Rules</w:t>
        </w:r>
      </w:ins>
      <w:r>
        <w:t xml:space="preserve"> </w:t>
      </w:r>
      <w:del w:id="3764" w:author="Ezra-redaktør" w:date="2026-10-18T13:44:37Z">
        <w:r>
          <w:delText xml:space="preserve">some</w:delText>
        </w:r>
      </w:del>
      <w:ins w:id="3765" w:author="Ezra-redaktør" w:date="2026-10-18T13:44:37Z">
        <w:r>
          <w:t xml:space="preserve">can</w:t>
        </w:r>
      </w:ins>
      <w:r>
        <w:t xml:space="preserve"> </w:t>
      </w:r>
      <w:del w:id="3766" w:author="Ezra-redaktør" w:date="2026-10-18T13:44:37Z">
        <w:r>
          <w:delText xml:space="preserve">men,</w:delText>
        </w:r>
      </w:del>
      <w:ins w:id="3767" w:author="Ezra-redaktør" w:date="2026-10-18T13:44:37Z">
        <w:r>
          <w:t xml:space="preserve">be</w:t>
        </w:r>
      </w:ins>
      <w:r>
        <w:t xml:space="preserve"> </w:t>
      </w:r>
      <w:del w:id="3768" w:author="Ezra-redaktør" w:date="2026-10-18T13:44:37Z">
        <w:r>
          <w:delText xml:space="preserve">rules</w:delText>
        </w:r>
      </w:del>
      <w:ins w:id="3769" w:author="Ezra-redaktør" w:date="2026-10-18T13:44:37Z">
        <w:r>
          <w:t xml:space="preserve">a</w:t>
        </w:r>
      </w:ins>
      <w:r>
        <w:t xml:space="preserve"> </w:t>
      </w:r>
      <w:del w:id="3770" w:author="Ezra-redaktør" w:date="2026-10-18T13:44:37Z">
        <w:r>
          <w:delText xml:space="preserve">once</w:delText>
        </w:r>
      </w:del>
      <w:ins w:id="3771" w:author="Ezra-redaktør" w:date="2026-10-18T13:44:37Z">
        <w:r>
          <w:t xml:space="preserve">shelter.</w:t>
        </w:r>
      </w:ins>
      <w:r>
        <w:t xml:space="preserve"> </w:t>
      </w:r>
      <w:del w:id="3772" w:author="Ezra-redaktør" w:date="2026-10-18T13:44:37Z">
        <w:r>
          <w:delText xml:space="preserve">provided shelter: they</w:delText>
        </w:r>
      </w:del>
      <w:ins w:id="3773" w:author="Ezra-redaktør" w:date="2026-10-18T13:44:37Z">
        <w:r>
          <w:t xml:space="preserve">They</w:t>
        </w:r>
      </w:ins>
      <w:r>
        <w:t xml:space="preserve"> reduced chaos and </w:t>
      </w:r>
      <w:del w:id="3774" w:author="Ezra-redaktør" w:date="2026-10-18T13:44:37Z">
        <w:r>
          <w:delText xml:space="preserve">offered</w:delText>
        </w:r>
      </w:del>
      <w:ins w:id="3775" w:author="Ezra-redaktør" w:date="2026-10-18T13:44:37Z">
        <w:r>
          <w:t xml:space="preserve">made</w:t>
        </w:r>
      </w:ins>
      <w:r>
        <w:t xml:space="preserve"> </w:t>
      </w:r>
      <w:del w:id="3776" w:author="Ezra-redaktør" w:date="2026-10-18T13:44:37Z">
        <w:r>
          <w:delText xml:space="preserve">predictability,</w:delText>
        </w:r>
      </w:del>
      <w:ins w:id="3777" w:author="Ezra-redaktør" w:date="2026-10-18T13:44:37Z">
        <w:r>
          <w:t xml:space="preserve">life</w:t>
        </w:r>
      </w:ins>
      <w:r>
        <w:t xml:space="preserve"> </w:t>
      </w:r>
      <w:del w:id="3778" w:author="Ezra-redaktør" w:date="2026-10-18T13:44:37Z">
        <w:r>
          <w:delText xml:space="preserve">and</w:delText>
        </w:r>
      </w:del>
      <w:ins w:id="3779" w:author="Ezra-redaktør" w:date="2026-10-18T13:44:37Z">
        <w:r>
          <w:t xml:space="preserve">predictable,</w:t>
        </w:r>
      </w:ins>
      <w:r>
        <w:t xml:space="preserve"> </w:t>
      </w:r>
      <w:del w:id="3780" w:author="Ezra-redaktør" w:date="2026-10-18T13:44:37Z">
        <w:r>
          <w:delText xml:space="preserve">letting</w:delText>
        </w:r>
      </w:del>
      <w:ins w:id="3781" w:author="Ezra-redaktør" w:date="2026-10-18T13:44:37Z">
        <w:r>
          <w:t xml:space="preserve">so</w:t>
        </w:r>
      </w:ins>
      <w:r>
        <w:t xml:space="preserve"> </w:t>
      </w:r>
      <w:del w:id="3782" w:author="Ezra-redaktør" w:date="2026-10-18T13:44:37Z">
        <w:r>
          <w:delText xml:space="preserve">go</w:delText>
        </w:r>
      </w:del>
      <w:ins w:id="3783" w:author="Ezra-redaktør" w:date="2026-10-18T13:44:37Z">
        <w:r>
          <w:t xml:space="preserve">loosening</w:t>
        </w:r>
      </w:ins>
      <w:r>
        <w:t xml:space="preserve"> </w:t>
      </w:r>
      <w:del w:id="3784" w:author="Ezra-redaktør" w:date="2026-10-18T13:44:37Z">
        <w:r>
          <w:delText xml:space="preserve">of</w:delText>
        </w:r>
      </w:del>
      <w:ins w:id="3785" w:author="Ezra-redaktør" w:date="2026-10-18T13:44:37Z">
        <w:r>
          <w:t xml:space="preserve">your grip on</w:t>
        </w:r>
      </w:ins>
      <w:r>
        <w:t xml:space="preserve"> them can feel dangerous. Wisdom </w:t>
      </w:r>
      <w:del w:id="3786" w:author="Ezra-redaktør" w:date="2026-10-18T13:44:37Z">
        <w:r>
          <w:delText xml:space="preserve">does</w:delText>
        </w:r>
      </w:del>
      <w:ins w:id="3787" w:author="Ezra-redaktør" w:date="2026-10-18T13:44:37Z">
        <w:r>
          <w:t xml:space="preserve">keeps</w:t>
        </w:r>
      </w:ins>
      <w:r>
        <w:t xml:space="preserve"> </w:t>
      </w:r>
      <w:del w:id="3788" w:author="Ezra-redaktør" w:date="2026-10-18T13:44:37Z">
        <w:r>
          <w:delText xml:space="preserve">not</w:delText>
        </w:r>
      </w:del>
      <w:ins w:id="3789" w:author="Ezra-redaktør" w:date="2026-10-18T13:44:37Z">
        <w:r>
          <w:t xml:space="preserve">the</w:t>
        </w:r>
      </w:ins>
      <w:r>
        <w:t xml:space="preserve"> </w:t>
      </w:r>
      <w:del w:id="3790" w:author="Ezra-redaktør" w:date="2026-10-18T13:44:37Z">
        <w:r>
          <w:delText xml:space="preserve">abandon</w:delText>
        </w:r>
      </w:del>
      <w:ins w:id="3791" w:author="Ezra-redaktør" w:date="2026-10-18T13:44:37Z">
        <w:r>
          <w:t xml:space="preserve">structure</w:t>
        </w:r>
      </w:ins>
      <w:r>
        <w:t xml:space="preserve"> </w:t>
      </w:r>
      <w:del w:id="3792" w:author="Ezra-redaktør" w:date="2026-10-18T13:44:37Z">
        <w:r>
          <w:delText xml:space="preserve">structure.</w:delText>
        </w:r>
      </w:del>
      <w:ins w:id="3793" w:author="Ezra-redaktør" w:date="2026-10-18T13:44:37Z">
        <w:r>
          <w:t xml:space="preserve">and</w:t>
        </w:r>
      </w:ins>
      <w:r>
        <w:t xml:space="preserve"> </w:t>
      </w:r>
      <w:del w:id="3794" w:author="Ezra-redaktør" w:date="2026-10-18T13:44:37Z">
        <w:r>
          <w:delText xml:space="preserve">It</w:delText>
        </w:r>
      </w:del>
      <w:ins w:id="3795" w:author="Ezra-redaktør" w:date="2026-10-18T13:44:37Z">
        <w:r>
          <w:t xml:space="preserve">carries</w:t>
        </w:r>
      </w:ins>
      <w:r>
        <w:t xml:space="preserve"> </w:t>
      </w:r>
      <w:del w:id="3796" w:author="Ezra-redaktør" w:date="2026-10-18T13:44:37Z">
        <w:r>
          <w:delText xml:space="preserve">internalizes</w:delText>
        </w:r>
      </w:del>
      <w:ins w:id="3797" w:author="Ezra-redaktør" w:date="2026-10-18T13:44:37Z">
        <w:r>
          <w:t xml:space="preserve">it</w:t>
        </w:r>
      </w:ins>
      <w:r>
        <w:t xml:space="preserve"> </w:t>
      </w:r>
      <w:del w:id="3798" w:author="Ezra-redaktør" w:date="2026-10-18T13:44:37Z">
        <w:r>
          <w:delText xml:space="preserve">it.</w:delText>
        </w:r>
      </w:del>
      <w:ins w:id="3799" w:author="Ezra-redaktør" w:date="2026-10-18T13:44:37Z">
        <w:r>
          <w:t xml:space="preserve">inside.</w:t>
        </w:r>
      </w:ins>
      <w:r>
        <w:t xml:space="preserve"> What once guided </w:t>
      </w:r>
      <w:ins w:id="3800" w:author="Ezra-redaktør" w:date="2026-10-18T13:44:37Z">
        <w:r>
          <w:t xml:space="preserve">you </w:t>
        </w:r>
      </w:ins>
      <w:r>
        <w:t xml:space="preserve">from the outside </w:t>
      </w:r>
      <w:del w:id="3801" w:author="Ezra-redaktør" w:date="2026-10-18T13:44:37Z">
        <w:r>
          <w:delText xml:space="preserve">must</w:delText>
        </w:r>
      </w:del>
      <w:ins w:id="3802" w:author="Ezra-redaktør" w:date="2026-10-18T13:44:37Z">
        <w:r>
          <w:t xml:space="preserve">has</w:t>
        </w:r>
      </w:ins>
      <w:r>
        <w:t xml:space="preserve"> </w:t>
      </w:r>
      <w:del w:id="3803" w:author="Ezra-redaktør" w:date="2026-10-18T13:44:37Z">
        <w:r>
          <w:delText xml:space="preserve">eventually</w:delText>
        </w:r>
      </w:del>
      <w:ins w:id="3804" w:author="Ezra-redaktør" w:date="2026-10-18T13:44:37Z">
        <w:r>
          <w:t xml:space="preserve">to learn, in time, to</w:t>
        </w:r>
      </w:ins>
      <w:r>
        <w:t xml:space="preserve"> guide</w:t>
      </w:r>
      <w:ins w:id="3805" w:author="Ezra-redaktør" w:date="2026-10-18T13:44:37Z">
        <w:r>
          <w:t xml:space="preserve"> you</w:t>
        </w:r>
      </w:ins>
      <w:r>
        <w:t xml:space="preserve"> from within.</w:t>
      </w:r>
    </w:p>
    <w:p>
      <w:r>
        <w:t xml:space="preserve">*End of Day 22*</w:t>
      </w:r>
    </w:p>
    <w:p>
      <w:pPr>
        <w:pStyle w:val="Heading2"/>
      </w:pPr>
      <w:r>
        <w:t xml:space="preserve">Day </w:t>
      </w:r>
      <w:del w:id="3806" w:author="Ezra-redaktør" w:date="2026-10-18T13:44:37Z">
        <w:r>
          <w:delText xml:space="preserve">23 –</w:delText>
        </w:r>
      </w:del>
      <w:ins w:id="3807" w:author="Ezra-redaktør" w:date="2026-10-18T13:44:37Z">
        <w:r>
          <w:t xml:space="preserve">23:</w:t>
        </w:r>
      </w:ins>
      <w:r>
        <w:t xml:space="preserve"> Knowledge That Works</w:t>
      </w:r>
    </w:p>
    <w:p>
      <w:r>
        <w:t xml:space="preserve">&gt; “Everyone then who hears these words of mine and does them will be like a wise man who built his house on the rock.” </w:t>
      </w:r>
      <w:del w:id="3808" w:author="Ezra-redaktør" w:date="2026-10-18T13:44:37Z">
        <w:r>
          <w:delText xml:space="preserve">–</w:delText>
        </w:r>
      </w:del>
      <w:ins w:id="3809" w:author="Ezra-redaktør" w:date="2026-10-18T13:44:37Z">
        <w:r>
          <w:t xml:space="preserve">&gt; &gt;</w:t>
        </w:r>
      </w:ins>
      <w:r>
        <w:t xml:space="preserve"> Matthew 7:24</w:t>
      </w:r>
    </w:p>
    <w:p>
      <w:r>
        <w:t xml:space="preserve">Knowledge </w:t>
      </w:r>
      <w:del w:id="3810" w:author="Ezra-redaktør" w:date="2026-10-18T13:44:37Z">
        <w:r>
          <w:delText xml:space="preserve">accumulates</w:delText>
        </w:r>
      </w:del>
      <w:ins w:id="3811" w:author="Ezra-redaktør" w:date="2026-10-18T13:44:37Z">
        <w:r>
          <w:t xml:space="preserve">piles up</w:t>
        </w:r>
      </w:ins>
      <w:r>
        <w:t xml:space="preserve"> easily. Transformation </w:t>
      </w:r>
      <w:del w:id="3812" w:author="Ezra-redaktør" w:date="2026-10-18T13:44:37Z">
        <w:r>
          <w:delText xml:space="preserve">does</w:delText>
        </w:r>
      </w:del>
      <w:ins w:id="3813" w:author="Ezra-redaktør" w:date="2026-10-18T13:44:37Z">
        <w:r>
          <w:t xml:space="preserve">takes</w:t>
        </w:r>
      </w:ins>
      <w:r>
        <w:t xml:space="preserve"> </w:t>
      </w:r>
      <w:del w:id="3814" w:author="Ezra-redaktør" w:date="2026-10-18T13:44:37Z">
        <w:r>
          <w:delText xml:space="preserve">not.</w:delText>
        </w:r>
      </w:del>
      <w:ins w:id="3815" w:author="Ezra-redaktør" w:date="2026-10-18T13:44:37Z">
        <w:r>
          <w:t xml:space="preserve">longer.</w:t>
        </w:r>
      </w:ins>
      <w:r>
        <w:t xml:space="preserve"> Information informs; application forms. Only one of them changes behavior.</w:t>
      </w:r>
    </w:p>
    <w:p>
      <w:pPr>
        <w:pStyle w:val="Heading3"/>
      </w:pPr>
      <w:r>
        <w:t xml:space="preserve">The Scenario</w:t>
      </w:r>
    </w:p>
    <w:p>
      <w:r>
        <w:t xml:space="preserve">Paul knew a lot: Scripture references, concepts, frameworks. </w:t>
      </w:r>
      <w:del w:id="3816" w:author="Ezra-redaktør" w:date="2026-10-18T13:44:37Z">
        <w:r>
          <w:delText xml:space="preserve">In</w:delText>
        </w:r>
      </w:del>
      <w:ins w:id="3817" w:author="Ezra-redaktør" w:date="2026-10-18T13:44:37Z">
        <w:r>
          <w:t xml:space="preserve">He was sharp in</w:t>
        </w:r>
      </w:ins>
      <w:r>
        <w:t xml:space="preserve"> discussion </w:t>
      </w:r>
      <w:del w:id="3818" w:author="Ezra-redaktør" w:date="2026-10-18T13:44:37Z">
        <w:r>
          <w:delText xml:space="preserve">he</w:delText>
        </w:r>
      </w:del>
      <w:ins w:id="3819" w:author="Ezra-redaktør" w:date="2026-10-18T13:44:37Z">
        <w:r>
          <w:t xml:space="preserve">and</w:t>
        </w:r>
      </w:ins>
      <w:r>
        <w:t xml:space="preserve"> </w:t>
      </w:r>
      <w:del w:id="3820" w:author="Ezra-redaktør" w:date="2026-10-18T13:44:37Z">
        <w:r>
          <w:delText xml:space="preserve">was sharp;</w:delText>
        </w:r>
      </w:del>
      <w:ins w:id="3821" w:author="Ezra-redaktør" w:date="2026-10-18T13:44:37Z">
        <w:r>
          <w:t xml:space="preserve">respected</w:t>
        </w:r>
      </w:ins>
      <w:r>
        <w:t xml:space="preserve"> in </w:t>
      </w:r>
      <w:del w:id="3822" w:author="Ezra-redaktør" w:date="2026-10-18T13:44:37Z">
        <w:r>
          <w:delText xml:space="preserve">debate,</w:delText>
        </w:r>
      </w:del>
      <w:ins w:id="3823" w:author="Ezra-redaktør" w:date="2026-10-18T13:44:37Z">
        <w:r>
          <w:t xml:space="preserve">debate.</w:t>
        </w:r>
      </w:ins>
      <w:r>
        <w:t xml:space="preserve"> </w:t>
      </w:r>
      <w:del w:id="3824" w:author="Ezra-redaktør" w:date="2026-10-18T13:44:37Z">
        <w:r>
          <w:delText xml:space="preserve">respected. But when pressure arrived, under</w:delText>
        </w:r>
      </w:del>
      <w:ins w:id="3825" w:author="Ezra-redaktør" w:date="2026-10-18T13:44:37Z">
        <w:r>
          <w:t xml:space="preserve">Under</w:t>
        </w:r>
      </w:ins>
      <w:r>
        <w:t xml:space="preserve"> fatigue, temptation, or interruption, his knowledge dissolved. He knew the right response. He </w:t>
      </w:r>
      <w:del w:id="3826" w:author="Ezra-redaktør" w:date="2026-10-18T13:44:37Z">
        <w:r>
          <w:delText xml:space="preserve">simply</w:delText>
        </w:r>
      </w:del>
      <w:ins w:id="3827" w:author="Ezra-redaktør" w:date="2026-10-18T13:44:37Z">
        <w:r>
          <w:t xml:space="preserve">just</w:t>
        </w:r>
      </w:ins>
      <w:r>
        <w:t xml:space="preserve"> didn’t </w:t>
      </w:r>
      <w:del w:id="3828" w:author="Ezra-redaktør" w:date="2026-10-18T13:44:37Z">
        <w:r>
          <w:delText xml:space="preserve">enact</w:delText>
        </w:r>
      </w:del>
      <w:ins w:id="3829" w:author="Ezra-redaktør" w:date="2026-10-18T13:44:37Z">
        <w:r>
          <w:t xml:space="preserve">do</w:t>
        </w:r>
      </w:ins>
      <w:r>
        <w:t xml:space="preserve"> it.</w:t>
      </w:r>
    </w:p>
    <w:p>
      <w:pPr>
        <w:rPr>
          <w:del w:id="3830" w:author="Ezra-redaktør" w:date="2026-10-18T13:44:37Z"/>
        </w:rPr>
      </w:pPr>
      <w:del w:id="3831" w:author="Ezra-redaktør" w:date="2026-10-18T13:44:37Z">
        <w:r>
          <w:delText xml:space="preserve">The gap was not ignorance. It was transfer.</w:delText>
        </w:r>
      </w:del>
    </w:p>
    <w:p>
      <w:pPr>
        <w:rPr>
          <w:ins w:id="3832" w:author="Ezra-redaktør" w:date="2026-10-18T13:44:37Z"/>
        </w:rPr>
      </w:pPr>
      <w:ins w:id="3833" w:author="Ezra-redaktør" w:date="2026-10-18T13:44:37Z">
        <w:r>
          <w:t xml:space="preserve">The gap was transfer: his knowledge had never made the trip from his head to his hands.</w:t>
        </w:r>
      </w:ins>
    </w:p>
    <w:p>
      <w:pPr>
        <w:pStyle w:val="Heading3"/>
      </w:pPr>
      <w:r>
        <w:t xml:space="preserve">Knowledge Stored vs.</w:t>
      </w:r>
      <w:del w:id="3834" w:author="Ezra-redaktør" w:date="2026-10-18T13:44:37Z">
        <w:r>
          <w:delText xml:space="preserve"> </w:delText>
        </w:r>
      </w:del>
      <w:ins w:id="3835" w:author="Ezra-redaktør" w:date="2026-10-18T13:44:37Z">
        <w:r>
          <w:t xml:space="preserve"> </w:t>
        </w:r>
      </w:ins>
      <w:r>
        <w:t xml:space="preserve">Knowledge Embodied</w:t>
      </w:r>
    </w:p>
    <w:p>
      <w:r>
        <w:t xml:space="preserve">| Knowledge Stored</w:t>
      </w:r>
      <w:del w:id="3836" w:author="Ezra-redaktør" w:date="2026-10-18T13:44:37Z">
        <w:r>
          <w:delText xml:space="preserve">     </w:delText>
        </w:r>
      </w:del>
      <w:ins w:id="3837" w:author="Ezra-redaktør" w:date="2026-10-18T13:44:37Z">
        <w:r>
          <w:t xml:space="preserve"> </w:t>
        </w:r>
      </w:ins>
      <w:r>
        <w:t xml:space="preserve">| Knowledge Embodied</w:t>
      </w:r>
      <w:del w:id="3838" w:author="Ezra-redaktør" w:date="2026-10-18T13:44:37Z">
        <w:r>
          <w:delText xml:space="preserve">       </w:delText>
        </w:r>
      </w:del>
      <w:ins w:id="3839" w:author="Ezra-redaktør" w:date="2026-10-18T13:44:37Z">
        <w:r>
          <w:t xml:space="preserve"> </w:t>
        </w:r>
      </w:ins>
      <w:r>
        <w:t xml:space="preserve">| </w:t>
      </w:r>
      <w:del w:id="3840" w:author="Ezra-redaktør" w:date="2026-10-18T13:44:37Z">
        <w:r>
          <w:delText xml:space="preserve">|----------------------|--------------------------|</w:delText>
        </w:r>
      </w:del>
      <w:ins w:id="3841" w:author="Ezra-redaktør" w:date="2026-10-18T13:44:37Z">
        <w:r>
          <w:t xml:space="preserve">| :- | :- |</w:t>
        </w:r>
      </w:ins>
      <w:r>
        <w:t xml:space="preserve"> | Remains conceptual</w:t>
      </w:r>
      <w:del w:id="3842" w:author="Ezra-redaktør" w:date="2026-10-18T13:44:37Z">
        <w:r>
          <w:delText xml:space="preserve">   </w:delText>
        </w:r>
      </w:del>
      <w:ins w:id="3843" w:author="Ezra-redaktør" w:date="2026-10-18T13:44:37Z">
        <w:r>
          <w:t xml:space="preserve"> </w:t>
        </w:r>
      </w:ins>
      <w:r>
        <w:t xml:space="preserve">| Becomes habitual</w:t>
      </w:r>
      <w:del w:id="3844" w:author="Ezra-redaktør" w:date="2026-10-18T13:44:37Z">
        <w:r>
          <w:delText xml:space="preserve">         </w:delText>
        </w:r>
      </w:del>
      <w:ins w:id="3845" w:author="Ezra-redaktør" w:date="2026-10-18T13:44:37Z">
        <w:r>
          <w:t xml:space="preserve"> </w:t>
        </w:r>
      </w:ins>
      <w:r>
        <w:t xml:space="preserve">| | Lives in language</w:t>
      </w:r>
      <w:del w:id="3846" w:author="Ezra-redaktør" w:date="2026-10-18T13:44:37Z">
        <w:r>
          <w:delText xml:space="preserve">    </w:delText>
        </w:r>
      </w:del>
      <w:ins w:id="3847" w:author="Ezra-redaktør" w:date="2026-10-18T13:44:37Z">
        <w:r>
          <w:t xml:space="preserve"> </w:t>
        </w:r>
      </w:ins>
      <w:r>
        <w:t xml:space="preserve">| Lives in action</w:t>
      </w:r>
      <w:del w:id="3848" w:author="Ezra-redaktør" w:date="2026-10-18T13:44:37Z">
        <w:r>
          <w:delText xml:space="preserve">          </w:delText>
        </w:r>
      </w:del>
      <w:ins w:id="3849" w:author="Ezra-redaktør" w:date="2026-10-18T13:44:37Z">
        <w:r>
          <w:t xml:space="preserve"> </w:t>
        </w:r>
      </w:ins>
      <w:r>
        <w:t xml:space="preserve">| | Impresses others</w:t>
      </w:r>
      <w:del w:id="3850" w:author="Ezra-redaktør" w:date="2026-10-18T13:44:37Z">
        <w:r>
          <w:delText xml:space="preserve">     </w:delText>
        </w:r>
      </w:del>
      <w:ins w:id="3851" w:author="Ezra-redaktør" w:date="2026-10-18T13:44:37Z">
        <w:r>
          <w:t xml:space="preserve"> </w:t>
        </w:r>
      </w:ins>
      <w:r>
        <w:t xml:space="preserve">| Reorders behavior</w:t>
      </w:r>
      <w:del w:id="3852" w:author="Ezra-redaktør" w:date="2026-10-18T13:44:37Z">
        <w:r>
          <w:delText xml:space="preserve">        </w:delText>
        </w:r>
      </w:del>
      <w:ins w:id="3853" w:author="Ezra-redaktør" w:date="2026-10-18T13:44:37Z">
        <w:r>
          <w:t xml:space="preserve"> </w:t>
        </w:r>
      </w:ins>
      <w:r>
        <w:t xml:space="preserve">| | Grows through intake | Grows through repetition | | Feels powerful</w:t>
      </w:r>
      <w:del w:id="3854" w:author="Ezra-redaktør" w:date="2026-10-18T13:44:37Z">
        <w:r>
          <w:delText xml:space="preserve">       </w:delText>
        </w:r>
      </w:del>
      <w:ins w:id="3855" w:author="Ezra-redaktør" w:date="2026-10-18T13:44:37Z">
        <w:r>
          <w:t xml:space="preserve"> </w:t>
        </w:r>
      </w:ins>
      <w:r>
        <w:t xml:space="preserve">| Proves effective</w:t>
      </w:r>
      <w:del w:id="3856" w:author="Ezra-redaktør" w:date="2026-10-18T13:44:37Z">
        <w:r>
          <w:delText xml:space="preserve">         </w:delText>
        </w:r>
      </w:del>
      <w:ins w:id="3857" w:author="Ezra-redaktør" w:date="2026-10-18T13:44:37Z">
        <w:r>
          <w:t xml:space="preserve"> </w:t>
        </w:r>
      </w:ins>
      <w:r>
        <w:t xml:space="preserve">|</w:t>
      </w:r>
    </w:p>
    <w:p>
      <w:r>
        <w:t xml:space="preserve">Knowledge </w:t>
      </w:r>
      <w:del w:id="3858" w:author="Ezra-redaktør" w:date="2026-10-18T13:44:37Z">
        <w:r>
          <w:delText xml:space="preserve">that</w:delText>
        </w:r>
      </w:del>
      <w:ins w:id="3859" w:author="Ezra-redaktør" w:date="2026-10-18T13:44:37Z">
        <w:r>
          <w:t xml:space="preserve">you</w:t>
        </w:r>
      </w:ins>
      <w:r>
        <w:t xml:space="preserve"> cannot </w:t>
      </w:r>
      <w:del w:id="3860" w:author="Ezra-redaktør" w:date="2026-10-18T13:44:37Z">
        <w:r>
          <w:delText xml:space="preserve">be</w:delText>
        </w:r>
      </w:del>
      <w:ins w:id="3861" w:author="Ezra-redaktør" w:date="2026-10-18T13:44:37Z">
        <w:r>
          <w:t xml:space="preserve">act</w:t>
        </w:r>
      </w:ins>
      <w:r>
        <w:t xml:space="preserve"> </w:t>
      </w:r>
      <w:del w:id="3862" w:author="Ezra-redaktør" w:date="2026-10-18T13:44:37Z">
        <w:r>
          <w:delText xml:space="preserve">enacted</w:delText>
        </w:r>
      </w:del>
      <w:ins w:id="3863" w:author="Ezra-redaktør" w:date="2026-10-18T13:44:37Z">
        <w:r>
          <w:t xml:space="preserve">on</w:t>
        </w:r>
      </w:ins>
      <w:r>
        <w:t xml:space="preserve"> is not yet </w:t>
      </w:r>
      <w:del w:id="3864" w:author="Ezra-redaktør" w:date="2026-10-18T13:44:37Z">
        <w:r>
          <w:delText xml:space="preserve">owned.</w:delText>
        </w:r>
      </w:del>
      <w:ins w:id="3865" w:author="Ezra-redaktør" w:date="2026-10-18T13:44:37Z">
        <w:r>
          <w:t xml:space="preserve">yours.</w:t>
        </w:r>
      </w:ins>
    </w:p>
    <w:p>
      <w:pPr>
        <w:pStyle w:val="Heading3"/>
      </w:pPr>
      <w:r>
        <w:t xml:space="preserve">What This Day Is Really About</w:t>
      </w:r>
    </w:p>
    <w:p>
      <w:del w:id="3866" w:author="Ezra-redaktør" w:date="2026-10-18T13:44:37Z">
        <w:r>
          <w:delText xml:space="preserve">This</w:delText>
        </w:r>
      </w:del>
      <w:ins w:id="3867" w:author="Ezra-redaktør" w:date="2026-10-18T13:44:37Z">
        <w:r>
          <w:t xml:space="preserve">Insight</w:t>
        </w:r>
      </w:ins>
      <w:r>
        <w:t xml:space="preserve"> </w:t>
      </w:r>
      <w:del w:id="3868" w:author="Ezra-redaktør" w:date="2026-10-18T13:44:37Z">
        <w:r>
          <w:delText xml:space="preserve">day</w:delText>
        </w:r>
      </w:del>
      <w:ins w:id="3869" w:author="Ezra-redaktør" w:date="2026-10-18T13:44:37Z">
        <w:r>
          <w:t xml:space="preserve">has</w:t>
        </w:r>
      </w:ins>
      <w:r>
        <w:t xml:space="preserve"> </w:t>
      </w:r>
      <w:del w:id="3870" w:author="Ezra-redaktør" w:date="2026-10-18T13:44:37Z">
        <w:r>
          <w:delText xml:space="preserve">is</w:delText>
        </w:r>
      </w:del>
      <w:ins w:id="3871" w:author="Ezra-redaktør" w:date="2026-10-18T13:44:37Z">
        <w:r>
          <w:t xml:space="preserve">to</w:t>
        </w:r>
      </w:ins>
      <w:r>
        <w:t xml:space="preserve"> </w:t>
      </w:r>
      <w:del w:id="3872" w:author="Ezra-redaktør" w:date="2026-10-18T13:44:37Z">
        <w:r>
          <w:delText xml:space="preserve">not about learning less. It is about translating insight into</w:delText>
        </w:r>
      </w:del>
      <w:ins w:id="3873" w:author="Ezra-redaktør" w:date="2026-10-18T13:44:37Z">
        <w:r>
          <w:t xml:space="preserve">become</w:t>
        </w:r>
      </w:ins>
      <w:r>
        <w:t xml:space="preserve"> reflex. No one learns to swim from the manual, </w:t>
      </w:r>
      <w:ins w:id="3874" w:author="Ezra-redaktør" w:date="2026-10-18T13:44:37Z">
        <w:r>
          <w:t xml:space="preserve">even </w:t>
        </w:r>
      </w:ins>
      <w:r>
        <w:t xml:space="preserve">though the manual is </w:t>
      </w:r>
      <w:del w:id="3875" w:author="Ezra-redaktør" w:date="2026-10-18T13:44:37Z">
        <w:r>
          <w:delText xml:space="preserve">not wrong.</w:delText>
        </w:r>
      </w:del>
      <w:ins w:id="3876" w:author="Ezra-redaktør" w:date="2026-10-18T13:44:37Z">
        <w:r>
          <w:t xml:space="preserve">right.</w:t>
        </w:r>
      </w:ins>
      <w:r>
        <w:t xml:space="preserve"> Truth that </w:t>
      </w:r>
      <w:del w:id="3877" w:author="Ezra-redaktør" w:date="2026-10-18T13:44:37Z">
        <w:r>
          <w:delText xml:space="preserve">remains</w:delText>
        </w:r>
      </w:del>
      <w:ins w:id="3878" w:author="Ezra-redaktør" w:date="2026-10-18T13:44:37Z">
        <w:r>
          <w:t xml:space="preserve">stays</w:t>
        </w:r>
      </w:ins>
      <w:r>
        <w:t xml:space="preserve"> </w:t>
      </w:r>
      <w:del w:id="3879" w:author="Ezra-redaktør" w:date="2026-10-18T13:44:37Z">
        <w:r>
          <w:delText xml:space="preserve">cognitive</w:delText>
        </w:r>
      </w:del>
      <w:ins w:id="3880" w:author="Ezra-redaktør" w:date="2026-10-18T13:44:37Z">
        <w:r>
          <w:t xml:space="preserve">in your head</w:t>
        </w:r>
      </w:ins>
      <w:r>
        <w:t xml:space="preserve"> fails under </w:t>
      </w:r>
      <w:del w:id="3881" w:author="Ezra-redaktør" w:date="2026-10-18T13:44:37Z">
        <w:r>
          <w:delText xml:space="preserve">pressure;</w:delText>
        </w:r>
      </w:del>
      <w:ins w:id="3882" w:author="Ezra-redaktør" w:date="2026-10-18T13:44:37Z">
        <w:r>
          <w:t xml:space="preserve">pressure.</w:t>
        </w:r>
      </w:ins>
      <w:r>
        <w:t xml:space="preserve"> </w:t>
      </w:r>
      <w:del w:id="3883" w:author="Ezra-redaktør" w:date="2026-10-18T13:44:37Z">
        <w:r>
          <w:delText xml:space="preserve">only</w:delText>
        </w:r>
      </w:del>
      <w:ins w:id="3884" w:author="Ezra-redaktør" w:date="2026-10-18T13:44:37Z">
        <w:r>
          <w:t xml:space="preserve">Only</w:t>
        </w:r>
      </w:ins>
      <w:r>
        <w:t xml:space="preserve"> practiced knowledge survives.</w:t>
      </w:r>
    </w:p>
    <w:p>
      <w:r>
        <w:t xml:space="preserve">Wisdom is </w:t>
      </w:r>
      <w:del w:id="3885" w:author="Ezra-redaktør" w:date="2026-10-18T13:44:37Z">
        <w:r>
          <w:delText xml:space="preserve">not accumulation. It is compression: reducing </w:delText>
        </w:r>
      </w:del>
      <w:r>
        <w:t xml:space="preserve">belief </w:t>
      </w:r>
      <w:del w:id="3886" w:author="Ezra-redaktør" w:date="2026-10-18T13:44:37Z">
        <w:r>
          <w:delText xml:space="preserve">into</w:delText>
        </w:r>
      </w:del>
      <w:ins w:id="3887" w:author="Ezra-redaktør" w:date="2026-10-18T13:44:37Z">
        <w:r>
          <w:t xml:space="preserve">reduced to an</w:t>
        </w:r>
      </w:ins>
      <w:r>
        <w:t xml:space="preserve"> action </w:t>
      </w:r>
      <w:del w:id="3888" w:author="Ezra-redaktør" w:date="2026-10-18T13:44:37Z">
        <w:r>
          <w:delText xml:space="preserve">that</w:delText>
        </w:r>
      </w:del>
      <w:ins w:id="3889" w:author="Ezra-redaktør" w:date="2026-10-18T13:44:37Z">
        <w:r>
          <w:t xml:space="preserve">you</w:t>
        </w:r>
      </w:ins>
      <w:r>
        <w:t xml:space="preserve"> can </w:t>
      </w:r>
      <w:del w:id="3890" w:author="Ezra-redaktør" w:date="2026-10-18T13:44:37Z">
        <w:r>
          <w:delText xml:space="preserve">be repeated</w:delText>
        </w:r>
      </w:del>
      <w:ins w:id="3891" w:author="Ezra-redaktør" w:date="2026-10-18T13:44:37Z">
        <w:r>
          <w:t xml:space="preserve">repeat</w:t>
        </w:r>
      </w:ins>
      <w:r>
        <w:t xml:space="preserve"> faithfully.</w:t>
      </w:r>
    </w:p>
    <w:p>
      <w:pPr>
        <w:pStyle w:val="Heading3"/>
      </w:pPr>
      <w:r>
        <w:t xml:space="preserve">The Practice</w:t>
      </w:r>
    </w:p>
    <w:p>
      <w:r>
        <w:t xml:space="preserve">Choose one truth you already understand. Ask:</w:t>
      </w:r>
    </w:p>
    <w:p>
      <w:r>
        <w:t xml:space="preserve">- Where does this fail to show up in my behavior? - What single action would make this knowledge operational? - What repetition would make this reflexive?</w:t>
      </w:r>
    </w:p>
    <w:p>
      <w:pPr>
        <w:rPr>
          <w:del w:id="3892" w:author="Ezra-redaktør" w:date="2026-10-18T13:44:37Z"/>
        </w:rPr>
      </w:pPr>
      <w:del w:id="3893" w:author="Ezra-redaktør" w:date="2026-10-18T13:44:37Z">
        <w:r>
          <w:delText xml:space="preserve">Do not add information. Condense what you already know.</w:delText>
        </w:r>
      </w:del>
    </w:p>
    <w:p>
      <w:pPr>
        <w:rPr>
          <w:ins w:id="3894" w:author="Ezra-redaktør" w:date="2026-10-18T13:44:37Z"/>
        </w:rPr>
      </w:pPr>
      <w:ins w:id="3895" w:author="Ezra-redaktør" w:date="2026-10-18T13:44:37Z">
        <w:r>
          <w:t xml:space="preserve">Learn nothing new today. Put what you already know to work.</w:t>
        </w:r>
      </w:ins>
    </w:p>
    <w:p>
      <w:pPr>
        <w:pStyle w:val="Heading3"/>
      </w:pPr>
      <w:r>
        <w:t xml:space="preserve">Healing </w:t>
      </w:r>
      <w:del w:id="3896" w:author="Ezra-redaktør" w:date="2026-10-18T13:44:37Z">
        <w:r>
          <w:delText xml:space="preserve">Forge –</w:delText>
        </w:r>
      </w:del>
      <w:ins w:id="3897" w:author="Ezra-redaktør" w:date="2026-10-18T13:44:37Z">
        <w:r>
          <w:t xml:space="preserve">Forge:</w:t>
        </w:r>
      </w:ins>
      <w:r>
        <w:t xml:space="preserve"> When Knowledge Became Armor</w:t>
      </w:r>
    </w:p>
    <w:p>
      <w:del w:id="3898" w:author="Ezra-redaktør" w:date="2026-10-18T13:44:37Z">
        <w:r>
          <w:delText xml:space="preserve">For</w:delText>
        </w:r>
      </w:del>
      <w:ins w:id="3899" w:author="Ezra-redaktør" w:date="2026-10-18T13:44:37Z">
        <w:r>
          <w:t xml:space="preserve">Knowledge</w:t>
        </w:r>
      </w:ins>
      <w:r>
        <w:t xml:space="preserve"> </w:t>
      </w:r>
      <w:del w:id="3900" w:author="Ezra-redaktør" w:date="2026-10-18T13:44:37Z">
        <w:r>
          <w:delText xml:space="preserve">some</w:delText>
        </w:r>
      </w:del>
      <w:ins w:id="3901" w:author="Ezra-redaktør" w:date="2026-10-18T13:44:37Z">
        <w:r>
          <w:t xml:space="preserve">may</w:t>
        </w:r>
      </w:ins>
      <w:r>
        <w:t xml:space="preserve"> </w:t>
      </w:r>
      <w:del w:id="3902" w:author="Ezra-redaktør" w:date="2026-10-18T13:44:37Z">
        <w:r>
          <w:delText xml:space="preserve">men,</w:delText>
        </w:r>
      </w:del>
      <w:ins w:id="3903" w:author="Ezra-redaktør" w:date="2026-10-18T13:44:37Z">
        <w:r>
          <w:t xml:space="preserve">have</w:t>
        </w:r>
      </w:ins>
      <w:r>
        <w:t xml:space="preserve"> </w:t>
      </w:r>
      <w:del w:id="3904" w:author="Ezra-redaktør" w:date="2026-10-18T13:44:37Z">
        <w:r>
          <w:delText xml:space="preserve">knowledge</w:delText>
        </w:r>
      </w:del>
      <w:ins w:id="3905" w:author="Ezra-redaktør" w:date="2026-10-18T13:44:37Z">
        <w:r>
          <w:t xml:space="preserve">been</w:t>
        </w:r>
      </w:ins>
      <w:r>
        <w:t xml:space="preserve"> </w:t>
      </w:r>
      <w:del w:id="3906" w:author="Ezra-redaktør" w:date="2026-10-18T13:44:37Z">
        <w:r>
          <w:delText xml:space="preserve">provided</w:delText>
        </w:r>
      </w:del>
      <w:ins w:id="3907" w:author="Ezra-redaktør" w:date="2026-10-18T13:44:37Z">
        <w:r>
          <w:t xml:space="preserve">your</w:t>
        </w:r>
      </w:ins>
      <w:r>
        <w:t xml:space="preserve"> </w:t>
      </w:r>
      <w:del w:id="3908" w:author="Ezra-redaktør" w:date="2026-10-18T13:44:37Z">
        <w:r>
          <w:delText xml:space="preserve">safety:</w:delText>
        </w:r>
      </w:del>
      <w:ins w:id="3909" w:author="Ezra-redaktør" w:date="2026-10-18T13:44:37Z">
        <w:r>
          <w:t xml:space="preserve">safety.</w:t>
        </w:r>
      </w:ins>
      <w:r>
        <w:t xml:space="preserve"> </w:t>
      </w:r>
      <w:del w:id="3910" w:author="Ezra-redaktør" w:date="2026-10-18T13:44:37Z">
        <w:r>
          <w:delText xml:space="preserve">being</w:delText>
        </w:r>
      </w:del>
      <w:ins w:id="3911" w:author="Ezra-redaktør" w:date="2026-10-18T13:44:37Z">
        <w:r>
          <w:t xml:space="preserve">Being</w:t>
        </w:r>
      </w:ins>
      <w:r>
        <w:t xml:space="preserve"> informed </w:t>
      </w:r>
      <w:del w:id="3912" w:author="Ezra-redaktør" w:date="2026-10-18T13:44:37Z">
        <w:r>
          <w:delText xml:space="preserve">meant</w:delText>
        </w:r>
      </w:del>
      <w:ins w:id="3913" w:author="Ezra-redaktør" w:date="2026-10-18T13:44:37Z">
        <w:r>
          <w:t xml:space="preserve">earned</w:t>
        </w:r>
      </w:ins>
      <w:r>
        <w:t xml:space="preserve"> </w:t>
      </w:r>
      <w:del w:id="3914" w:author="Ezra-redaktør" w:date="2026-10-18T13:44:37Z">
        <w:r>
          <w:delText xml:space="preserve">being respected,</w:delText>
        </w:r>
      </w:del>
      <w:ins w:id="3915" w:author="Ezra-redaktør" w:date="2026-10-18T13:44:37Z">
        <w:r>
          <w:t xml:space="preserve">respect,</w:t>
        </w:r>
      </w:ins>
      <w:r>
        <w:t xml:space="preserve"> and </w:t>
      </w:r>
      <w:del w:id="3916" w:author="Ezra-redaktør" w:date="2026-10-18T13:44:37Z">
        <w:r>
          <w:delText xml:space="preserve">correct</w:delText>
        </w:r>
      </w:del>
      <w:ins w:id="3917" w:author="Ezra-redaktør" w:date="2026-10-18T13:44:37Z">
        <w:r>
          <w:t xml:space="preserve">the right</w:t>
        </w:r>
      </w:ins>
      <w:r>
        <w:t xml:space="preserve"> answers </w:t>
      </w:r>
      <w:del w:id="3918" w:author="Ezra-redaktør" w:date="2026-10-18T13:44:37Z">
        <w:r>
          <w:delText xml:space="preserve">prevented</w:delText>
        </w:r>
      </w:del>
      <w:ins w:id="3919" w:author="Ezra-redaktør" w:date="2026-10-18T13:44:37Z">
        <w:r>
          <w:t xml:space="preserve">kept</w:t>
        </w:r>
      </w:ins>
      <w:r>
        <w:t xml:space="preserve"> </w:t>
      </w:r>
      <w:del w:id="3920" w:author="Ezra-redaktør" w:date="2026-10-18T13:44:37Z">
        <w:r>
          <w:delText xml:space="preserve">scrutiny.</w:delText>
        </w:r>
      </w:del>
      <w:ins w:id="3921" w:author="Ezra-redaktør" w:date="2026-10-18T13:44:37Z">
        <w:r>
          <w:t xml:space="preserve">people</w:t>
        </w:r>
      </w:ins>
      <w:r>
        <w:t xml:space="preserve"> </w:t>
      </w:r>
      <w:del w:id="3922" w:author="Ezra-redaktør" w:date="2026-10-18T13:44:37Z">
        <w:r>
          <w:delText xml:space="preserve">But</w:delText>
        </w:r>
      </w:del>
      <w:ins w:id="3923" w:author="Ezra-redaktør" w:date="2026-10-18T13:44:37Z">
        <w:r>
          <w:t xml:space="preserve">from</w:t>
        </w:r>
      </w:ins>
      <w:r>
        <w:t xml:space="preserve"> </w:t>
      </w:r>
      <w:del w:id="3924" w:author="Ezra-redaktør" w:date="2026-10-18T13:44:37Z">
        <w:r>
          <w:delText xml:space="preserve">knowledge</w:delText>
        </w:r>
      </w:del>
      <w:ins w:id="3925" w:author="Ezra-redaktør" w:date="2026-10-18T13:44:37Z">
        <w:r>
          <w:t xml:space="preserve">looking closer. Knowledge</w:t>
        </w:r>
      </w:ins>
      <w:r>
        <w:t xml:space="preserve"> can insulate</w:t>
      </w:r>
      <w:ins w:id="3926" w:author="Ezra-redaktør" w:date="2026-10-18T13:44:37Z">
        <w:r>
          <w:t xml:space="preserve"> you</w:t>
        </w:r>
      </w:ins>
      <w:r>
        <w:t xml:space="preserve"> as easily as it </w:t>
      </w:r>
      <w:del w:id="3927" w:author="Ezra-redaktør" w:date="2026-10-18T13:44:37Z">
        <w:r>
          <w:delText xml:space="preserve">can</w:delText>
        </w:r>
      </w:del>
      <w:ins w:id="3928" w:author="Ezra-redaktør" w:date="2026-10-18T13:44:37Z">
        <w:r>
          <w:t xml:space="preserve">forms</w:t>
        </w:r>
      </w:ins>
      <w:r>
        <w:t xml:space="preserve"> </w:t>
      </w:r>
      <w:del w:id="3929" w:author="Ezra-redaktør" w:date="2026-10-18T13:44:37Z">
        <w:r>
          <w:delText xml:space="preserve">form.</w:delText>
        </w:r>
      </w:del>
      <w:ins w:id="3930" w:author="Ezra-redaktør" w:date="2026-10-18T13:44:37Z">
        <w:r>
          <w:t xml:space="preserve">you.</w:t>
        </w:r>
      </w:ins>
      <w:r>
        <w:t xml:space="preserve"> Healing begins when </w:t>
      </w:r>
      <w:del w:id="3931" w:author="Ezra-redaktør" w:date="2026-10-18T13:44:37Z">
        <w:r>
          <w:delText xml:space="preserve">knowledge</w:delText>
        </w:r>
      </w:del>
      <w:ins w:id="3932" w:author="Ezra-redaktør" w:date="2026-10-18T13:44:37Z">
        <w:r>
          <w:t xml:space="preserve">what you know</w:t>
        </w:r>
      </w:ins>
      <w:r>
        <w:t xml:space="preserve"> is allowed to serve </w:t>
      </w:r>
      <w:del w:id="3933" w:author="Ezra-redaktør" w:date="2026-10-18T13:44:37Z">
        <w:r>
          <w:delText xml:space="preserve">obedience</w:delText>
        </w:r>
      </w:del>
      <w:ins w:id="3934" w:author="Ezra-redaktør" w:date="2026-10-18T13:44:37Z">
        <w:r>
          <w:t xml:space="preserve">obedience,</w:t>
        </w:r>
      </w:ins>
      <w:r>
        <w:t xml:space="preserve"> </w:t>
      </w:r>
      <w:del w:id="3935" w:author="Ezra-redaktør" w:date="2026-10-18T13:44:37Z">
        <w:r>
          <w:delText xml:space="preserve">rather</w:delText>
        </w:r>
      </w:del>
      <w:ins w:id="3936" w:author="Ezra-redaktør" w:date="2026-10-18T13:44:37Z">
        <w:r>
          <w:t xml:space="preserve">and</w:t>
        </w:r>
      </w:ins>
      <w:r>
        <w:t xml:space="preserve"> </w:t>
      </w:r>
      <w:del w:id="3937" w:author="Ezra-redaktør" w:date="2026-10-18T13:44:37Z">
        <w:r>
          <w:delText xml:space="preserve">than</w:delText>
        </w:r>
      </w:del>
      <w:ins w:id="3938" w:author="Ezra-redaktør" w:date="2026-10-18T13:44:37Z">
        <w:r>
          <w:t xml:space="preserve">no longer has to prop up your</w:t>
        </w:r>
      </w:ins>
      <w:r>
        <w:t xml:space="preserve"> identity.</w:t>
      </w:r>
    </w:p>
    <w:p>
      <w:r>
        <w:t xml:space="preserve">*End of Day 23*</w:t>
      </w:r>
    </w:p>
    <w:p>
      <w:pPr>
        <w:pStyle w:val="Heading2"/>
      </w:pPr>
      <w:r>
        <w:t xml:space="preserve">Day </w:t>
      </w:r>
      <w:del w:id="3939" w:author="Ezra-redaktør" w:date="2026-10-18T13:44:37Z">
        <w:r>
          <w:delText xml:space="preserve">24 –</w:delText>
        </w:r>
      </w:del>
      <w:ins w:id="3940" w:author="Ezra-redaktør" w:date="2026-10-18T13:44:37Z">
        <w:r>
          <w:t xml:space="preserve">24:</w:t>
        </w:r>
      </w:ins>
      <w:r>
        <w:t xml:space="preserve"> Strength Integrated</w:t>
      </w:r>
    </w:p>
    <w:p>
      <w:r>
        <w:t xml:space="preserve">&gt; “May the God of peace himself sanctify you completely.” </w:t>
      </w:r>
      <w:del w:id="3941" w:author="Ezra-redaktør" w:date="2026-10-18T13:44:37Z">
        <w:r>
          <w:delText xml:space="preserve">–</w:delText>
        </w:r>
      </w:del>
      <w:ins w:id="3942" w:author="Ezra-redaktør" w:date="2026-10-18T13:44:37Z">
        <w:r>
          <w:t xml:space="preserve">&gt; &gt;</w:t>
        </w:r>
      </w:ins>
      <w:r>
        <w:t xml:space="preserve"> 1 Thessalonians 5:23</w:t>
      </w:r>
    </w:p>
    <w:p>
      <w:r>
        <w:t xml:space="preserve">Strength fragments easily. One area </w:t>
      </w:r>
      <w:del w:id="3943" w:author="Ezra-redaktør" w:date="2026-10-18T13:44:37Z">
        <w:r>
          <w:delText xml:space="preserve">advances;</w:delText>
        </w:r>
      </w:del>
      <w:ins w:id="3944" w:author="Ezra-redaktør" w:date="2026-10-18T13:44:37Z">
        <w:r>
          <w:t xml:space="preserve">of life advances while</w:t>
        </w:r>
      </w:ins>
      <w:r>
        <w:t xml:space="preserve"> another lags behind. Discipline without integration </w:t>
      </w:r>
      <w:del w:id="3945" w:author="Ezra-redaktør" w:date="2026-10-18T13:44:37Z">
        <w:r>
          <w:delText xml:space="preserve">creates</w:delText>
        </w:r>
      </w:del>
      <w:ins w:id="3946" w:author="Ezra-redaktør" w:date="2026-10-18T13:44:37Z">
        <w:r>
          <w:t xml:space="preserve">throws</w:t>
        </w:r>
      </w:ins>
      <w:r>
        <w:t xml:space="preserve"> </w:t>
      </w:r>
      <w:del w:id="3947" w:author="Ezra-redaktør" w:date="2026-10-18T13:44:37Z">
        <w:r>
          <w:delText xml:space="preserve">imbalance.</w:delText>
        </w:r>
      </w:del>
      <w:ins w:id="3948" w:author="Ezra-redaktør" w:date="2026-10-18T13:44:37Z">
        <w:r>
          <w:t xml:space="preserve">you off balance.</w:t>
        </w:r>
      </w:ins>
      <w:r>
        <w:t xml:space="preserve"> Strength holds only when </w:t>
      </w:r>
      <w:del w:id="3949" w:author="Ezra-redaktør" w:date="2026-10-18T13:44:37Z">
        <w:r>
          <w:delText xml:space="preserve">it</w:delText>
        </w:r>
      </w:del>
      <w:ins w:id="3950" w:author="Ezra-redaktør" w:date="2026-10-18T13:44:37Z">
        <w:r>
          <w:t xml:space="preserve">the</w:t>
        </w:r>
      </w:ins>
      <w:r>
        <w:t xml:space="preserve"> </w:t>
      </w:r>
      <w:del w:id="3951" w:author="Ezra-redaktør" w:date="2026-10-18T13:44:37Z">
        <w:r>
          <w:delText xml:space="preserve">aligns.</w:delText>
        </w:r>
      </w:del>
      <w:ins w:id="3952" w:author="Ezra-redaktør" w:date="2026-10-18T13:44:37Z">
        <w:r>
          <w:t xml:space="preserve">parts line up.</w:t>
        </w:r>
      </w:ins>
    </w:p>
    <w:p>
      <w:pPr>
        <w:pStyle w:val="Heading3"/>
      </w:pPr>
      <w:r>
        <w:t xml:space="preserve">The Scenario</w:t>
      </w:r>
    </w:p>
    <w:p>
      <w:r>
        <w:t xml:space="preserve">Benjamin was strong in parts. His routines were disciplined, his theology was sound, </w:t>
      </w:r>
      <w:ins w:id="3953" w:author="Ezra-redaktør" w:date="2026-10-18T13:44:37Z">
        <w:r>
          <w:t xml:space="preserve">and </w:t>
        </w:r>
      </w:ins>
      <w:r>
        <w:t xml:space="preserve">his intentions were sincere. </w:t>
      </w:r>
      <w:del w:id="3954" w:author="Ezra-redaktør" w:date="2026-10-18T13:44:37Z">
        <w:r>
          <w:delText xml:space="preserve">But the</w:delText>
        </w:r>
      </w:del>
      <w:ins w:id="3955" w:author="Ezra-redaktør" w:date="2026-10-18T13:44:37Z">
        <w:r>
          <w:t xml:space="preserve">The</w:t>
        </w:r>
      </w:ins>
      <w:r>
        <w:t xml:space="preserve"> pieces did not </w:t>
      </w:r>
      <w:del w:id="3956" w:author="Ezra-redaktør" w:date="2026-10-18T13:44:37Z">
        <w:r>
          <w:delText xml:space="preserve">converge.</w:delText>
        </w:r>
      </w:del>
      <w:ins w:id="3957" w:author="Ezra-redaktør" w:date="2026-10-18T13:44:37Z">
        <w:r>
          <w:t xml:space="preserve">come</w:t>
        </w:r>
      </w:ins>
      <w:r>
        <w:t xml:space="preserve"> </w:t>
      </w:r>
      <w:del w:id="3958" w:author="Ezra-redaktør" w:date="2026-10-18T13:44:37Z">
        <w:r>
          <w:delText xml:space="preserve">What</w:delText>
        </w:r>
      </w:del>
      <w:ins w:id="3959" w:author="Ezra-redaktør" w:date="2026-10-18T13:44:37Z">
        <w:r>
          <w:t xml:space="preserve">together.</w:t>
        </w:r>
      </w:ins>
      <w:r>
        <w:t xml:space="preserve"> </w:t>
      </w:r>
      <w:del w:id="3960" w:author="Ezra-redaktør" w:date="2026-10-18T13:44:37Z">
        <w:r>
          <w:delText xml:space="preserve">he</w:delText>
        </w:r>
      </w:del>
      <w:ins w:id="3961" w:author="Ezra-redaktør" w:date="2026-10-18T13:44:37Z">
        <w:r>
          <w:t xml:space="preserve">His</w:t>
        </w:r>
      </w:ins>
      <w:r>
        <w:t xml:space="preserve"> </w:t>
      </w:r>
      <w:del w:id="3962" w:author="Ezra-redaktør" w:date="2026-10-18T13:44:37Z">
        <w:r>
          <w:delText xml:space="preserve">practiced</w:delText>
        </w:r>
      </w:del>
      <w:ins w:id="3963" w:author="Ezra-redaktør" w:date="2026-10-18T13:44:37Z">
        <w:r>
          <w:t xml:space="preserve">physical</w:t>
        </w:r>
      </w:ins>
      <w:r>
        <w:t xml:space="preserve"> </w:t>
      </w:r>
      <w:del w:id="3964" w:author="Ezra-redaktør" w:date="2026-10-18T13:44:37Z">
        <w:r>
          <w:delText xml:space="preserve">physically</w:delText>
        </w:r>
      </w:del>
      <w:ins w:id="3965" w:author="Ezra-redaktør" w:date="2026-10-18T13:44:37Z">
        <w:r>
          <w:t xml:space="preserve">discipline</w:t>
        </w:r>
      </w:ins>
      <w:r>
        <w:t xml:space="preserve"> did not </w:t>
      </w:r>
      <w:del w:id="3966" w:author="Ezra-redaktør" w:date="2026-10-18T13:44:37Z">
        <w:r>
          <w:delText xml:space="preserve">reflect</w:delText>
        </w:r>
      </w:del>
      <w:ins w:id="3967" w:author="Ezra-redaktør" w:date="2026-10-18T13:44:37Z">
        <w:r>
          <w:t xml:space="preserve">carry</w:t>
        </w:r>
      </w:ins>
      <w:r>
        <w:t xml:space="preserve"> </w:t>
      </w:r>
      <w:del w:id="3968" w:author="Ezra-redaktør" w:date="2026-10-18T13:44:37Z">
        <w:r>
          <w:delText xml:space="preserve">spiritually.</w:delText>
        </w:r>
      </w:del>
      <w:ins w:id="3969" w:author="Ezra-redaktør" w:date="2026-10-18T13:44:37Z">
        <w:r>
          <w:t xml:space="preserve">over</w:t>
        </w:r>
      </w:ins>
      <w:r>
        <w:t xml:space="preserve"> </w:t>
      </w:r>
      <w:del w:id="3970" w:author="Ezra-redaktør" w:date="2026-10-18T13:44:37Z">
        <w:r>
          <w:delText xml:space="preserve">What he believed did not shape</w:delText>
        </w:r>
      </w:del>
      <w:ins w:id="3971" w:author="Ezra-redaktør" w:date="2026-10-18T13:44:37Z">
        <w:r>
          <w:t xml:space="preserve">into</w:t>
        </w:r>
      </w:ins>
      <w:r>
        <w:t xml:space="preserve"> his </w:t>
      </w:r>
      <w:del w:id="3972" w:author="Ezra-redaktør" w:date="2026-10-18T13:44:37Z">
        <w:r>
          <w:delText xml:space="preserve">relationships.</w:delText>
        </w:r>
      </w:del>
      <w:ins w:id="3973" w:author="Ezra-redaktør" w:date="2026-10-18T13:44:37Z">
        <w:r>
          <w:t xml:space="preserve">spiritual life, and his beliefs left his relationships untouched.</w:t>
        </w:r>
      </w:ins>
    </w:p>
    <w:p>
      <w:del w:id="3974" w:author="Ezra-redaktør" w:date="2026-10-18T13:44:37Z">
        <w:r>
          <w:delText xml:space="preserve">Effort existed. Alignment did not. Progress stalled because</w:delText>
        </w:r>
      </w:del>
      <w:ins w:id="3975" w:author="Ezra-redaktør" w:date="2026-10-18T13:44:37Z">
        <w:r>
          <w:t xml:space="preserve">His</w:t>
        </w:r>
      </w:ins>
      <w:r>
        <w:t xml:space="preserve"> strength was </w:t>
      </w:r>
      <w:del w:id="3976" w:author="Ezra-redaktør" w:date="2026-10-18T13:44:37Z">
        <w:r>
          <w:delText xml:space="preserve">scattered.</w:delText>
        </w:r>
      </w:del>
      <w:ins w:id="3977" w:author="Ezra-redaktør" w:date="2026-10-18T13:44:37Z">
        <w:r>
          <w:t xml:space="preserve">scattered, and his progress stalled.</w:t>
        </w:r>
      </w:ins>
    </w:p>
    <w:p>
      <w:pPr>
        <w:pStyle w:val="Heading3"/>
      </w:pPr>
      <w:r>
        <w:t xml:space="preserve">Fragmented Strength vs.</w:t>
      </w:r>
      <w:del w:id="3978" w:author="Ezra-redaktør" w:date="2026-10-18T13:44:37Z">
        <w:r>
          <w:delText xml:space="preserve"> </w:delText>
        </w:r>
      </w:del>
      <w:ins w:id="3979" w:author="Ezra-redaktør" w:date="2026-10-18T13:44:37Z">
        <w:r>
          <w:t xml:space="preserve"> </w:t>
        </w:r>
      </w:ins>
      <w:r>
        <w:t xml:space="preserve">Integrated Strength</w:t>
      </w:r>
    </w:p>
    <w:p>
      <w:r>
        <w:t xml:space="preserve">| Fragmented Strength</w:t>
      </w:r>
      <w:del w:id="3980" w:author="Ezra-redaktør" w:date="2026-10-18T13:44:37Z">
        <w:r>
          <w:delText xml:space="preserve">         </w:delText>
        </w:r>
      </w:del>
      <w:ins w:id="3981" w:author="Ezra-redaktør" w:date="2026-10-18T13:44:37Z">
        <w:r>
          <w:t xml:space="preserve"> </w:t>
        </w:r>
      </w:ins>
      <w:r>
        <w:t xml:space="preserve">| Integrated Strength</w:t>
      </w:r>
      <w:del w:id="3982" w:author="Ezra-redaktør" w:date="2026-10-18T13:44:37Z">
        <w:r>
          <w:delText xml:space="preserve">             </w:delText>
        </w:r>
      </w:del>
      <w:ins w:id="3983" w:author="Ezra-redaktør" w:date="2026-10-18T13:44:37Z">
        <w:r>
          <w:t xml:space="preserve"> </w:t>
        </w:r>
      </w:ins>
      <w:r>
        <w:t xml:space="preserve">| </w:t>
      </w:r>
      <w:del w:id="3984" w:author="Ezra-redaktør" w:date="2026-10-18T13:44:37Z">
        <w:r>
          <w:delText xml:space="preserve">|-----------------------------|---------------------------------|</w:delText>
        </w:r>
      </w:del>
      <w:ins w:id="3985" w:author="Ezra-redaktør" w:date="2026-10-18T13:44:37Z">
        <w:r>
          <w:t xml:space="preserve">| :- | :- |</w:t>
        </w:r>
      </w:ins>
      <w:r>
        <w:t xml:space="preserve"> | Advances in compartments</w:t>
      </w:r>
      <w:del w:id="3986" w:author="Ezra-redaktør" w:date="2026-10-18T13:44:37Z">
        <w:r>
          <w:delText xml:space="preserve">    </w:delText>
        </w:r>
      </w:del>
      <w:ins w:id="3987" w:author="Ezra-redaktør" w:date="2026-10-18T13:44:37Z">
        <w:r>
          <w:t xml:space="preserve"> </w:t>
        </w:r>
      </w:ins>
      <w:r>
        <w:t xml:space="preserve">| Moves in coherence</w:t>
      </w:r>
      <w:del w:id="3988" w:author="Ezra-redaktør" w:date="2026-10-18T13:44:37Z">
        <w:r>
          <w:delText xml:space="preserve">              </w:delText>
        </w:r>
      </w:del>
      <w:ins w:id="3989" w:author="Ezra-redaktør" w:date="2026-10-18T13:44:37Z">
        <w:r>
          <w:t xml:space="preserve"> </w:t>
        </w:r>
      </w:ins>
      <w:r>
        <w:t xml:space="preserve">| | Separates belief and action | Unifies conviction and practice | | Compensates weaknesses</w:t>
      </w:r>
      <w:del w:id="3990" w:author="Ezra-redaktør" w:date="2026-10-18T13:44:37Z">
        <w:r>
          <w:delText xml:space="preserve">      </w:delText>
        </w:r>
      </w:del>
      <w:ins w:id="3991" w:author="Ezra-redaktør" w:date="2026-10-18T13:44:37Z">
        <w:r>
          <w:t xml:space="preserve"> </w:t>
        </w:r>
      </w:ins>
      <w:r>
        <w:t xml:space="preserve">| Addresses them</w:t>
      </w:r>
      <w:del w:id="3992" w:author="Ezra-redaktør" w:date="2026-10-18T13:44:37Z">
        <w:r>
          <w:delText xml:space="preserve">                  </w:delText>
        </w:r>
      </w:del>
      <w:ins w:id="3993" w:author="Ezra-redaktør" w:date="2026-10-18T13:44:37Z">
        <w:r>
          <w:t xml:space="preserve"> </w:t>
        </w:r>
      </w:ins>
      <w:r>
        <w:t xml:space="preserve">| | Produces exhaustion</w:t>
      </w:r>
      <w:del w:id="3994" w:author="Ezra-redaktør" w:date="2026-10-18T13:44:37Z">
        <w:r>
          <w:delText xml:space="preserve">         </w:delText>
        </w:r>
      </w:del>
      <w:ins w:id="3995" w:author="Ezra-redaktør" w:date="2026-10-18T13:44:37Z">
        <w:r>
          <w:t xml:space="preserve"> </w:t>
        </w:r>
      </w:ins>
      <w:r>
        <w:t xml:space="preserve">| Produces endurance</w:t>
      </w:r>
      <w:del w:id="3996" w:author="Ezra-redaktør" w:date="2026-10-18T13:44:37Z">
        <w:r>
          <w:delText xml:space="preserve">              </w:delText>
        </w:r>
      </w:del>
      <w:ins w:id="3997" w:author="Ezra-redaktør" w:date="2026-10-18T13:44:37Z">
        <w:r>
          <w:t xml:space="preserve"> </w:t>
        </w:r>
      </w:ins>
      <w:r>
        <w:t xml:space="preserve">| | Looks impressive</w:t>
      </w:r>
      <w:del w:id="3998" w:author="Ezra-redaktør" w:date="2026-10-18T13:44:37Z">
        <w:r>
          <w:delText xml:space="preserve">            </w:delText>
        </w:r>
      </w:del>
      <w:ins w:id="3999" w:author="Ezra-redaktør" w:date="2026-10-18T13:44:37Z">
        <w:r>
          <w:t xml:space="preserve"> </w:t>
        </w:r>
      </w:ins>
      <w:r>
        <w:t xml:space="preserve">| Remains stable</w:t>
      </w:r>
      <w:del w:id="4000" w:author="Ezra-redaktør" w:date="2026-10-18T13:44:37Z">
        <w:r>
          <w:delText xml:space="preserve">                  </w:delText>
        </w:r>
      </w:del>
      <w:ins w:id="4001" w:author="Ezra-redaktør" w:date="2026-10-18T13:44:37Z">
        <w:r>
          <w:t xml:space="preserve"> </w:t>
        </w:r>
      </w:ins>
      <w:r>
        <w:t xml:space="preserve">|</w:t>
      </w:r>
    </w:p>
    <w:p>
      <w:r>
        <w:t xml:space="preserve">Power multiplies when direction is unified.</w:t>
      </w:r>
    </w:p>
    <w:p>
      <w:pPr>
        <w:pStyle w:val="Heading3"/>
      </w:pPr>
      <w:r>
        <w:t xml:space="preserve">What This Day Is Really About</w:t>
      </w:r>
    </w:p>
    <w:p>
      <w:del w:id="4002" w:author="Ezra-redaktør" w:date="2026-10-18T13:44:37Z">
        <w:r>
          <w:delText xml:space="preserve">This</w:delText>
        </w:r>
      </w:del>
      <w:ins w:id="4003" w:author="Ezra-redaktør" w:date="2026-10-18T13:44:37Z">
        <w:r>
          <w:t xml:space="preserve">Before</w:t>
        </w:r>
      </w:ins>
      <w:r>
        <w:t xml:space="preserve"> </w:t>
      </w:r>
      <w:del w:id="4004" w:author="Ezra-redaktør" w:date="2026-10-18T13:44:37Z">
        <w:r>
          <w:delText xml:space="preserve">day</w:delText>
        </w:r>
      </w:del>
      <w:ins w:id="4005" w:author="Ezra-redaktør" w:date="2026-10-18T13:44:37Z">
        <w:r>
          <w:t xml:space="preserve">you</w:t>
        </w:r>
      </w:ins>
      <w:r>
        <w:t xml:space="preserve"> </w:t>
      </w:r>
      <w:del w:id="4006" w:author="Ezra-redaktør" w:date="2026-10-18T13:44:37Z">
        <w:r>
          <w:delText xml:space="preserve">is</w:delText>
        </w:r>
      </w:del>
      <w:ins w:id="4007" w:author="Ezra-redaktør" w:date="2026-10-18T13:44:37Z">
        <w:r>
          <w:t xml:space="preserve">add</w:t>
        </w:r>
      </w:ins>
      <w:r>
        <w:t xml:space="preserve"> </w:t>
      </w:r>
      <w:del w:id="4008" w:author="Ezra-redaktør" w:date="2026-10-18T13:44:37Z">
        <w:r>
          <w:delText xml:space="preserve">not</w:delText>
        </w:r>
      </w:del>
      <w:ins w:id="4009" w:author="Ezra-redaktør" w:date="2026-10-18T13:44:37Z">
        <w:r>
          <w:t xml:space="preserve">anything</w:t>
        </w:r>
      </w:ins>
      <w:r>
        <w:t xml:space="preserve"> </w:t>
      </w:r>
      <w:del w:id="4010" w:author="Ezra-redaktør" w:date="2026-10-18T13:44:37Z">
        <w:r>
          <w:delText xml:space="preserve">about</w:delText>
        </w:r>
      </w:del>
      <w:ins w:id="4011" w:author="Ezra-redaktør" w:date="2026-10-18T13:44:37Z">
        <w:r>
          <w:t xml:space="preserve">new,</w:t>
        </w:r>
      </w:ins>
      <w:r>
        <w:t xml:space="preserve"> </w:t>
      </w:r>
      <w:del w:id="4012" w:author="Ezra-redaktør" w:date="2026-10-18T13:44:37Z">
        <w:r>
          <w:delText xml:space="preserve">adding</w:delText>
        </w:r>
      </w:del>
      <w:ins w:id="4013" w:author="Ezra-redaktør" w:date="2026-10-18T13:44:37Z">
        <w:r>
          <w:t xml:space="preserve">put</w:t>
        </w:r>
      </w:ins>
      <w:r>
        <w:t xml:space="preserve"> </w:t>
      </w:r>
      <w:del w:id="4014" w:author="Ezra-redaktør" w:date="2026-10-18T13:44:37Z">
        <w:r>
          <w:delText xml:space="preserve">more</w:delText>
        </w:r>
      </w:del>
      <w:ins w:id="4015" w:author="Ezra-redaktør" w:date="2026-10-18T13:44:37Z">
        <w:r>
          <w:t xml:space="preserve">in</w:t>
        </w:r>
      </w:ins>
      <w:r>
        <w:t xml:space="preserve"> </w:t>
      </w:r>
      <w:del w:id="4016" w:author="Ezra-redaktør" w:date="2026-10-18T13:44:37Z">
        <w:r>
          <w:delText xml:space="preserve">disciplines. It is about ordering</w:delText>
        </w:r>
      </w:del>
      <w:ins w:id="4017" w:author="Ezra-redaktør" w:date="2026-10-18T13:44:37Z">
        <w:r>
          <w:t xml:space="preserve">order</w:t>
        </w:r>
      </w:ins>
      <w:r>
        <w:t xml:space="preserve"> what </w:t>
      </w:r>
      <w:ins w:id="4018" w:author="Ezra-redaktør" w:date="2026-10-18T13:44:37Z">
        <w:r>
          <w:t xml:space="preserve">you </w:t>
        </w:r>
      </w:ins>
      <w:r>
        <w:t xml:space="preserve">already </w:t>
      </w:r>
      <w:del w:id="4019" w:author="Ezra-redaktør" w:date="2026-10-18T13:44:37Z">
        <w:r>
          <w:delText xml:space="preserve">exists.</w:delText>
        </w:r>
      </w:del>
      <w:ins w:id="4020" w:author="Ezra-redaktør" w:date="2026-10-18T13:44:37Z">
        <w:r>
          <w:t xml:space="preserve">have.</w:t>
        </w:r>
      </w:ins>
      <w:r>
        <w:t xml:space="preserve"> Eight strong rowers</w:t>
      </w:r>
      <w:ins w:id="4021" w:author="Ezra-redaktør" w:date="2026-10-18T13:44:37Z">
        <w:r>
          <w:t xml:space="preserve"> each</w:t>
        </w:r>
      </w:ins>
      <w:r>
        <w:t xml:space="preserve"> pulling on their own count go nowhere in </w:t>
      </w:r>
      <w:del w:id="4022" w:author="Ezra-redaktør" w:date="2026-10-18T13:44:37Z">
        <w:r>
          <w:delText xml:space="preserve">particular;</w:delText>
        </w:r>
      </w:del>
      <w:ins w:id="4023" w:author="Ezra-redaktør" w:date="2026-10-18T13:44:37Z">
        <w:r>
          <w:t xml:space="preserve">particular.</w:t>
        </w:r>
      </w:ins>
      <w:r>
        <w:t xml:space="preserve"> </w:t>
      </w:r>
      <w:del w:id="4024" w:author="Ezra-redaktør" w:date="2026-10-18T13:44:37Z">
        <w:r>
          <w:delText xml:space="preserve">the</w:delText>
        </w:r>
      </w:del>
      <w:ins w:id="4025" w:author="Ezra-redaktør" w:date="2026-10-18T13:44:37Z">
        <w:r>
          <w:t xml:space="preserve">The</w:t>
        </w:r>
      </w:ins>
      <w:r>
        <w:t xml:space="preserve"> same eight on one call move like a single creature. Integration </w:t>
      </w:r>
      <w:del w:id="4026" w:author="Ezra-redaktør" w:date="2026-10-18T13:44:37Z">
        <w:r>
          <w:delText xml:space="preserve">does</w:delText>
        </w:r>
      </w:del>
      <w:ins w:id="4027" w:author="Ezra-redaktør" w:date="2026-10-18T13:44:37Z">
        <w:r>
          <w:t xml:space="preserve">takes</w:t>
        </w:r>
      </w:ins>
      <w:r>
        <w:t xml:space="preserve"> </w:t>
      </w:r>
      <w:del w:id="4028" w:author="Ezra-redaktør" w:date="2026-10-18T13:44:37Z">
        <w:r>
          <w:delText xml:space="preserve">not</w:delText>
        </w:r>
      </w:del>
      <w:ins w:id="4029" w:author="Ezra-redaktør" w:date="2026-10-18T13:44:37Z">
        <w:r>
          <w:t xml:space="preserve">honesty</w:t>
        </w:r>
      </w:ins>
      <w:r>
        <w:t xml:space="preserve"> </w:t>
      </w:r>
      <w:del w:id="4030" w:author="Ezra-redaktør" w:date="2026-10-18T13:44:37Z">
        <w:r>
          <w:delText xml:space="preserve">require</w:delText>
        </w:r>
      </w:del>
      <w:ins w:id="4031" w:author="Ezra-redaktør" w:date="2026-10-18T13:44:37Z">
        <w:r>
          <w:t xml:space="preserve">more than</w:t>
        </w:r>
      </w:ins>
      <w:r>
        <w:t xml:space="preserve"> intensity.</w:t>
      </w:r>
      <w:del w:id="4032" w:author="Ezra-redaktør" w:date="2026-10-18T13:44:37Z">
        <w:r>
          <w:delText xml:space="preserve"> It requires honesty.</w:delText>
        </w:r>
      </w:del>
    </w:p>
    <w:p>
      <w:del w:id="4033" w:author="Ezra-redaktør" w:date="2026-10-18T13:44:37Z">
        <w:r>
          <w:delText xml:space="preserve">Formation</w:delText>
        </w:r>
      </w:del>
      <w:ins w:id="4034" w:author="Ezra-redaktør" w:date="2026-10-18T13:44:37Z">
        <w:r>
          <w:t xml:space="preserve">Growth</w:t>
        </w:r>
      </w:ins>
      <w:r>
        <w:t xml:space="preserve"> </w:t>
      </w:r>
      <w:del w:id="4035" w:author="Ezra-redaktør" w:date="2026-10-18T13:44:37Z">
        <w:r>
          <w:delText xml:space="preserve">accelerates</w:delText>
        </w:r>
      </w:del>
      <w:ins w:id="4036" w:author="Ezra-redaktør" w:date="2026-10-18T13:44:37Z">
        <w:r>
          <w:t xml:space="preserve">speeds up</w:t>
        </w:r>
      </w:ins>
      <w:r>
        <w:t xml:space="preserve"> when</w:t>
      </w:r>
      <w:ins w:id="4037" w:author="Ezra-redaktør" w:date="2026-10-18T13:44:37Z">
        <w:r>
          <w:t xml:space="preserve"> your</w:t>
        </w:r>
      </w:ins>
      <w:r>
        <w:t xml:space="preserve"> beliefs, habits, body, relationships, and direction begin moving together. Strength that </w:t>
      </w:r>
      <w:del w:id="4038" w:author="Ezra-redaktør" w:date="2026-10-18T13:44:37Z">
        <w:r>
          <w:delText xml:space="preserve">is</w:delText>
        </w:r>
      </w:del>
      <w:ins w:id="4039" w:author="Ezra-redaktør" w:date="2026-10-18T13:44:37Z">
        <w:r>
          <w:t xml:space="preserve">stays</w:t>
        </w:r>
      </w:ins>
      <w:r>
        <w:t xml:space="preserve"> </w:t>
      </w:r>
      <w:del w:id="4040" w:author="Ezra-redaktør" w:date="2026-10-18T13:44:37Z">
        <w:r>
          <w:delText xml:space="preserve">not integrated</w:delText>
        </w:r>
      </w:del>
      <w:ins w:id="4041" w:author="Ezra-redaktør" w:date="2026-10-18T13:44:37Z">
        <w:r>
          <w:t xml:space="preserve">scattered</w:t>
        </w:r>
      </w:ins>
      <w:r>
        <w:t xml:space="preserve"> will eventually </w:t>
      </w:r>
      <w:del w:id="4042" w:author="Ezra-redaktør" w:date="2026-10-18T13:44:37Z">
        <w:r>
          <w:delText xml:space="preserve">fracture</w:delText>
        </w:r>
      </w:del>
      <w:ins w:id="4043" w:author="Ezra-redaktør" w:date="2026-10-18T13:44:37Z">
        <w:r>
          <w:t xml:space="preserve">crack</w:t>
        </w:r>
      </w:ins>
      <w:r>
        <w:t xml:space="preserve"> under load.</w:t>
      </w:r>
    </w:p>
    <w:p>
      <w:pPr>
        <w:pStyle w:val="Heading3"/>
      </w:pPr>
      <w:r>
        <w:t xml:space="preserve">The Practice</w:t>
      </w:r>
    </w:p>
    <w:p>
      <w:r>
        <w:t xml:space="preserve">Review one area of </w:t>
      </w:r>
      <w:ins w:id="4044" w:author="Ezra-redaktør" w:date="2026-10-18T13:44:37Z">
        <w:r>
          <w:t xml:space="preserve">your </w:t>
        </w:r>
      </w:ins>
      <w:r>
        <w:t xml:space="preserve">life that </w:t>
      </w:r>
      <w:del w:id="4045" w:author="Ezra-redaktør" w:date="2026-10-18T13:44:37Z">
        <w:r>
          <w:delText xml:space="preserve">remains</w:delText>
        </w:r>
      </w:del>
      <w:ins w:id="4046" w:author="Ezra-redaktør" w:date="2026-10-18T13:44:37Z">
        <w:r>
          <w:t xml:space="preserve">still</w:t>
        </w:r>
      </w:ins>
      <w:r>
        <w:t xml:space="preserve"> </w:t>
      </w:r>
      <w:del w:id="4047" w:author="Ezra-redaktør" w:date="2026-10-18T13:44:37Z">
        <w:r>
          <w:delText xml:space="preserve">disconnected.</w:delText>
        </w:r>
      </w:del>
      <w:ins w:id="4048" w:author="Ezra-redaktør" w:date="2026-10-18T13:44:37Z">
        <w:r>
          <w:t xml:space="preserve">stands apart from the rest.</w:t>
        </w:r>
      </w:ins>
      <w:r>
        <w:t xml:space="preserve"> Ask:</w:t>
      </w:r>
    </w:p>
    <w:p>
      <w:r>
        <w:t xml:space="preserve">- Where do my beliefs fail to govern my habits? - Which discipline operates in isolation? - What alignment would reduce internal friction?</w:t>
      </w:r>
    </w:p>
    <w:p>
      <w:r>
        <w:t xml:space="preserve">Do not </w:t>
      </w:r>
      <w:del w:id="4049" w:author="Ezra-redaktør" w:date="2026-10-18T13:44:37Z">
        <w:r>
          <w:delText xml:space="preserve">expand</w:delText>
        </w:r>
      </w:del>
      <w:ins w:id="4050" w:author="Ezra-redaktør" w:date="2026-10-18T13:44:37Z">
        <w:r>
          <w:t xml:space="preserve">add</w:t>
        </w:r>
      </w:ins>
      <w:r>
        <w:t xml:space="preserve"> effort. Tighten </w:t>
      </w:r>
      <w:del w:id="4051" w:author="Ezra-redaktør" w:date="2026-10-18T13:44:37Z">
        <w:r>
          <w:delText xml:space="preserve">coherence.</w:delText>
        </w:r>
      </w:del>
      <w:ins w:id="4052" w:author="Ezra-redaktør" w:date="2026-10-18T13:44:37Z">
        <w:r>
          <w:t xml:space="preserve">the connections.</w:t>
        </w:r>
      </w:ins>
    </w:p>
    <w:p>
      <w:pPr>
        <w:pStyle w:val="Heading3"/>
      </w:pPr>
      <w:r>
        <w:t xml:space="preserve">Healing </w:t>
      </w:r>
      <w:del w:id="4053" w:author="Ezra-redaktør" w:date="2026-10-18T13:44:37Z">
        <w:r>
          <w:delText xml:space="preserve">Forge –</w:delText>
        </w:r>
      </w:del>
      <w:ins w:id="4054" w:author="Ezra-redaktør" w:date="2026-10-18T13:44:37Z">
        <w:r>
          <w:t xml:space="preserve">Forge:</w:t>
        </w:r>
      </w:ins>
      <w:r>
        <w:t xml:space="preserve"> When Integration Felt Impossible</w:t>
      </w:r>
    </w:p>
    <w:p>
      <w:del w:id="4055" w:author="Ezra-redaktør" w:date="2026-10-18T13:44:37Z">
        <w:r>
          <w:delText xml:space="preserve">For</w:delText>
        </w:r>
      </w:del>
      <w:ins w:id="4056" w:author="Ezra-redaktør" w:date="2026-10-18T13:44:37Z">
        <w:r>
          <w:t xml:space="preserve">If</w:t>
        </w:r>
      </w:ins>
      <w:r>
        <w:t xml:space="preserve"> </w:t>
      </w:r>
      <w:del w:id="4057" w:author="Ezra-redaktør" w:date="2026-10-18T13:44:37Z">
        <w:r>
          <w:delText xml:space="preserve">some</w:delText>
        </w:r>
      </w:del>
      <w:ins w:id="4058" w:author="Ezra-redaktør" w:date="2026-10-18T13:44:37Z">
        <w:r>
          <w:t xml:space="preserve">you</w:t>
        </w:r>
      </w:ins>
      <w:r>
        <w:t xml:space="preserve"> </w:t>
      </w:r>
      <w:del w:id="4059" w:author="Ezra-redaktør" w:date="2026-10-18T13:44:37Z">
        <w:r>
          <w:delText xml:space="preserve">men,</w:delText>
        </w:r>
      </w:del>
      <w:ins w:id="4060" w:author="Ezra-redaktør" w:date="2026-10-18T13:44:37Z">
        <w:r>
          <w:t xml:space="preserve">have</w:t>
        </w:r>
      </w:ins>
      <w:r>
        <w:t xml:space="preserve"> </w:t>
      </w:r>
      <w:del w:id="4061" w:author="Ezra-redaktør" w:date="2026-10-18T13:44:37Z">
        <w:r>
          <w:delText xml:space="preserve">life developed</w:delText>
        </w:r>
      </w:del>
      <w:ins w:id="4062" w:author="Ezra-redaktør" w:date="2026-10-18T13:44:37Z">
        <w:r>
          <w:t xml:space="preserve">lived</w:t>
        </w:r>
      </w:ins>
      <w:r>
        <w:t xml:space="preserve"> in survival </w:t>
      </w:r>
      <w:del w:id="4063" w:author="Ezra-redaktør" w:date="2026-10-18T13:44:37Z">
        <w:r>
          <w:delText xml:space="preserve">mode.</w:delText>
        </w:r>
      </w:del>
      <w:ins w:id="4064" w:author="Ezra-redaktør" w:date="2026-10-18T13:44:37Z">
        <w:r>
          <w:t xml:space="preserve">mode,</w:t>
        </w:r>
      </w:ins>
      <w:r>
        <w:t xml:space="preserve"> </w:t>
      </w:r>
      <w:del w:id="4065" w:author="Ezra-redaktør" w:date="2026-10-18T13:44:37Z">
        <w:r>
          <w:delText xml:space="preserve">Pieces</w:delText>
        </w:r>
      </w:del>
      <w:ins w:id="4066" w:author="Ezra-redaktør" w:date="2026-10-18T13:44:37Z">
        <w:r>
          <w:t xml:space="preserve">you</w:t>
        </w:r>
      </w:ins>
      <w:r>
        <w:t xml:space="preserve"> </w:t>
      </w:r>
      <w:del w:id="4067" w:author="Ezra-redaktør" w:date="2026-10-18T13:44:37Z">
        <w:r>
          <w:delText xml:space="preserve">were</w:delText>
        </w:r>
      </w:del>
      <w:ins w:id="4068" w:author="Ezra-redaktør" w:date="2026-10-18T13:44:37Z">
        <w:r>
          <w:t xml:space="preserve">may have</w:t>
        </w:r>
      </w:ins>
      <w:r>
        <w:t xml:space="preserve"> separated</w:t>
      </w:r>
      <w:ins w:id="4069" w:author="Ezra-redaktør" w:date="2026-10-18T13:44:37Z">
        <w:r>
          <w:t xml:space="preserve"> the pieces of your life</w:t>
        </w:r>
      </w:ins>
      <w:r>
        <w:t xml:space="preserve"> to manage</w:t>
      </w:r>
      <w:ins w:id="4070" w:author="Ezra-redaktør" w:date="2026-10-18T13:44:37Z">
        <w:r>
          <w:t xml:space="preserve"> the</w:t>
        </w:r>
      </w:ins>
      <w:r>
        <w:t xml:space="preserve"> chaos: body from emotion, belief from behavior, responsibility from desire. </w:t>
      </w:r>
      <w:del w:id="4071" w:author="Ezra-redaktør" w:date="2026-10-18T13:44:37Z">
        <w:r>
          <w:delText xml:space="preserve">This</w:delText>
        </w:r>
      </w:del>
      <w:ins w:id="4072" w:author="Ezra-redaktør" w:date="2026-10-18T13:44:37Z">
        <w:r>
          <w:t xml:space="preserve">That</w:t>
        </w:r>
      </w:ins>
      <w:r>
        <w:t xml:space="preserve"> kept things </w:t>
      </w:r>
      <w:del w:id="4073" w:author="Ezra-redaktør" w:date="2026-10-18T13:44:37Z">
        <w:r>
          <w:delText xml:space="preserve">functional.</w:delText>
        </w:r>
      </w:del>
      <w:ins w:id="4074" w:author="Ezra-redaktør" w:date="2026-10-18T13:44:37Z">
        <w:r>
          <w:t xml:space="preserve">running.</w:t>
        </w:r>
      </w:ins>
      <w:r>
        <w:t xml:space="preserve"> </w:t>
      </w:r>
      <w:del w:id="4075" w:author="Ezra-redaktør" w:date="2026-10-18T13:44:37Z">
        <w:r>
          <w:delText xml:space="preserve">But</w:delText>
        </w:r>
      </w:del>
      <w:ins w:id="4076" w:author="Ezra-redaktør" w:date="2026-10-18T13:44:37Z">
        <w:r>
          <w:t xml:space="preserve">It</w:t>
        </w:r>
      </w:ins>
      <w:r>
        <w:t xml:space="preserve"> </w:t>
      </w:r>
      <w:del w:id="4077" w:author="Ezra-redaktør" w:date="2026-10-18T13:44:37Z">
        <w:r>
          <w:delText xml:space="preserve">fragmentation</w:delText>
        </w:r>
      </w:del>
      <w:ins w:id="4078" w:author="Ezra-redaktør" w:date="2026-10-18T13:44:37Z">
        <w:r>
          <w:t xml:space="preserve">never</w:t>
        </w:r>
      </w:ins>
      <w:r>
        <w:t xml:space="preserve"> </w:t>
      </w:r>
      <w:del w:id="4079" w:author="Ezra-redaktør" w:date="2026-10-18T13:44:37Z">
        <w:r>
          <w:delText xml:space="preserve">is</w:delText>
        </w:r>
      </w:del>
      <w:ins w:id="4080" w:author="Ezra-redaktør" w:date="2026-10-18T13:44:37Z">
        <w:r>
          <w:t xml:space="preserve">made</w:t>
        </w:r>
      </w:ins>
      <w:r>
        <w:t xml:space="preserve"> </w:t>
      </w:r>
      <w:del w:id="4081" w:author="Ezra-redaktør" w:date="2026-10-18T13:44:37Z">
        <w:r>
          <w:delText xml:space="preserve">not</w:delText>
        </w:r>
      </w:del>
      <w:ins w:id="4082" w:author="Ezra-redaktør" w:date="2026-10-18T13:44:37Z">
        <w:r>
          <w:t xml:space="preserve">you</w:t>
        </w:r>
      </w:ins>
      <w:r>
        <w:t xml:space="preserve"> </w:t>
      </w:r>
      <w:del w:id="4083" w:author="Ezra-redaktør" w:date="2026-10-18T13:44:37Z">
        <w:r>
          <w:delText xml:space="preserve">formation.</w:delText>
        </w:r>
      </w:del>
      <w:ins w:id="4084" w:author="Ezra-redaktør" w:date="2026-10-18T13:44:37Z">
        <w:r>
          <w:t xml:space="preserve">whole.</w:t>
        </w:r>
      </w:ins>
      <w:r>
        <w:t xml:space="preserve"> Healing </w:t>
      </w:r>
      <w:del w:id="4085" w:author="Ezra-redaktør" w:date="2026-10-18T13:44:37Z">
        <w:r>
          <w:delText xml:space="preserve">does</w:delText>
        </w:r>
      </w:del>
      <w:ins w:id="4086" w:author="Ezra-redaktør" w:date="2026-10-18T13:44:37Z">
        <w:r>
          <w:t xml:space="preserve">reconnects</w:t>
        </w:r>
      </w:ins>
      <w:r>
        <w:t xml:space="preserve"> </w:t>
      </w:r>
      <w:del w:id="4087" w:author="Ezra-redaktør" w:date="2026-10-18T13:44:37Z">
        <w:r>
          <w:delText xml:space="preserve">not</w:delText>
        </w:r>
      </w:del>
      <w:ins w:id="4088" w:author="Ezra-redaktør" w:date="2026-10-18T13:44:37Z">
        <w:r>
          <w:t xml:space="preserve">the</w:t>
        </w:r>
      </w:ins>
      <w:r>
        <w:t xml:space="preserve"> </w:t>
      </w:r>
      <w:del w:id="4089" w:author="Ezra-redaktør" w:date="2026-10-18T13:44:37Z">
        <w:r>
          <w:delText xml:space="preserve">rush</w:delText>
        </w:r>
      </w:del>
      <w:ins w:id="4090" w:author="Ezra-redaktør" w:date="2026-10-18T13:44:37Z">
        <w:r>
          <w:t xml:space="preserve">pieces</w:t>
        </w:r>
      </w:ins>
      <w:r>
        <w:t xml:space="preserve"> </w:t>
      </w:r>
      <w:del w:id="4091" w:author="Ezra-redaktør" w:date="2026-10-18T13:44:37Z">
        <w:r>
          <w:delText xml:space="preserve">integration.</w:delText>
        </w:r>
      </w:del>
      <w:ins w:id="4092" w:author="Ezra-redaktør" w:date="2026-10-18T13:44:37Z">
        <w:r>
          <w:t xml:space="preserve">slowly,</w:t>
        </w:r>
      </w:ins>
      <w:r>
        <w:t xml:space="preserve"> </w:t>
      </w:r>
      <w:del w:id="4093" w:author="Ezra-redaktør" w:date="2026-10-18T13:44:37Z">
        <w:r>
          <w:delText xml:space="preserve">It</w:delText>
        </w:r>
      </w:del>
      <w:ins w:id="4094" w:author="Ezra-redaktør" w:date="2026-10-18T13:44:37Z">
        <w:r>
          <w:t xml:space="preserve">without</w:t>
        </w:r>
      </w:ins>
      <w:r>
        <w:t xml:space="preserve"> </w:t>
      </w:r>
      <w:del w:id="4095" w:author="Ezra-redaktør" w:date="2026-10-18T13:44:37Z">
        <w:r>
          <w:delText xml:space="preserve">invites</w:delText>
        </w:r>
      </w:del>
      <w:ins w:id="4096" w:author="Ezra-redaktør" w:date="2026-10-18T13:44:37Z">
        <w:r>
          <w:t xml:space="preserve">rushing,</w:t>
        </w:r>
      </w:ins>
      <w:r>
        <w:t xml:space="preserve"> </w:t>
      </w:r>
      <w:del w:id="4097" w:author="Ezra-redaktør" w:date="2026-10-18T13:44:37Z">
        <w:r>
          <w:delText xml:space="preserve">gradual</w:delText>
        </w:r>
      </w:del>
      <w:ins w:id="4098" w:author="Ezra-redaktør" w:date="2026-10-18T13:44:37Z">
        <w:r>
          <w:t xml:space="preserve">until</w:t>
        </w:r>
      </w:ins>
      <w:r>
        <w:t xml:space="preserve"> </w:t>
      </w:r>
      <w:del w:id="4099" w:author="Ezra-redaktør" w:date="2026-10-18T13:44:37Z">
        <w:r>
          <w:delText xml:space="preserve">reconnection where</w:delText>
        </w:r>
      </w:del>
      <w:ins w:id="4100" w:author="Ezra-redaktør" w:date="2026-10-18T13:44:37Z">
        <w:r>
          <w:t xml:space="preserve">your</w:t>
        </w:r>
      </w:ins>
      <w:r>
        <w:t xml:space="preserve"> strength can finally </w:t>
      </w:r>
      <w:del w:id="4101" w:author="Ezra-redaktør" w:date="2026-10-18T13:44:37Z">
        <w:r>
          <w:delText xml:space="preserve">consolidate.</w:delText>
        </w:r>
      </w:del>
      <w:ins w:id="4102" w:author="Ezra-redaktør" w:date="2026-10-18T13:44:37Z">
        <w:r>
          <w:t xml:space="preserve">gather in one place.</w:t>
        </w:r>
      </w:ins>
    </w:p>
    <w:p>
      <w:r>
        <w:t xml:space="preserve">*End of Day 24*</w:t>
      </w:r>
    </w:p>
    <w:p>
      <w:pPr>
        <w:pStyle w:val="Heading1"/>
      </w:pPr>
      <w:del w:id="4103" w:author="Ezra-redaktør" w:date="2026-10-18T13:44:37Z">
        <w:r>
          <w:delText xml:space="preserve">PHASE</w:delText>
        </w:r>
      </w:del>
      <w:ins w:id="4104" w:author="Ezra-redaktør" w:date="2026-10-18T13:44:37Z">
        <w:r>
          <w:t xml:space="preserve">Phase</w:t>
        </w:r>
      </w:ins>
      <w:r>
        <w:t xml:space="preserve"> </w:t>
      </w:r>
      <w:del w:id="4105" w:author="Ezra-redaktør" w:date="2026-10-18T13:44:37Z">
        <w:r>
          <w:delText xml:space="preserve">IV</w:delText>
        </w:r>
      </w:del>
      <w:ins w:id="4106" w:author="Ezra-redaktør" w:date="2026-10-18T13:44:37Z">
        <w:r>
          <w:t xml:space="preserve">IV:</w:t>
        </w:r>
      </w:ins>
      <w:r>
        <w:t xml:space="preserve"> </w:t>
      </w:r>
      <w:del w:id="4107" w:author="Ezra-redaktør" w:date="2026-10-18T13:44:37Z">
        <w:r>
          <w:delText xml:space="preserve">– GRIT</w:delText>
        </w:r>
      </w:del>
      <w:ins w:id="4108" w:author="Ezra-redaktør" w:date="2026-10-18T13:44:37Z">
        <w:r>
          <w:t xml:space="preserve">Grit</w:t>
        </w:r>
      </w:ins>
    </w:p>
    <w:p>
      <w:r>
        <w:t xml:space="preserve">*Endurance after meaning collapses*</w:t>
      </w:r>
    </w:p>
    <w:p>
      <w:pPr>
        <w:pStyle w:val="Heading2"/>
      </w:pPr>
      <w:r>
        <w:t xml:space="preserve">Day </w:t>
      </w:r>
      <w:del w:id="4109" w:author="Ezra-redaktør" w:date="2026-10-18T13:44:37Z">
        <w:r>
          <w:delText xml:space="preserve">25 –</w:delText>
        </w:r>
      </w:del>
      <w:ins w:id="4110" w:author="Ezra-redaktør" w:date="2026-10-18T13:44:37Z">
        <w:r>
          <w:t xml:space="preserve">25:</w:t>
        </w:r>
      </w:ins>
      <w:r>
        <w:t xml:space="preserve"> The Edge of Discipline</w:t>
      </w:r>
    </w:p>
    <w:p>
      <w:r>
        <w:t xml:space="preserve">&gt; “By your endurance you will gain your lives.” </w:t>
      </w:r>
      <w:del w:id="4111" w:author="Ezra-redaktør" w:date="2026-10-18T13:44:37Z">
        <w:r>
          <w:delText xml:space="preserve">–</w:delText>
        </w:r>
      </w:del>
      <w:ins w:id="4112" w:author="Ezra-redaktør" w:date="2026-10-18T13:44:37Z">
        <w:r>
          <w:t xml:space="preserve">&gt; &gt;</w:t>
        </w:r>
      </w:ins>
      <w:r>
        <w:t xml:space="preserve"> Luke 21:19</w:t>
      </w:r>
    </w:p>
    <w:p>
      <w:r>
        <w:t xml:space="preserve">Discipline </w:t>
      </w:r>
      <w:del w:id="4113" w:author="Ezra-redaktør" w:date="2026-10-18T13:44:37Z">
        <w:r>
          <w:delText xml:space="preserve">does</w:delText>
        </w:r>
      </w:del>
      <w:ins w:id="4114" w:author="Ezra-redaktør" w:date="2026-10-18T13:44:37Z">
        <w:r>
          <w:t xml:space="preserve">rarely</w:t>
        </w:r>
      </w:ins>
      <w:r>
        <w:t xml:space="preserve"> </w:t>
      </w:r>
      <w:del w:id="4115" w:author="Ezra-redaktør" w:date="2026-10-18T13:44:37Z">
        <w:r>
          <w:delText xml:space="preserve">not fail</w:delText>
        </w:r>
      </w:del>
      <w:ins w:id="4116" w:author="Ezra-redaktør" w:date="2026-10-18T13:44:37Z">
        <w:r>
          <w:t xml:space="preserve">fails</w:t>
        </w:r>
      </w:ins>
      <w:r>
        <w:t xml:space="preserve"> first in</w:t>
      </w:r>
      <w:ins w:id="4117" w:author="Ezra-redaktør" w:date="2026-10-18T13:44:37Z">
        <w:r>
          <w:t xml:space="preserve"> a</w:t>
        </w:r>
      </w:ins>
      <w:r>
        <w:t xml:space="preserve"> crisis. It fails at the </w:t>
      </w:r>
      <w:del w:id="4118" w:author="Ezra-redaktør" w:date="2026-10-18T13:44:37Z">
        <w:r>
          <w:delText xml:space="preserve">edge:</w:delText>
        </w:r>
      </w:del>
      <w:ins w:id="4119" w:author="Ezra-redaktør" w:date="2026-10-18T13:44:37Z">
        <w:r>
          <w:t xml:space="preserve">edge,</w:t>
        </w:r>
      </w:ins>
      <w:r>
        <w:t xml:space="preserve"> when</w:t>
      </w:r>
      <w:ins w:id="4120" w:author="Ezra-redaktør" w:date="2026-10-18T13:44:37Z">
        <w:r>
          <w:t xml:space="preserve"> the</w:t>
        </w:r>
      </w:ins>
      <w:r>
        <w:t xml:space="preserve"> effort is familiar, progress is slow, and motivation has </w:t>
      </w:r>
      <w:del w:id="4121" w:author="Ezra-redaktør" w:date="2026-10-18T13:44:37Z">
        <w:r>
          <w:delText xml:space="preserve">thinned.</w:delText>
        </w:r>
      </w:del>
      <w:ins w:id="4122" w:author="Ezra-redaktør" w:date="2026-10-18T13:44:37Z">
        <w:r>
          <w:t xml:space="preserve">worn</w:t>
        </w:r>
      </w:ins>
      <w:r>
        <w:t xml:space="preserve"> </w:t>
      </w:r>
      <w:del w:id="4123" w:author="Ezra-redaktør" w:date="2026-10-18T13:44:37Z">
        <w:r>
          <w:delText xml:space="preserve">This</w:delText>
        </w:r>
      </w:del>
      <w:ins w:id="4124" w:author="Ezra-redaktør" w:date="2026-10-18T13:44:37Z">
        <w:r>
          <w:t xml:space="preserve">thin. That edge</w:t>
        </w:r>
      </w:ins>
      <w:r>
        <w:t xml:space="preserve"> is where formation proves real.</w:t>
      </w:r>
    </w:p>
    <w:p>
      <w:pPr>
        <w:pStyle w:val="Heading3"/>
      </w:pPr>
      <w:r>
        <w:t xml:space="preserve">The Scenario</w:t>
      </w:r>
    </w:p>
    <w:p>
      <w:r>
        <w:t xml:space="preserve">Owen had momentum: new routines, </w:t>
      </w:r>
      <w:ins w:id="4125" w:author="Ezra-redaktør" w:date="2026-10-18T13:44:37Z">
        <w:r>
          <w:t xml:space="preserve">a </w:t>
        </w:r>
      </w:ins>
      <w:r>
        <w:t xml:space="preserve">clear </w:t>
      </w:r>
      <w:del w:id="4126" w:author="Ezra-redaktør" w:date="2026-10-18T13:44:37Z">
        <w:r>
          <w:delText xml:space="preserve">alignment,</w:delText>
        </w:r>
      </w:del>
      <w:ins w:id="4127" w:author="Ezra-redaktør" w:date="2026-10-18T13:44:37Z">
        <w:r>
          <w:t xml:space="preserve">direction,</w:t>
        </w:r>
      </w:ins>
      <w:r>
        <w:t xml:space="preserve"> early consistency. Then nothing </w:t>
      </w:r>
      <w:del w:id="4128" w:author="Ezra-redaktør" w:date="2026-10-18T13:44:37Z">
        <w:r>
          <w:delText xml:space="preserve">dramatic </w:delText>
        </w:r>
      </w:del>
      <w:r>
        <w:t xml:space="preserve">happened. </w:t>
      </w:r>
      <w:del w:id="4129" w:author="Ezra-redaktør" w:date="2026-10-18T13:44:37Z">
        <w:r>
          <w:delText xml:space="preserve">Days</w:delText>
        </w:r>
      </w:del>
      <w:ins w:id="4130" w:author="Ezra-redaktør" w:date="2026-10-18T13:44:37Z">
        <w:r>
          <w:t xml:space="preserve">The days</w:t>
        </w:r>
      </w:ins>
      <w:r>
        <w:t xml:space="preserve"> looked the same. Results </w:t>
      </w:r>
      <w:del w:id="4131" w:author="Ezra-redaktør" w:date="2026-10-18T13:44:37Z">
        <w:r>
          <w:delText xml:space="preserve">plateaued.</w:delText>
        </w:r>
      </w:del>
      <w:ins w:id="4132" w:author="Ezra-redaktør" w:date="2026-10-18T13:44:37Z">
        <w:r>
          <w:t xml:space="preserve">leveled</w:t>
        </w:r>
      </w:ins>
      <w:r>
        <w:t xml:space="preserve"> </w:t>
      </w:r>
      <w:del w:id="4133" w:author="Ezra-redaktør" w:date="2026-10-18T13:44:37Z">
        <w:r>
          <w:delText xml:space="preserve">Attention</w:delText>
        </w:r>
      </w:del>
      <w:ins w:id="4134" w:author="Ezra-redaktør" w:date="2026-10-18T13:44:37Z">
        <w:r>
          <w:t xml:space="preserve">off. His attention</w:t>
        </w:r>
      </w:ins>
      <w:r>
        <w:t xml:space="preserve"> wandered. Discipline </w:t>
      </w:r>
      <w:del w:id="4135" w:author="Ezra-redaktør" w:date="2026-10-18T13:44:37Z">
        <w:r>
          <w:delText xml:space="preserve">became</w:delText>
        </w:r>
      </w:del>
      <w:ins w:id="4136" w:author="Ezra-redaktør" w:date="2026-10-18T13:44:37Z">
        <w:r>
          <w:t xml:space="preserve">got</w:t>
        </w:r>
      </w:ins>
      <w:r>
        <w:t xml:space="preserve"> </w:t>
      </w:r>
      <w:del w:id="4137" w:author="Ezra-redaktør" w:date="2026-10-18T13:44:37Z">
        <w:r>
          <w:delText xml:space="preserve">heavy, not because it was wrong, but</w:delText>
        </w:r>
      </w:del>
      <w:ins w:id="4138" w:author="Ezra-redaktør" w:date="2026-10-18T13:44:37Z">
        <w:r>
          <w:t xml:space="preserve">heavy</w:t>
        </w:r>
      </w:ins>
      <w:r>
        <w:t xml:space="preserve"> because it was no longer </w:t>
      </w:r>
      <w:del w:id="4139" w:author="Ezra-redaktør" w:date="2026-10-18T13:44:37Z">
        <w:r>
          <w:delText xml:space="preserve">novel.</w:delText>
        </w:r>
      </w:del>
      <w:ins w:id="4140" w:author="Ezra-redaktør" w:date="2026-10-18T13:44:37Z">
        <w:r>
          <w:t xml:space="preserve">new, though nothing about it was wrong.</w:t>
        </w:r>
      </w:ins>
    </w:p>
    <w:p>
      <w:r>
        <w:t xml:space="preserve">He stood at the </w:t>
      </w:r>
      <w:del w:id="4141" w:author="Ezra-redaktør" w:date="2026-10-18T13:44:37Z">
        <w:r>
          <w:delText xml:space="preserve">edge:</w:delText>
        </w:r>
      </w:del>
      <w:ins w:id="4142" w:author="Ezra-redaktør" w:date="2026-10-18T13:44:37Z">
        <w:r>
          <w:t xml:space="preserve">edge.</w:t>
        </w:r>
      </w:ins>
      <w:r>
        <w:t xml:space="preserve"> </w:t>
      </w:r>
      <w:del w:id="4143" w:author="Ezra-redaktør" w:date="2026-10-18T13:44:37Z">
        <w:r>
          <w:delText xml:space="preserve">continue</w:delText>
        </w:r>
      </w:del>
      <w:ins w:id="4144" w:author="Ezra-redaktør" w:date="2026-10-18T13:44:37Z">
        <w:r>
          <w:t xml:space="preserve">He could keep going</w:t>
        </w:r>
      </w:ins>
      <w:r>
        <w:t xml:space="preserve"> without encouragement, or </w:t>
      </w:r>
      <w:ins w:id="4145" w:author="Ezra-redaktør" w:date="2026-10-18T13:44:37Z">
        <w:r>
          <w:t xml:space="preserve">he could </w:t>
        </w:r>
      </w:ins>
      <w:r>
        <w:t xml:space="preserve">retreat quietly without </w:t>
      </w:r>
      <w:del w:id="4146" w:author="Ezra-redaktør" w:date="2026-10-18T13:44:37Z">
        <w:r>
          <w:delText xml:space="preserve">collapse.</w:delText>
        </w:r>
      </w:del>
      <w:ins w:id="4147" w:author="Ezra-redaktør" w:date="2026-10-18T13:44:37Z">
        <w:r>
          <w:t xml:space="preserve">ever collapsing.</w:t>
        </w:r>
      </w:ins>
    </w:p>
    <w:p>
      <w:pPr>
        <w:pStyle w:val="Heading3"/>
      </w:pPr>
      <w:r>
        <w:t xml:space="preserve">Motivation-Based Discipline vs.</w:t>
      </w:r>
      <w:del w:id="4148" w:author="Ezra-redaktør" w:date="2026-10-18T13:44:37Z">
        <w:r>
          <w:delText xml:space="preserve"> </w:delText>
        </w:r>
      </w:del>
      <w:ins w:id="4149" w:author="Ezra-redaktør" w:date="2026-10-18T13:44:37Z">
        <w:r>
          <w:t xml:space="preserve"> </w:t>
        </w:r>
      </w:ins>
      <w:r>
        <w:t xml:space="preserve">Anchored Discipline</w:t>
      </w:r>
    </w:p>
    <w:p>
      <w:r>
        <w:t xml:space="preserve">| Motivation-Based Discipline | Anchored Discipline</w:t>
      </w:r>
      <w:del w:id="4150" w:author="Ezra-redaktør" w:date="2026-10-18T13:44:37Z">
        <w:r>
          <w:delText xml:space="preserve">         </w:delText>
        </w:r>
      </w:del>
      <w:ins w:id="4151" w:author="Ezra-redaktør" w:date="2026-10-18T13:44:37Z">
        <w:r>
          <w:t xml:space="preserve"> </w:t>
        </w:r>
      </w:ins>
      <w:r>
        <w:t xml:space="preserve">| </w:t>
      </w:r>
      <w:del w:id="4152" w:author="Ezra-redaktør" w:date="2026-10-18T13:44:37Z">
        <w:r>
          <w:delText xml:space="preserve">|-----------------------------|-----------------------------|</w:delText>
        </w:r>
      </w:del>
      <w:ins w:id="4153" w:author="Ezra-redaktør" w:date="2026-10-18T13:44:37Z">
        <w:r>
          <w:t xml:space="preserve">| :- | :- |</w:t>
        </w:r>
      </w:ins>
      <w:r>
        <w:t xml:space="preserve"> | Relies on feeling</w:t>
      </w:r>
      <w:del w:id="4154" w:author="Ezra-redaktør" w:date="2026-10-18T13:44:37Z">
        <w:r>
          <w:delText xml:space="preserve">           </w:delText>
        </w:r>
      </w:del>
      <w:ins w:id="4155" w:author="Ezra-redaktør" w:date="2026-10-18T13:44:37Z">
        <w:r>
          <w:t xml:space="preserve"> </w:t>
        </w:r>
      </w:ins>
      <w:r>
        <w:t xml:space="preserve">| Relies on commitment</w:t>
      </w:r>
      <w:del w:id="4156" w:author="Ezra-redaktør" w:date="2026-10-18T13:44:37Z">
        <w:r>
          <w:delText xml:space="preserve">        </w:delText>
        </w:r>
      </w:del>
      <w:ins w:id="4157" w:author="Ezra-redaktør" w:date="2026-10-18T13:44:37Z">
        <w:r>
          <w:t xml:space="preserve"> </w:t>
        </w:r>
      </w:ins>
      <w:r>
        <w:t xml:space="preserve">| | Requires visible progress</w:t>
      </w:r>
      <w:del w:id="4158" w:author="Ezra-redaktør" w:date="2026-10-18T13:44:37Z">
        <w:r>
          <w:delText xml:space="preserve">   </w:delText>
        </w:r>
      </w:del>
      <w:ins w:id="4159" w:author="Ezra-redaktør" w:date="2026-10-18T13:44:37Z">
        <w:r>
          <w:t xml:space="preserve"> </w:t>
        </w:r>
      </w:ins>
      <w:r>
        <w:t xml:space="preserve">| Accepts hidden growth</w:t>
      </w:r>
      <w:del w:id="4160" w:author="Ezra-redaktør" w:date="2026-10-18T13:44:37Z">
        <w:r>
          <w:delText xml:space="preserve">       </w:delText>
        </w:r>
      </w:del>
      <w:ins w:id="4161" w:author="Ezra-redaktør" w:date="2026-10-18T13:44:37Z">
        <w:r>
          <w:t xml:space="preserve"> </w:t>
        </w:r>
      </w:ins>
      <w:r>
        <w:t xml:space="preserve">| | Breaks under boredom</w:t>
      </w:r>
      <w:del w:id="4162" w:author="Ezra-redaktør" w:date="2026-10-18T13:44:37Z">
        <w:r>
          <w:delText xml:space="preserve">        </w:delText>
        </w:r>
      </w:del>
      <w:ins w:id="4163" w:author="Ezra-redaktør" w:date="2026-10-18T13:44:37Z">
        <w:r>
          <w:t xml:space="preserve"> </w:t>
        </w:r>
      </w:ins>
      <w:r>
        <w:t xml:space="preserve">| Persists through repetition | | Feels energizing</w:t>
      </w:r>
      <w:del w:id="4164" w:author="Ezra-redaktør" w:date="2026-10-18T13:44:37Z">
        <w:r>
          <w:delText xml:space="preserve">            </w:delText>
        </w:r>
      </w:del>
      <w:ins w:id="4165" w:author="Ezra-redaktør" w:date="2026-10-18T13:44:37Z">
        <w:r>
          <w:t xml:space="preserve"> </w:t>
        </w:r>
      </w:ins>
      <w:r>
        <w:t xml:space="preserve">| Feels ordinary</w:t>
      </w:r>
      <w:del w:id="4166" w:author="Ezra-redaktør" w:date="2026-10-18T13:44:37Z">
        <w:r>
          <w:delText xml:space="preserve">              </w:delText>
        </w:r>
      </w:del>
      <w:ins w:id="4167" w:author="Ezra-redaktør" w:date="2026-10-18T13:44:37Z">
        <w:r>
          <w:t xml:space="preserve"> </w:t>
        </w:r>
      </w:ins>
      <w:r>
        <w:t xml:space="preserve">| | Peaks quickly</w:t>
      </w:r>
      <w:del w:id="4168" w:author="Ezra-redaktør" w:date="2026-10-18T13:44:37Z">
        <w:r>
          <w:delText xml:space="preserve">               </w:delText>
        </w:r>
      </w:del>
      <w:ins w:id="4169" w:author="Ezra-redaktør" w:date="2026-10-18T13:44:37Z">
        <w:r>
          <w:t xml:space="preserve"> </w:t>
        </w:r>
      </w:ins>
      <w:r>
        <w:t xml:space="preserve">| Endures steadily</w:t>
      </w:r>
      <w:del w:id="4170" w:author="Ezra-redaktør" w:date="2026-10-18T13:44:37Z">
        <w:r>
          <w:delText xml:space="preserve">            </w:delText>
        </w:r>
      </w:del>
      <w:ins w:id="4171" w:author="Ezra-redaktør" w:date="2026-10-18T13:44:37Z">
        <w:r>
          <w:t xml:space="preserve"> </w:t>
        </w:r>
      </w:ins>
      <w:r>
        <w:t xml:space="preserve">|</w:t>
      </w:r>
    </w:p>
    <w:p>
      <w:r>
        <w:t xml:space="preserve">The edge reveals what </w:t>
      </w:r>
      <w:ins w:id="4172" w:author="Ezra-redaktør" w:date="2026-10-18T13:44:37Z">
        <w:r>
          <w:t xml:space="preserve">your </w:t>
        </w:r>
      </w:ins>
      <w:r>
        <w:t xml:space="preserve">discipline is resting on.</w:t>
      </w:r>
    </w:p>
    <w:p>
      <w:pPr>
        <w:pStyle w:val="Heading3"/>
      </w:pPr>
      <w:r>
        <w:t xml:space="preserve">What This Day Is Really About</w:t>
      </w:r>
    </w:p>
    <w:p>
      <w:del w:id="4173" w:author="Ezra-redaktør" w:date="2026-10-18T13:44:37Z">
        <w:r>
          <w:delText xml:space="preserve">This</w:delText>
        </w:r>
      </w:del>
      <w:ins w:id="4174" w:author="Ezra-redaktør" w:date="2026-10-18T13:44:37Z">
        <w:r>
          <w:t xml:space="preserve">You</w:t>
        </w:r>
      </w:ins>
      <w:r>
        <w:t xml:space="preserve"> </w:t>
      </w:r>
      <w:del w:id="4175" w:author="Ezra-redaktør" w:date="2026-10-18T13:44:37Z">
        <w:r>
          <w:delText xml:space="preserve">day is</w:delText>
        </w:r>
      </w:del>
      <w:ins w:id="4176" w:author="Ezra-redaktør" w:date="2026-10-18T13:44:37Z">
        <w:r>
          <w:t xml:space="preserve">do</w:t>
        </w:r>
      </w:ins>
      <w:r>
        <w:t xml:space="preserve"> not </w:t>
      </w:r>
      <w:del w:id="4177" w:author="Ezra-redaktør" w:date="2026-10-18T13:44:37Z">
        <w:r>
          <w:delText xml:space="preserve">about</w:delText>
        </w:r>
      </w:del>
      <w:ins w:id="4178" w:author="Ezra-redaktør" w:date="2026-10-18T13:44:37Z">
        <w:r>
          <w:t xml:space="preserve">need</w:t>
        </w:r>
      </w:ins>
      <w:r>
        <w:t xml:space="preserve"> </w:t>
      </w:r>
      <w:del w:id="4179" w:author="Ezra-redaktør" w:date="2026-10-18T13:44:37Z">
        <w:r>
          <w:delText xml:space="preserve">pushing</w:delText>
        </w:r>
      </w:del>
      <w:ins w:id="4180" w:author="Ezra-redaktør" w:date="2026-10-18T13:44:37Z">
        <w:r>
          <w:t xml:space="preserve">to push</w:t>
        </w:r>
      </w:ins>
      <w:r>
        <w:t xml:space="preserve"> harder. </w:t>
      </w:r>
      <w:del w:id="4181" w:author="Ezra-redaktør" w:date="2026-10-18T13:44:37Z">
        <w:r>
          <w:delText xml:space="preserve">It</w:delText>
        </w:r>
      </w:del>
      <w:ins w:id="4182" w:author="Ezra-redaktør" w:date="2026-10-18T13:44:37Z">
        <w:r>
          <w:t xml:space="preserve">You</w:t>
        </w:r>
      </w:ins>
      <w:r>
        <w:t xml:space="preserve"> </w:t>
      </w:r>
      <w:del w:id="4183" w:author="Ezra-redaktør" w:date="2026-10-18T13:44:37Z">
        <w:r>
          <w:delText xml:space="preserve">is</w:delText>
        </w:r>
      </w:del>
      <w:ins w:id="4184" w:author="Ezra-redaktør" w:date="2026-10-18T13:44:37Z">
        <w:r>
          <w:t xml:space="preserve">need</w:t>
        </w:r>
      </w:ins>
      <w:r>
        <w:t xml:space="preserve"> </w:t>
      </w:r>
      <w:del w:id="4185" w:author="Ezra-redaktør" w:date="2026-10-18T13:44:37Z">
        <w:r>
          <w:delText xml:space="preserve">about</w:delText>
        </w:r>
      </w:del>
      <w:ins w:id="4186" w:author="Ezra-redaktør" w:date="2026-10-18T13:44:37Z">
        <w:r>
          <w:t xml:space="preserve">to</w:t>
        </w:r>
      </w:ins>
      <w:r>
        <w:t xml:space="preserve"> </w:t>
      </w:r>
      <w:del w:id="4187" w:author="Ezra-redaktør" w:date="2026-10-18T13:44:37Z">
        <w:r>
          <w:delText xml:space="preserve">staying</w:delText>
        </w:r>
      </w:del>
      <w:ins w:id="4188" w:author="Ezra-redaktør" w:date="2026-10-18T13:44:37Z">
        <w:r>
          <w:t xml:space="preserve">stay</w:t>
        </w:r>
      </w:ins>
      <w:r>
        <w:t xml:space="preserve"> put. </w:t>
      </w:r>
      <w:del w:id="4189" w:author="Ezra-redaktør" w:date="2026-10-18T13:44:37Z">
        <w:r>
          <w:delText xml:space="preserve">The</w:delText>
        </w:r>
      </w:del>
      <w:ins w:id="4190" w:author="Ezra-redaktør" w:date="2026-10-18T13:44:37Z">
        <w:r>
          <w:t xml:space="preserve">Nobody cheers the</w:t>
        </w:r>
      </w:ins>
      <w:r>
        <w:t xml:space="preserve"> middle miles of a long </w:t>
      </w:r>
      <w:del w:id="4191" w:author="Ezra-redaktør" w:date="2026-10-18T13:44:37Z">
        <w:r>
          <w:delText xml:space="preserve">run</w:delText>
        </w:r>
      </w:del>
      <w:ins w:id="4192" w:author="Ezra-redaktør" w:date="2026-10-18T13:44:37Z">
        <w:r>
          <w:t xml:space="preserve">run,</w:t>
        </w:r>
      </w:ins>
      <w:r>
        <w:t xml:space="preserve"> </w:t>
      </w:r>
      <w:del w:id="4193" w:author="Ezra-redaktør" w:date="2026-10-18T13:44:37Z">
        <w:r>
          <w:delText xml:space="preserve">never applaud;</w:delText>
        </w:r>
      </w:del>
      <w:ins w:id="4194" w:author="Ezra-redaktør" w:date="2026-10-18T13:44:37Z">
        <w:r>
          <w:t xml:space="preserve">and</w:t>
        </w:r>
      </w:ins>
      <w:r>
        <w:t xml:space="preserve"> they are</w:t>
      </w:r>
      <w:del w:id="4195" w:author="Ezra-redaktør" w:date="2026-10-18T13:44:37Z">
        <w:r>
          <w:delText xml:space="preserve"> also</w:delText>
        </w:r>
      </w:del>
      <w:r>
        <w:t xml:space="preserve"> where the race is</w:t>
      </w:r>
      <w:del w:id="4196" w:author="Ezra-redaktør" w:date="2026-10-18T13:44:37Z">
        <w:r>
          <w:delText xml:space="preserve"> actually</w:delText>
        </w:r>
      </w:del>
      <w:r>
        <w:t xml:space="preserve"> decided. Discipline matures when it outlives excitement. The edge is </w:t>
      </w:r>
      <w:del w:id="4197" w:author="Ezra-redaktør" w:date="2026-10-18T13:44:37Z">
        <w:r>
          <w:delText xml:space="preserve">not</w:delText>
        </w:r>
      </w:del>
      <w:ins w:id="4198" w:author="Ezra-redaktør" w:date="2026-10-18T13:44:37Z">
        <w:r>
          <w:t xml:space="preserve">a</w:t>
        </w:r>
      </w:ins>
      <w:r>
        <w:t xml:space="preserve"> </w:t>
      </w:r>
      <w:del w:id="4199" w:author="Ezra-redaktør" w:date="2026-10-18T13:44:37Z">
        <w:r>
          <w:delText xml:space="preserve">failure.</w:delText>
        </w:r>
      </w:del>
      <w:ins w:id="4200" w:author="Ezra-redaktør" w:date="2026-10-18T13:44:37Z">
        <w:r>
          <w:t xml:space="preserve">transition,</w:t>
        </w:r>
      </w:ins>
      <w:r>
        <w:t xml:space="preserve"> </w:t>
      </w:r>
      <w:del w:id="4201" w:author="Ezra-redaktør" w:date="2026-10-18T13:44:37Z">
        <w:r>
          <w:delText xml:space="preserve">It</w:delText>
        </w:r>
      </w:del>
      <w:ins w:id="4202" w:author="Ezra-redaktør" w:date="2026-10-18T13:44:37Z">
        <w:r>
          <w:t xml:space="preserve">the</w:t>
        </w:r>
      </w:ins>
      <w:r>
        <w:t xml:space="preserve"> </w:t>
      </w:r>
      <w:del w:id="4203" w:author="Ezra-redaktør" w:date="2026-10-18T13:44:37Z">
        <w:r>
          <w:delText xml:space="preserve">is</w:delText>
        </w:r>
      </w:del>
      <w:ins w:id="4204" w:author="Ezra-redaktør" w:date="2026-10-18T13:44:37Z">
        <w:r>
          <w:t xml:space="preserve">place</w:t>
        </w:r>
      </w:ins>
      <w:r>
        <w:t xml:space="preserve"> </w:t>
      </w:r>
      <w:del w:id="4205" w:author="Ezra-redaktør" w:date="2026-10-18T13:44:37Z">
        <w:r>
          <w:delText xml:space="preserve">transition: from</w:delText>
        </w:r>
      </w:del>
      <w:ins w:id="4206" w:author="Ezra-redaktør" w:date="2026-10-18T13:44:37Z">
        <w:r>
          <w:t xml:space="preserve">where</w:t>
        </w:r>
      </w:ins>
      <w:r>
        <w:t xml:space="preserve"> discipline </w:t>
      </w:r>
      <w:del w:id="4207" w:author="Ezra-redaktør" w:date="2026-10-18T13:44:37Z">
        <w:r>
          <w:delText xml:space="preserve">as</w:delText>
        </w:r>
      </w:del>
      <w:ins w:id="4208" w:author="Ezra-redaktør" w:date="2026-10-18T13:44:37Z">
        <w:r>
          <w:t xml:space="preserve">stops being an</w:t>
        </w:r>
      </w:ins>
      <w:r>
        <w:t xml:space="preserve"> effort </w:t>
      </w:r>
      <w:del w:id="4209" w:author="Ezra-redaktør" w:date="2026-10-18T13:44:37Z">
        <w:r>
          <w:delText xml:space="preserve">to</w:delText>
        </w:r>
      </w:del>
      <w:ins w:id="4210" w:author="Ezra-redaktør" w:date="2026-10-18T13:44:37Z">
        <w:r>
          <w:t xml:space="preserve">and</w:t>
        </w:r>
      </w:ins>
      <w:r>
        <w:t xml:space="preserve"> </w:t>
      </w:r>
      <w:del w:id="4211" w:author="Ezra-redaktør" w:date="2026-10-18T13:44:37Z">
        <w:r>
          <w:delText xml:space="preserve">discipline</w:delText>
        </w:r>
      </w:del>
      <w:ins w:id="4212" w:author="Ezra-redaktør" w:date="2026-10-18T13:44:37Z">
        <w:r>
          <w:t xml:space="preserve">becomes</w:t>
        </w:r>
      </w:ins>
      <w:r>
        <w:t xml:space="preserve"> </w:t>
      </w:r>
      <w:del w:id="4213" w:author="Ezra-redaktør" w:date="2026-10-18T13:44:37Z">
        <w:r>
          <w:delText xml:space="preserve">as</w:delText>
        </w:r>
      </w:del>
      <w:ins w:id="4214" w:author="Ezra-redaktør" w:date="2026-10-18T13:44:37Z">
        <w:r>
          <w:t xml:space="preserve">part</w:t>
        </w:r>
      </w:ins>
      <w:r>
        <w:t xml:space="preserve"> </w:t>
      </w:r>
      <w:del w:id="4215" w:author="Ezra-redaktør" w:date="2026-10-18T13:44:37Z">
        <w:r>
          <w:delText xml:space="preserve">identity.</w:delText>
        </w:r>
      </w:del>
      <w:ins w:id="4216" w:author="Ezra-redaktør" w:date="2026-10-18T13:44:37Z">
        <w:r>
          <w:t xml:space="preserve">of who you are.</w:t>
        </w:r>
      </w:ins>
    </w:p>
    <w:p>
      <w:r>
        <w:t xml:space="preserve">Those who quit here mistake dullness for danger.</w:t>
      </w:r>
    </w:p>
    <w:p>
      <w:pPr>
        <w:pStyle w:val="Heading3"/>
      </w:pPr>
      <w:r>
        <w:t xml:space="preserve">The Practice</w:t>
      </w:r>
    </w:p>
    <w:p>
      <w:del w:id="4217" w:author="Ezra-redaktør" w:date="2026-10-18T13:44:37Z">
        <w:r>
          <w:delText xml:space="preserve">Identify</w:delText>
        </w:r>
      </w:del>
      <w:ins w:id="4218" w:author="Ezra-redaktør" w:date="2026-10-18T13:44:37Z">
        <w:r>
          <w:t xml:space="preserve">Pick</w:t>
        </w:r>
      </w:ins>
      <w:r>
        <w:t xml:space="preserve"> one discipline that now feels </w:t>
      </w:r>
      <w:del w:id="4219" w:author="Ezra-redaktør" w:date="2026-10-18T13:44:37Z">
        <w:r>
          <w:delText xml:space="preserve">heavy.</w:delText>
        </w:r>
      </w:del>
      <w:ins w:id="4220" w:author="Ezra-redaktør" w:date="2026-10-18T13:44:37Z">
        <w:r>
          <w:t xml:space="preserve">heavy</w:t>
        </w:r>
      </w:ins>
      <w:r>
        <w:t xml:space="preserve"> </w:t>
      </w:r>
      <w:del w:id="4221" w:author="Ezra-redaktør" w:date="2026-10-18T13:44:37Z">
        <w:r>
          <w:delText xml:space="preserve">Not</w:delText>
        </w:r>
      </w:del>
      <w:ins w:id="4222" w:author="Ezra-redaktør" w:date="2026-10-18T13:44:37Z">
        <w:r>
          <w:t xml:space="preserve">because</w:t>
        </w:r>
      </w:ins>
      <w:r>
        <w:t xml:space="preserve"> </w:t>
      </w:r>
      <w:del w:id="4223" w:author="Ezra-redaktør" w:date="2026-10-18T13:44:37Z">
        <w:r>
          <w:delText xml:space="preserve">overwhelming,</w:delText>
        </w:r>
      </w:del>
      <w:ins w:id="4224" w:author="Ezra-redaktør" w:date="2026-10-18T13:44:37Z">
        <w:r>
          <w:t xml:space="preserve">it</w:t>
        </w:r>
      </w:ins>
      <w:r>
        <w:t xml:space="preserve"> </w:t>
      </w:r>
      <w:del w:id="4225" w:author="Ezra-redaktør" w:date="2026-10-18T13:44:37Z">
        <w:r>
          <w:delText xml:space="preserve">just</w:delText>
        </w:r>
      </w:del>
      <w:ins w:id="4226" w:author="Ezra-redaktør" w:date="2026-10-18T13:44:37Z">
        <w:r>
          <w:t xml:space="preserve">has become</w:t>
        </w:r>
      </w:ins>
      <w:r>
        <w:t xml:space="preserve"> ordinary. Ask:</w:t>
      </w:r>
    </w:p>
    <w:p>
      <w:r>
        <w:t xml:space="preserve">- What expectation made this feel disappointing? - What result am I waiting for instead of practicing? - What would faithfulness look like without feedback?</w:t>
      </w:r>
    </w:p>
    <w:p>
      <w:pPr>
        <w:rPr>
          <w:del w:id="4227" w:author="Ezra-redaktør" w:date="2026-10-18T13:44:37Z"/>
        </w:rPr>
      </w:pPr>
      <w:del w:id="4228" w:author="Ezra-redaktør" w:date="2026-10-18T13:44:37Z">
        <w:r>
          <w:delText xml:space="preserve">Do not add intensity. Remain.</w:delText>
        </w:r>
      </w:del>
    </w:p>
    <w:p>
      <w:pPr>
        <w:rPr>
          <w:ins w:id="4229" w:author="Ezra-redaktør" w:date="2026-10-18T13:44:37Z"/>
        </w:rPr>
      </w:pPr>
      <w:ins w:id="4230" w:author="Ezra-redaktør" w:date="2026-10-18T13:44:37Z">
        <w:r>
          <w:t xml:space="preserve">Add no intensity. Stay.</w:t>
        </w:r>
      </w:ins>
    </w:p>
    <w:p>
      <w:pPr>
        <w:pStyle w:val="Heading3"/>
      </w:pPr>
      <w:r>
        <w:t xml:space="preserve">Healing </w:t>
      </w:r>
      <w:del w:id="4231" w:author="Ezra-redaktør" w:date="2026-10-18T13:44:37Z">
        <w:r>
          <w:delText xml:space="preserve">Forge –</w:delText>
        </w:r>
      </w:del>
      <w:ins w:id="4232" w:author="Ezra-redaktør" w:date="2026-10-18T13:44:37Z">
        <w:r>
          <w:t xml:space="preserve">Forge:</w:t>
        </w:r>
      </w:ins>
      <w:r>
        <w:t xml:space="preserve"> When Quitting Felt Necessary</w:t>
      </w:r>
    </w:p>
    <w:p>
      <w:del w:id="4233" w:author="Ezra-redaktør" w:date="2026-10-18T13:44:37Z">
        <w:r>
          <w:delText xml:space="preserve">For some men,</w:delText>
        </w:r>
      </w:del>
      <w:ins w:id="4234" w:author="Ezra-redaktør" w:date="2026-10-18T13:44:37Z">
        <w:r>
          <w:t xml:space="preserve">Sometimes</w:t>
        </w:r>
      </w:ins>
      <w:r>
        <w:t xml:space="preserve"> quitting </w:t>
      </w:r>
      <w:del w:id="4235" w:author="Ezra-redaktør" w:date="2026-10-18T13:44:37Z">
        <w:r>
          <w:delText xml:space="preserve">once</w:delText>
        </w:r>
      </w:del>
      <w:ins w:id="4236" w:author="Ezra-redaktør" w:date="2026-10-18T13:44:37Z">
        <w:r>
          <w:t xml:space="preserve">was</w:t>
        </w:r>
      </w:ins>
      <w:r>
        <w:t xml:space="preserve"> </w:t>
      </w:r>
      <w:del w:id="4237" w:author="Ezra-redaktør" w:date="2026-10-18T13:44:37Z">
        <w:r>
          <w:delText xml:space="preserve">meant</w:delText>
        </w:r>
      </w:del>
      <w:ins w:id="4238" w:author="Ezra-redaktør" w:date="2026-10-18T13:44:37Z">
        <w:r>
          <w:t xml:space="preserve">the</w:t>
        </w:r>
      </w:ins>
      <w:r>
        <w:t xml:space="preserve"> </w:t>
      </w:r>
      <w:del w:id="4239" w:author="Ezra-redaktør" w:date="2026-10-18T13:44:37Z">
        <w:r>
          <w:delText xml:space="preserve">survival:</w:delText>
        </w:r>
      </w:del>
      <w:ins w:id="4240" w:author="Ezra-redaktør" w:date="2026-10-18T13:44:37Z">
        <w:r>
          <w:t xml:space="preserve">only</w:t>
        </w:r>
      </w:ins>
      <w:r>
        <w:t xml:space="preserve"> </w:t>
      </w:r>
      <w:del w:id="4241" w:author="Ezra-redaktør" w:date="2026-10-18T13:44:37Z">
        <w:r>
          <w:delText xml:space="preserve">stopping</w:delText>
        </w:r>
      </w:del>
      <w:ins w:id="4242" w:author="Ezra-redaktør" w:date="2026-10-18T13:44:37Z">
        <w:r>
          <w:t xml:space="preserve">way through. Stopping</w:t>
        </w:r>
      </w:ins>
      <w:r>
        <w:t xml:space="preserve"> prevented collapse, burnout, or harm, and </w:t>
      </w:r>
      <w:del w:id="4243" w:author="Ezra-redaktør" w:date="2026-10-18T13:44:37Z">
        <w:r>
          <w:delText xml:space="preserve">that</w:delText>
        </w:r>
      </w:del>
      <w:ins w:id="4244" w:author="Ezra-redaktør" w:date="2026-10-18T13:44:37Z">
        <w:r>
          <w:t xml:space="preserve">the</w:t>
        </w:r>
      </w:ins>
      <w:r>
        <w:t xml:space="preserve"> instinct </w:t>
      </w:r>
      <w:del w:id="4245" w:author="Ezra-redaktør" w:date="2026-10-18T13:44:37Z">
        <w:r>
          <w:delText xml:space="preserve">may</w:delText>
        </w:r>
      </w:del>
      <w:ins w:id="4246" w:author="Ezra-redaktør" w:date="2026-10-18T13:44:37Z">
        <w:r>
          <w:t xml:space="preserve">can</w:t>
        </w:r>
      </w:ins>
      <w:r>
        <w:t xml:space="preserve"> still surface. </w:t>
      </w:r>
      <w:del w:id="4247" w:author="Ezra-redaktør" w:date="2026-10-18T13:44:37Z">
        <w:r>
          <w:delText xml:space="preserve">But not</w:delText>
        </w:r>
      </w:del>
      <w:ins w:id="4248" w:author="Ezra-redaktør" w:date="2026-10-18T13:44:37Z">
        <w:r>
          <w:t xml:space="preserve">Not</w:t>
        </w:r>
      </w:ins>
      <w:r>
        <w:t xml:space="preserve"> every urge to stop is wisdom. </w:t>
      </w:r>
      <w:del w:id="4249" w:author="Ezra-redaktør" w:date="2026-10-18T13:44:37Z">
        <w:r>
          <w:delText xml:space="preserve">Healing</w:delText>
        </w:r>
      </w:del>
      <w:ins w:id="4250" w:author="Ezra-redaktør" w:date="2026-10-18T13:44:37Z">
        <w:r>
          <w:t xml:space="preserve">Part</w:t>
        </w:r>
      </w:ins>
      <w:r>
        <w:t xml:space="preserve"> </w:t>
      </w:r>
      <w:del w:id="4251" w:author="Ezra-redaktør" w:date="2026-10-18T13:44:37Z">
        <w:r>
          <w:delText xml:space="preserve">distinguishes</w:delText>
        </w:r>
      </w:del>
      <w:ins w:id="4252" w:author="Ezra-redaktør" w:date="2026-10-18T13:44:37Z">
        <w:r>
          <w:t xml:space="preserve">of healing is learning to tell the difference</w:t>
        </w:r>
      </w:ins>
      <w:r>
        <w:t xml:space="preserve"> between </w:t>
      </w:r>
      <w:del w:id="4253" w:author="Ezra-redaktør" w:date="2026-10-18T13:44:37Z">
        <w:r>
          <w:delText xml:space="preserve">boundaries</w:delText>
        </w:r>
      </w:del>
      <w:ins w:id="4254" w:author="Ezra-redaktør" w:date="2026-10-18T13:44:37Z">
        <w:r>
          <w:t xml:space="preserve">a boundary</w:t>
        </w:r>
      </w:ins>
      <w:r>
        <w:t xml:space="preserve"> that </w:t>
      </w:r>
      <w:del w:id="4255" w:author="Ezra-redaktør" w:date="2026-10-18T13:44:37Z">
        <w:r>
          <w:delText xml:space="preserve">protect</w:delText>
        </w:r>
      </w:del>
      <w:ins w:id="4256" w:author="Ezra-redaktør" w:date="2026-10-18T13:44:37Z">
        <w:r>
          <w:t xml:space="preserve">protects you</w:t>
        </w:r>
      </w:ins>
      <w:r>
        <w:t xml:space="preserve"> and</w:t>
      </w:r>
      <w:ins w:id="4257" w:author="Ezra-redaktør" w:date="2026-10-18T13:44:37Z">
        <w:r>
          <w:t xml:space="preserve"> a</w:t>
        </w:r>
      </w:ins>
      <w:r>
        <w:t xml:space="preserve"> discomfort that </w:t>
      </w:r>
      <w:del w:id="4258" w:author="Ezra-redaktør" w:date="2026-10-18T13:44:37Z">
        <w:r>
          <w:delText xml:space="preserve">forms.</w:delText>
        </w:r>
      </w:del>
      <w:ins w:id="4259" w:author="Ezra-redaktør" w:date="2026-10-18T13:44:37Z">
        <w:r>
          <w:t xml:space="preserve">forms</w:t>
        </w:r>
      </w:ins>
      <w:r>
        <w:t xml:space="preserve"> </w:t>
      </w:r>
      <w:del w:id="4260" w:author="Ezra-redaktør" w:date="2026-10-18T13:44:37Z">
        <w:r>
          <w:delText xml:space="preserve">The</w:delText>
        </w:r>
      </w:del>
      <w:ins w:id="4261" w:author="Ezra-redaktør" w:date="2026-10-18T13:44:37Z">
        <w:r>
          <w:t xml:space="preserve">you.</w:t>
        </w:r>
      </w:ins>
      <w:r>
        <w:t xml:space="preserve"> </w:t>
      </w:r>
      <w:del w:id="4262" w:author="Ezra-redaktør" w:date="2026-10-18T13:44:37Z">
        <w:r>
          <w:delText xml:space="preserve">edge</w:delText>
        </w:r>
      </w:del>
      <w:ins w:id="4263" w:author="Ezra-redaktør" w:date="2026-10-18T13:44:37Z">
        <w:r>
          <w:t xml:space="preserve">At</w:t>
        </w:r>
      </w:ins>
      <w:r>
        <w:t xml:space="preserve"> </w:t>
      </w:r>
      <w:del w:id="4264" w:author="Ezra-redaktør" w:date="2026-10-18T13:44:37Z">
        <w:r>
          <w:delText xml:space="preserve">is</w:delText>
        </w:r>
      </w:del>
      <w:ins w:id="4265" w:author="Ezra-redaktør" w:date="2026-10-18T13:44:37Z">
        <w:r>
          <w:t xml:space="preserve">the</w:t>
        </w:r>
      </w:ins>
      <w:r>
        <w:t xml:space="preserve"> </w:t>
      </w:r>
      <w:del w:id="4266" w:author="Ezra-redaktør" w:date="2026-10-18T13:44:37Z">
        <w:r>
          <w:delText xml:space="preserve">not where</w:delText>
        </w:r>
      </w:del>
      <w:ins w:id="4267" w:author="Ezra-redaktør" w:date="2026-10-18T13:44:37Z">
        <w:r>
          <w:t xml:space="preserve">edge,</w:t>
        </w:r>
      </w:ins>
      <w:r>
        <w:t xml:space="preserve"> discipline</w:t>
      </w:r>
      <w:del w:id="4268" w:author="Ezra-redaktør" w:date="2026-10-18T13:44:37Z">
        <w:r>
          <w:delText xml:space="preserve"> ends. It is where it</w:delText>
        </w:r>
      </w:del>
      <w:r>
        <w:t xml:space="preserve"> becomes yours.</w:t>
      </w:r>
    </w:p>
    <w:p>
      <w:r>
        <w:t xml:space="preserve">*End of Day 25*</w:t>
      </w:r>
    </w:p>
    <w:p>
      <w:pPr>
        <w:pStyle w:val="Heading2"/>
      </w:pPr>
      <w:r>
        <w:t xml:space="preserve">Day </w:t>
      </w:r>
      <w:del w:id="4269" w:author="Ezra-redaktør" w:date="2026-10-18T13:44:37Z">
        <w:r>
          <w:delText xml:space="preserve">26 –</w:delText>
        </w:r>
      </w:del>
      <w:ins w:id="4270" w:author="Ezra-redaktør" w:date="2026-10-18T13:44:37Z">
        <w:r>
          <w:t xml:space="preserve">26:</w:t>
        </w:r>
      </w:ins>
      <w:r>
        <w:t xml:space="preserve"> The Morning You Don’t Feel Like Facing</w:t>
      </w:r>
    </w:p>
    <w:p>
      <w:r>
        <w:t xml:space="preserve">&gt; “O LORD, in the morning you hear my voice.” </w:t>
      </w:r>
      <w:del w:id="4271" w:author="Ezra-redaktør" w:date="2026-10-18T13:44:37Z">
        <w:r>
          <w:delText xml:space="preserve">–</w:delText>
        </w:r>
      </w:del>
      <w:ins w:id="4272" w:author="Ezra-redaktør" w:date="2026-10-18T13:44:37Z">
        <w:r>
          <w:t xml:space="preserve">&gt; &gt;</w:t>
        </w:r>
      </w:ins>
      <w:r>
        <w:t xml:space="preserve"> Psalm 5:3</w:t>
      </w:r>
    </w:p>
    <w:p>
      <w:r>
        <w:t xml:space="preserve">Some mornings resist you before the day begins. The body lags, the will is quiet, </w:t>
      </w:r>
      <w:ins w:id="4273" w:author="Ezra-redaktør" w:date="2026-10-18T13:44:37Z">
        <w:r>
          <w:t xml:space="preserve">and </w:t>
        </w:r>
      </w:ins>
      <w:r>
        <w:t xml:space="preserve">purpose feels </w:t>
      </w:r>
      <w:del w:id="4274" w:author="Ezra-redaktør" w:date="2026-10-18T13:44:37Z">
        <w:r>
          <w:delText xml:space="preserve">distant.</w:delText>
        </w:r>
      </w:del>
      <w:ins w:id="4275" w:author="Ezra-redaktør" w:date="2026-10-18T13:44:37Z">
        <w:r>
          <w:t xml:space="preserve">far away.</w:t>
        </w:r>
      </w:ins>
      <w:r>
        <w:t xml:space="preserve"> What you do then </w:t>
      </w:r>
      <w:del w:id="4276" w:author="Ezra-redaktør" w:date="2026-10-18T13:44:37Z">
        <w:r>
          <w:delText xml:space="preserve">reveals</w:delText>
        </w:r>
      </w:del>
      <w:ins w:id="4277" w:author="Ezra-redaktør" w:date="2026-10-18T13:44:37Z">
        <w:r>
          <w:t xml:space="preserve">shows</w:t>
        </w:r>
      </w:ins>
      <w:r>
        <w:t xml:space="preserve"> </w:t>
      </w:r>
      <w:del w:id="4278" w:author="Ezra-redaktør" w:date="2026-10-18T13:44:37Z">
        <w:r>
          <w:delText xml:space="preserve">how</w:delText>
        </w:r>
      </w:del>
      <w:ins w:id="4279" w:author="Ezra-redaktør" w:date="2026-10-18T13:44:37Z">
        <w:r>
          <w:t xml:space="preserve">whether your</w:t>
        </w:r>
      </w:ins>
      <w:r>
        <w:t xml:space="preserve"> formation holds without momentum.</w:t>
      </w:r>
    </w:p>
    <w:p>
      <w:pPr>
        <w:pStyle w:val="Heading3"/>
      </w:pPr>
      <w:r>
        <w:t xml:space="preserve">The Scenario</w:t>
      </w:r>
    </w:p>
    <w:p>
      <w:r>
        <w:t xml:space="preserve">James woke without resolve. No crisis </w:t>
      </w:r>
      <w:del w:id="4280" w:author="Ezra-redaktør" w:date="2026-10-18T13:44:37Z">
        <w:r>
          <w:delText xml:space="preserve">awaited</w:delText>
        </w:r>
      </w:del>
      <w:ins w:id="4281" w:author="Ezra-redaktør" w:date="2026-10-18T13:44:37Z">
        <w:r>
          <w:t xml:space="preserve">was</w:t>
        </w:r>
      </w:ins>
      <w:r>
        <w:t xml:space="preserve"> </w:t>
      </w:r>
      <w:del w:id="4282" w:author="Ezra-redaktør" w:date="2026-10-18T13:44:37Z">
        <w:r>
          <w:delText xml:space="preserve">him;</w:delText>
        </w:r>
      </w:del>
      <w:ins w:id="4283" w:author="Ezra-redaktør" w:date="2026-10-18T13:44:37Z">
        <w:r>
          <w:t xml:space="preserve">waiting</w:t>
        </w:r>
      </w:ins>
      <w:r>
        <w:t xml:space="preserve"> </w:t>
      </w:r>
      <w:del w:id="4284" w:author="Ezra-redaktør" w:date="2026-10-18T13:44:37Z">
        <w:r>
          <w:delText xml:space="preserve">no</w:delText>
        </w:r>
      </w:del>
      <w:ins w:id="4285" w:author="Ezra-redaktør" w:date="2026-10-18T13:44:37Z">
        <w:r>
          <w:t xml:space="preserve">for</w:t>
        </w:r>
      </w:ins>
      <w:r>
        <w:t xml:space="preserve"> </w:t>
      </w:r>
      <w:del w:id="4286" w:author="Ezra-redaktør" w:date="2026-10-18T13:44:37Z">
        <w:r>
          <w:delText xml:space="preserve">urgency</w:delText>
        </w:r>
      </w:del>
      <w:ins w:id="4287" w:author="Ezra-redaktør" w:date="2026-10-18T13:44:37Z">
        <w:r>
          <w:t xml:space="preserve">him, and nothing urgent</w:t>
        </w:r>
      </w:ins>
      <w:r>
        <w:t xml:space="preserve"> demanded action. </w:t>
      </w:r>
      <w:del w:id="4288" w:author="Ezra-redaktør" w:date="2026-10-18T13:44:37Z">
        <w:r>
          <w:delText xml:space="preserve">Just</w:delText>
        </w:r>
      </w:del>
      <w:ins w:id="4289" w:author="Ezra-redaktør" w:date="2026-10-18T13:44:37Z">
        <w:r>
          <w:t xml:space="preserve">There was only</w:t>
        </w:r>
      </w:ins>
      <w:r>
        <w:t xml:space="preserve"> weight. The routine felt </w:t>
      </w:r>
      <w:del w:id="4290" w:author="Ezra-redaktør" w:date="2026-10-18T13:44:37Z">
        <w:r>
          <w:delText xml:space="preserve">arbitrary,</w:delText>
        </w:r>
      </w:del>
      <w:ins w:id="4291" w:author="Ezra-redaktør" w:date="2026-10-18T13:44:37Z">
        <w:r>
          <w:t xml:space="preserve">arbitrary and</w:t>
        </w:r>
      </w:ins>
      <w:r>
        <w:t xml:space="preserve"> the reason</w:t>
      </w:r>
      <w:ins w:id="4292" w:author="Ezra-redaktør" w:date="2026-10-18T13:44:37Z">
        <w:r>
          <w:t xml:space="preserve"> behind it</w:t>
        </w:r>
      </w:ins>
      <w:r>
        <w:t xml:space="preserve"> felt thin. He considered </w:t>
      </w:r>
      <w:del w:id="4293" w:author="Ezra-redaktør" w:date="2026-10-18T13:44:37Z">
        <w:r>
          <w:delText xml:space="preserve">postponing,</w:delText>
        </w:r>
      </w:del>
      <w:ins w:id="4294" w:author="Ezra-redaktør" w:date="2026-10-18T13:44:37Z">
        <w:r>
          <w:t xml:space="preserve">putting</w:t>
        </w:r>
      </w:ins>
      <w:r>
        <w:t xml:space="preserve"> </w:t>
      </w:r>
      <w:del w:id="4295" w:author="Ezra-redaktør" w:date="2026-10-18T13:44:37Z">
        <w:r>
          <w:delText xml:space="preserve">not</w:delText>
        </w:r>
      </w:del>
      <w:ins w:id="4296" w:author="Ezra-redaktør" w:date="2026-10-18T13:44:37Z">
        <w:r>
          <w:t xml:space="preserve">it</w:t>
        </w:r>
      </w:ins>
      <w:r>
        <w:t xml:space="preserve"> </w:t>
      </w:r>
      <w:del w:id="4297" w:author="Ezra-redaktør" w:date="2026-10-18T13:44:37Z">
        <w:r>
          <w:delText xml:space="preserve">quitting,</w:delText>
        </w:r>
      </w:del>
      <w:ins w:id="4298" w:author="Ezra-redaktør" w:date="2026-10-18T13:44:37Z">
        <w:r>
          <w:t xml:space="preserve">off,</w:t>
        </w:r>
      </w:ins>
      <w:r>
        <w:t xml:space="preserve"> </w:t>
      </w:r>
      <w:del w:id="4299" w:author="Ezra-redaktør" w:date="2026-10-18T13:44:37Z">
        <w:r>
          <w:delText xml:space="preserve">just</w:delText>
        </w:r>
      </w:del>
      <w:ins w:id="4300" w:author="Ezra-redaktør" w:date="2026-10-18T13:44:37Z">
        <w:r>
          <w:t xml:space="preserve">only</w:t>
        </w:r>
      </w:ins>
      <w:r>
        <w:t xml:space="preserve"> </w:t>
      </w:r>
      <w:del w:id="4301" w:author="Ezra-redaktør" w:date="2026-10-18T13:44:37Z">
        <w:r>
          <w:delText xml:space="preserve">delaying.</w:delText>
        </w:r>
      </w:del>
      <w:ins w:id="4302" w:author="Ezra-redaktør" w:date="2026-10-18T13:44:37Z">
        <w:r>
          <w:t xml:space="preserve">for a while.</w:t>
        </w:r>
      </w:ins>
    </w:p>
    <w:p>
      <w:del w:id="4303" w:author="Ezra-redaktør" w:date="2026-10-18T13:44:37Z">
        <w:r>
          <w:delText xml:space="preserve">But delay</w:delText>
        </w:r>
      </w:del>
      <w:ins w:id="4304" w:author="Ezra-redaktør" w:date="2026-10-18T13:44:37Z">
        <w:r>
          <w:t xml:space="preserve">Delay</w:t>
        </w:r>
      </w:ins>
      <w:r>
        <w:t xml:space="preserve"> stacks </w:t>
      </w:r>
      <w:del w:id="4305" w:author="Ezra-redaktør" w:date="2026-10-18T13:44:37Z">
        <w:r>
          <w:delText xml:space="preserve">quietly.</w:delText>
        </w:r>
      </w:del>
      <w:ins w:id="4306" w:author="Ezra-redaktør" w:date="2026-10-18T13:44:37Z">
        <w:r>
          <w:t xml:space="preserve">up.</w:t>
        </w:r>
      </w:ins>
      <w:r>
        <w:t xml:space="preserve"> </w:t>
      </w:r>
      <w:del w:id="4307" w:author="Ezra-redaktør" w:date="2026-10-18T13:44:37Z">
        <w:r>
          <w:delText xml:space="preserve">What</w:delText>
        </w:r>
      </w:del>
      <w:ins w:id="4308" w:author="Ezra-redaktør" w:date="2026-10-18T13:44:37Z">
        <w:r>
          <w:t xml:space="preserve">Whatever</w:t>
        </w:r>
      </w:ins>
      <w:r>
        <w:t xml:space="preserve"> </w:t>
      </w:r>
      <w:del w:id="4309" w:author="Ezra-redaktør" w:date="2026-10-18T13:44:37Z">
        <w:r>
          <w:delText xml:space="preserve">is</w:delText>
        </w:r>
      </w:del>
      <w:ins w:id="4310" w:author="Ezra-redaktør" w:date="2026-10-18T13:44:37Z">
        <w:r>
          <w:t xml:space="preserve">you</w:t>
        </w:r>
      </w:ins>
      <w:r>
        <w:t xml:space="preserve"> </w:t>
      </w:r>
      <w:del w:id="4311" w:author="Ezra-redaktør" w:date="2026-10-18T13:44:37Z">
        <w:r>
          <w:delText xml:space="preserve">avoided</w:delText>
        </w:r>
      </w:del>
      <w:ins w:id="4312" w:author="Ezra-redaktør" w:date="2026-10-18T13:44:37Z">
        <w:r>
          <w:t xml:space="preserve">avoid</w:t>
        </w:r>
      </w:ins>
      <w:r>
        <w:t xml:space="preserve"> in the morning often </w:t>
      </w:r>
      <w:del w:id="4313" w:author="Ezra-redaktør" w:date="2026-10-18T13:44:37Z">
        <w:r>
          <w:delText xml:space="preserve">governs</w:delText>
        </w:r>
      </w:del>
      <w:ins w:id="4314" w:author="Ezra-redaktør" w:date="2026-10-18T13:44:37Z">
        <w:r>
          <w:t xml:space="preserve">runs the rest of</w:t>
        </w:r>
      </w:ins>
      <w:r>
        <w:t xml:space="preserve"> the day.</w:t>
      </w:r>
    </w:p>
    <w:p>
      <w:pPr>
        <w:pStyle w:val="Heading3"/>
      </w:pPr>
      <w:r>
        <w:t xml:space="preserve">Avoidance vs.</w:t>
      </w:r>
      <w:del w:id="4315" w:author="Ezra-redaktør" w:date="2026-10-18T13:44:37Z">
        <w:r>
          <w:delText xml:space="preserve"> </w:delText>
        </w:r>
      </w:del>
      <w:ins w:id="4316" w:author="Ezra-redaktør" w:date="2026-10-18T13:44:37Z">
        <w:r>
          <w:t xml:space="preserve"> </w:t>
        </w:r>
      </w:ins>
      <w:r>
        <w:t xml:space="preserve">Arrival</w:t>
      </w:r>
    </w:p>
    <w:p>
      <w:r>
        <w:t xml:space="preserve">| Avoidance</w:t>
      </w:r>
      <w:del w:id="4317" w:author="Ezra-redaktør" w:date="2026-10-18T13:44:37Z">
        <w:r>
          <w:delText xml:space="preserve">               </w:delText>
        </w:r>
      </w:del>
      <w:ins w:id="4318" w:author="Ezra-redaktør" w:date="2026-10-18T13:44:37Z">
        <w:r>
          <w:t xml:space="preserve"> </w:t>
        </w:r>
      </w:ins>
      <w:r>
        <w:t xml:space="preserve">| Arrival</w:t>
      </w:r>
      <w:del w:id="4319" w:author="Ezra-redaktør" w:date="2026-10-18T13:44:37Z">
        <w:r>
          <w:delText xml:space="preserve">          </w:delText>
        </w:r>
      </w:del>
      <w:ins w:id="4320" w:author="Ezra-redaktør" w:date="2026-10-18T13:44:37Z">
        <w:r>
          <w:t xml:space="preserve"> </w:t>
        </w:r>
      </w:ins>
      <w:r>
        <w:t xml:space="preserve">| </w:t>
      </w:r>
      <w:del w:id="4321" w:author="Ezra-redaktør" w:date="2026-10-18T13:44:37Z">
        <w:r>
          <w:delText xml:space="preserve">|-------------------------|------------------|</w:delText>
        </w:r>
      </w:del>
      <w:ins w:id="4322" w:author="Ezra-redaktør" w:date="2026-10-18T13:44:37Z">
        <w:r>
          <w:t xml:space="preserve">| :- | :- |</w:t>
        </w:r>
      </w:ins>
      <w:r>
        <w:t xml:space="preserve"> | Negotiates with fatigue | Accepts presence | | Seeks motivation</w:t>
      </w:r>
      <w:del w:id="4323" w:author="Ezra-redaktør" w:date="2026-10-18T13:44:37Z">
        <w:r>
          <w:delText xml:space="preserve">        </w:delText>
        </w:r>
      </w:del>
      <w:ins w:id="4324" w:author="Ezra-redaktør" w:date="2026-10-18T13:44:37Z">
        <w:r>
          <w:t xml:space="preserve"> </w:t>
        </w:r>
      </w:ins>
      <w:r>
        <w:t xml:space="preserve">| Acts without it</w:t>
      </w:r>
      <w:del w:id="4325" w:author="Ezra-redaktør" w:date="2026-10-18T13:44:37Z">
        <w:r>
          <w:delText xml:space="preserve">  </w:delText>
        </w:r>
      </w:del>
      <w:ins w:id="4326" w:author="Ezra-redaktør" w:date="2026-10-18T13:44:37Z">
        <w:r>
          <w:t xml:space="preserve"> </w:t>
        </w:r>
      </w:ins>
      <w:r>
        <w:t xml:space="preserve">| | Delays initiation</w:t>
      </w:r>
      <w:del w:id="4327" w:author="Ezra-redaktør" w:date="2026-10-18T13:44:37Z">
        <w:r>
          <w:delText xml:space="preserve">       </w:delText>
        </w:r>
      </w:del>
      <w:ins w:id="4328" w:author="Ezra-redaktør" w:date="2026-10-18T13:44:37Z">
        <w:r>
          <w:t xml:space="preserve"> </w:t>
        </w:r>
      </w:ins>
      <w:r>
        <w:t xml:space="preserve">| Begins anyway</w:t>
      </w:r>
      <w:del w:id="4329" w:author="Ezra-redaktør" w:date="2026-10-18T13:44:37Z">
        <w:r>
          <w:delText xml:space="preserve">    </w:delText>
        </w:r>
      </w:del>
      <w:ins w:id="4330" w:author="Ezra-redaktør" w:date="2026-10-18T13:44:37Z">
        <w:r>
          <w:t xml:space="preserve"> </w:t>
        </w:r>
      </w:ins>
      <w:r>
        <w:t xml:space="preserve">| | Feels justified</w:t>
      </w:r>
      <w:del w:id="4331" w:author="Ezra-redaktør" w:date="2026-10-18T13:44:37Z">
        <w:r>
          <w:delText xml:space="preserve">         </w:delText>
        </w:r>
      </w:del>
      <w:ins w:id="4332" w:author="Ezra-redaktør" w:date="2026-10-18T13:44:37Z">
        <w:r>
          <w:t xml:space="preserve"> </w:t>
        </w:r>
      </w:ins>
      <w:r>
        <w:t xml:space="preserve">| Feels grounded</w:t>
      </w:r>
      <w:del w:id="4333" w:author="Ezra-redaktør" w:date="2026-10-18T13:44:37Z">
        <w:r>
          <w:delText xml:space="preserve">   </w:delText>
        </w:r>
      </w:del>
      <w:ins w:id="4334" w:author="Ezra-redaktør" w:date="2026-10-18T13:44:37Z">
        <w:r>
          <w:t xml:space="preserve"> </w:t>
        </w:r>
      </w:ins>
      <w:r>
        <w:t xml:space="preserve">| | Spreads inertia</w:t>
      </w:r>
      <w:del w:id="4335" w:author="Ezra-redaktør" w:date="2026-10-18T13:44:37Z">
        <w:r>
          <w:delText xml:space="preserve">         </w:delText>
        </w:r>
      </w:del>
      <w:ins w:id="4336" w:author="Ezra-redaktør" w:date="2026-10-18T13:44:37Z">
        <w:r>
          <w:t xml:space="preserve"> </w:t>
        </w:r>
      </w:ins>
      <w:r>
        <w:t xml:space="preserve">| Restores rhythm</w:t>
      </w:r>
      <w:del w:id="4337" w:author="Ezra-redaktør" w:date="2026-10-18T13:44:37Z">
        <w:r>
          <w:delText xml:space="preserve">  </w:delText>
        </w:r>
      </w:del>
      <w:ins w:id="4338" w:author="Ezra-redaktør" w:date="2026-10-18T13:44:37Z">
        <w:r>
          <w:t xml:space="preserve"> </w:t>
        </w:r>
      </w:ins>
      <w:r>
        <w:t xml:space="preserve">|</w:t>
      </w:r>
    </w:p>
    <w:p>
      <w:pPr>
        <w:rPr>
          <w:del w:id="4339" w:author="Ezra-redaktør" w:date="2026-10-18T13:44:37Z"/>
        </w:rPr>
      </w:pPr>
      <w:del w:id="4340" w:author="Ezra-redaktør" w:date="2026-10-18T13:44:37Z">
        <w:r>
          <w:delText xml:space="preserve">The day does not require enthusiasm. It requires arrival.</w:delText>
        </w:r>
      </w:del>
    </w:p>
    <w:p>
      <w:pPr>
        <w:rPr>
          <w:ins w:id="4341" w:author="Ezra-redaktør" w:date="2026-10-18T13:44:37Z"/>
        </w:rPr>
      </w:pPr>
      <w:ins w:id="4342" w:author="Ezra-redaktør" w:date="2026-10-18T13:44:37Z">
        <w:r>
          <w:t xml:space="preserve">The day asks for your arrival. Enthusiasm is optional.</w:t>
        </w:r>
      </w:ins>
    </w:p>
    <w:p>
      <w:pPr>
        <w:pStyle w:val="Heading3"/>
      </w:pPr>
      <w:r>
        <w:t xml:space="preserve">What This Day Is Really About</w:t>
      </w:r>
    </w:p>
    <w:p>
      <w:del w:id="4343" w:author="Ezra-redaktør" w:date="2026-10-18T13:44:37Z">
        <w:r>
          <w:delText xml:space="preserve">This day is not about morning routines. It</w:delText>
        </w:r>
      </w:del>
      <w:ins w:id="4344" w:author="Ezra-redaktør" w:date="2026-10-18T13:44:37Z">
        <w:r>
          <w:t xml:space="preserve">Today</w:t>
        </w:r>
      </w:ins>
      <w:r>
        <w:t xml:space="preserve"> is about </w:t>
      </w:r>
      <w:del w:id="4345" w:author="Ezra-redaktør" w:date="2026-10-18T13:44:37Z">
        <w:r>
          <w:delText xml:space="preserve">consent.</w:delText>
        </w:r>
      </w:del>
      <w:ins w:id="4346" w:author="Ezra-redaktør" w:date="2026-10-18T13:44:37Z">
        <w:r>
          <w:t xml:space="preserve">saying</w:t>
        </w:r>
      </w:ins>
      <w:r>
        <w:t xml:space="preserve"> </w:t>
      </w:r>
      <w:del w:id="4347" w:author="Ezra-redaktør" w:date="2026-10-18T13:44:37Z">
        <w:r>
          <w:delText xml:space="preserve">We</w:delText>
        </w:r>
      </w:del>
      <w:ins w:id="4348" w:author="Ezra-redaktør" w:date="2026-10-18T13:44:37Z">
        <w:r>
          <w:t xml:space="preserve">yes.</w:t>
        </w:r>
      </w:ins>
      <w:r>
        <w:t xml:space="preserve"> </w:t>
      </w:r>
      <w:del w:id="4349" w:author="Ezra-redaktør" w:date="2026-10-18T13:44:37Z">
        <w:r>
          <w:delText xml:space="preserve">all</w:delText>
        </w:r>
      </w:del>
      <w:ins w:id="4350" w:author="Ezra-redaktør" w:date="2026-10-18T13:44:37Z">
        <w:r>
          <w:t xml:space="preserve">You</w:t>
        </w:r>
      </w:ins>
      <w:r>
        <w:t xml:space="preserve"> know the first negotiation of the day, </w:t>
      </w:r>
      <w:ins w:id="4351" w:author="Ezra-redaktør" w:date="2026-10-18T13:44:37Z">
        <w:r>
          <w:t xml:space="preserve">the one </w:t>
        </w:r>
      </w:ins>
      <w:r>
        <w:t xml:space="preserve">conducted from under the </w:t>
      </w:r>
      <w:del w:id="4352" w:author="Ezra-redaktør" w:date="2026-10-18T13:44:37Z">
        <w:r>
          <w:delText xml:space="preserve">blanket.</w:delText>
        </w:r>
      </w:del>
      <w:ins w:id="4353" w:author="Ezra-redaktør" w:date="2026-10-18T13:44:37Z">
        <w:r>
          <w:t xml:space="preserve">blanket,</w:t>
        </w:r>
      </w:ins>
      <w:r>
        <w:t xml:space="preserve"> </w:t>
      </w:r>
      <w:del w:id="4354" w:author="Ezra-redaktør" w:date="2026-10-18T13:44:37Z">
        <w:r>
          <w:delText xml:space="preserve">And</w:delText>
        </w:r>
      </w:del>
      <w:ins w:id="4355" w:author="Ezra-redaktør" w:date="2026-10-18T13:44:37Z">
        <w:r>
          <w:t xml:space="preserve">and</w:t>
        </w:r>
      </w:ins>
      <w:r>
        <w:t xml:space="preserve"> </w:t>
      </w:r>
      <w:del w:id="4356" w:author="Ezra-redaktør" w:date="2026-10-18T13:44:37Z">
        <w:r>
          <w:delText xml:space="preserve">we all</w:delText>
        </w:r>
      </w:del>
      <w:ins w:id="4357" w:author="Ezra-redaktør" w:date="2026-10-18T13:44:37Z">
        <w:r>
          <w:t xml:space="preserve">you</w:t>
        </w:r>
      </w:ins>
      <w:r>
        <w:t xml:space="preserve"> know which side usually opens the bidding. </w:t>
      </w:r>
      <w:del w:id="4358" w:author="Ezra-redaktør" w:date="2026-10-18T13:44:37Z">
        <w:r>
          <w:delText xml:space="preserve">Each</w:delText>
        </w:r>
      </w:del>
      <w:ins w:id="4359" w:author="Ezra-redaktør" w:date="2026-10-18T13:44:37Z">
        <w:r>
          <w:t xml:space="preserve">Every</w:t>
        </w:r>
      </w:ins>
      <w:r>
        <w:t xml:space="preserve"> morning asks a simple question: will you show up anyway?</w:t>
      </w:r>
    </w:p>
    <w:p>
      <w:r>
        <w:t xml:space="preserve">Discipline does not </w:t>
      </w:r>
      <w:del w:id="4360" w:author="Ezra-redaktør" w:date="2026-10-18T13:44:37Z">
        <w:r>
          <w:delText xml:space="preserve">require</w:delText>
        </w:r>
      </w:del>
      <w:ins w:id="4361" w:author="Ezra-redaktør" w:date="2026-10-18T13:44:37Z">
        <w:r>
          <w:t xml:space="preserve">wait</w:t>
        </w:r>
      </w:ins>
      <w:r>
        <w:t xml:space="preserve"> </w:t>
      </w:r>
      <w:del w:id="4362" w:author="Ezra-redaktør" w:date="2026-10-18T13:44:37Z">
        <w:r>
          <w:delText xml:space="preserve">agreement</w:delText>
        </w:r>
      </w:del>
      <w:ins w:id="4363" w:author="Ezra-redaktør" w:date="2026-10-18T13:44:37Z">
        <w:r>
          <w:t xml:space="preserve">for</w:t>
        </w:r>
      </w:ins>
      <w:r>
        <w:t xml:space="preserve"> </w:t>
      </w:r>
      <w:del w:id="4364" w:author="Ezra-redaktør" w:date="2026-10-18T13:44:37Z">
        <w:r>
          <w:delText xml:space="preserve">from</w:delText>
        </w:r>
      </w:del>
      <w:ins w:id="4365" w:author="Ezra-redaktør" w:date="2026-10-18T13:44:37Z">
        <w:r>
          <w:t xml:space="preserve">your</w:t>
        </w:r>
      </w:ins>
      <w:r>
        <w:t xml:space="preserve"> </w:t>
      </w:r>
      <w:del w:id="4366" w:author="Ezra-redaktør" w:date="2026-10-18T13:44:37Z">
        <w:r>
          <w:delText xml:space="preserve">emotion</w:delText>
        </w:r>
      </w:del>
      <w:ins w:id="4367" w:author="Ezra-redaktør" w:date="2026-10-18T13:44:37Z">
        <w:r>
          <w:t xml:space="preserve">emotions</w:t>
        </w:r>
      </w:ins>
      <w:r>
        <w:t xml:space="preserve"> or </w:t>
      </w:r>
      <w:del w:id="4368" w:author="Ezra-redaktør" w:date="2026-10-18T13:44:37Z">
        <w:r>
          <w:delText xml:space="preserve">energy.</w:delText>
        </w:r>
      </w:del>
      <w:ins w:id="4369" w:author="Ezra-redaktør" w:date="2026-10-18T13:44:37Z">
        <w:r>
          <w:t xml:space="preserve">your energy to agree.</w:t>
        </w:r>
      </w:ins>
      <w:r>
        <w:t xml:space="preserve"> It </w:t>
      </w:r>
      <w:del w:id="4370" w:author="Ezra-redaktør" w:date="2026-10-18T13:44:37Z">
        <w:r>
          <w:delText xml:space="preserve">requires</w:delText>
        </w:r>
      </w:del>
      <w:ins w:id="4371" w:author="Ezra-redaktør" w:date="2026-10-18T13:44:37Z">
        <w:r>
          <w:t xml:space="preserve">obeys</w:t>
        </w:r>
      </w:ins>
      <w:r>
        <w:t xml:space="preserve"> </w:t>
      </w:r>
      <w:del w:id="4372" w:author="Ezra-redaktør" w:date="2026-10-18T13:44:37Z">
        <w:r>
          <w:delText xml:space="preserve">obedience to</w:delText>
        </w:r>
      </w:del>
      <w:ins w:id="4373" w:author="Ezra-redaktør" w:date="2026-10-18T13:44:37Z">
        <w:r>
          <w:t xml:space="preserve">a</w:t>
        </w:r>
      </w:ins>
      <w:r>
        <w:t xml:space="preserve"> direction</w:t>
      </w:r>
      <w:ins w:id="4374" w:author="Ezra-redaktør" w:date="2026-10-18T13:44:37Z">
        <w:r>
          <w:t xml:space="preserve"> you have</w:t>
        </w:r>
      </w:ins>
      <w:r>
        <w:t xml:space="preserve"> already chosen. The morning is not a test of passion. It is a test of alignment.</w:t>
      </w:r>
    </w:p>
    <w:p>
      <w:pPr>
        <w:pStyle w:val="Heading3"/>
      </w:pPr>
      <w:r>
        <w:t xml:space="preserve">The Practice</w:t>
      </w:r>
    </w:p>
    <w:p>
      <w:r>
        <w:t xml:space="preserve">Tomorrow morning, before you check anything, do one </w:t>
      </w:r>
      <w:del w:id="4375" w:author="Ezra-redaktør" w:date="2026-10-18T13:44:37Z">
        <w:r>
          <w:delText xml:space="preserve">thing:</w:delText>
        </w:r>
      </w:del>
      <w:ins w:id="4376" w:author="Ezra-redaktør" w:date="2026-10-18T13:44:37Z">
        <w:r>
          <w:t xml:space="preserve">thing.</w:t>
        </w:r>
      </w:ins>
      <w:r>
        <w:t xml:space="preserve"> </w:t>
      </w:r>
      <w:del w:id="4377" w:author="Ezra-redaktør" w:date="2026-10-18T13:44:37Z">
        <w:r>
          <w:delText xml:space="preserve">stand</w:delText>
        </w:r>
      </w:del>
      <w:ins w:id="4378" w:author="Ezra-redaktør" w:date="2026-10-18T13:44:37Z">
        <w:r>
          <w:t xml:space="preserve">Get</w:t>
        </w:r>
      </w:ins>
      <w:r>
        <w:t xml:space="preserve"> </w:t>
      </w:r>
      <w:del w:id="4379" w:author="Ezra-redaktør" w:date="2026-10-18T13:44:37Z">
        <w:r>
          <w:delText xml:space="preserve">up,</w:delText>
        </w:r>
      </w:del>
      <w:ins w:id="4380" w:author="Ezra-redaktør" w:date="2026-10-18T13:44:37Z">
        <w:r>
          <w:t xml:space="preserve">out of bed,</w:t>
        </w:r>
      </w:ins>
      <w:r>
        <w:t xml:space="preserve"> sit still for a moment, and speak one sentence of intention or prayer. That is the whole practice. Do not optimize it. </w:t>
      </w:r>
      <w:del w:id="4381" w:author="Ezra-redaktør" w:date="2026-10-18T13:44:37Z">
        <w:r>
          <w:delText xml:space="preserve">Claim</w:delText>
        </w:r>
      </w:del>
      <w:ins w:id="4382" w:author="Ezra-redaktør" w:date="2026-10-18T13:44:37Z">
        <w:r>
          <w:t xml:space="preserve">Own</w:t>
        </w:r>
      </w:ins>
      <w:r>
        <w:t xml:space="preserve"> it.</w:t>
      </w:r>
    </w:p>
    <w:p>
      <w:r>
        <w:t xml:space="preserve">The day often follows whoever arrives first.</w:t>
      </w:r>
    </w:p>
    <w:p>
      <w:pPr>
        <w:pStyle w:val="Heading3"/>
      </w:pPr>
      <w:r>
        <w:t xml:space="preserve">Healing </w:t>
      </w:r>
      <w:del w:id="4383" w:author="Ezra-redaktør" w:date="2026-10-18T13:44:37Z">
        <w:r>
          <w:delText xml:space="preserve">Forge –</w:delText>
        </w:r>
      </w:del>
      <w:ins w:id="4384" w:author="Ezra-redaktør" w:date="2026-10-18T13:44:37Z">
        <w:r>
          <w:t xml:space="preserve">Forge:</w:t>
        </w:r>
      </w:ins>
      <w:r>
        <w:t xml:space="preserve"> When Mornings Carry Weight</w:t>
      </w:r>
    </w:p>
    <w:p>
      <w:del w:id="4385" w:author="Ezra-redaktør" w:date="2026-10-18T13:44:37Z">
        <w:r>
          <w:delText xml:space="preserve">For</w:delText>
        </w:r>
      </w:del>
      <w:ins w:id="4386" w:author="Ezra-redaktør" w:date="2026-10-18T13:44:37Z">
        <w:r>
          <w:t xml:space="preserve">Mornings</w:t>
        </w:r>
      </w:ins>
      <w:r>
        <w:t xml:space="preserve"> </w:t>
      </w:r>
      <w:del w:id="4387" w:author="Ezra-redaktør" w:date="2026-10-18T13:44:37Z">
        <w:r>
          <w:delText xml:space="preserve">some men, mornings</w:delText>
        </w:r>
      </w:del>
      <w:ins w:id="4388" w:author="Ezra-redaktør" w:date="2026-10-18T13:44:37Z">
        <w:r>
          <w:t xml:space="preserve">may</w:t>
        </w:r>
      </w:ins>
      <w:r>
        <w:t xml:space="preserve"> once </w:t>
      </w:r>
      <w:ins w:id="4389" w:author="Ezra-redaktør" w:date="2026-10-18T13:44:37Z">
        <w:r>
          <w:t xml:space="preserve">have </w:t>
        </w:r>
      </w:ins>
      <w:r>
        <w:t xml:space="preserve">meant </w:t>
      </w:r>
      <w:del w:id="4390" w:author="Ezra-redaktør" w:date="2026-10-18T13:44:37Z">
        <w:r>
          <w:delText xml:space="preserve">dread:</w:delText>
        </w:r>
      </w:del>
      <w:ins w:id="4391" w:author="Ezra-redaktør" w:date="2026-10-18T13:44:37Z">
        <w:r>
          <w:t xml:space="preserve">dread for you:</w:t>
        </w:r>
      </w:ins>
      <w:r>
        <w:t xml:space="preserve"> conflict, </w:t>
      </w:r>
      <w:del w:id="4392" w:author="Ezra-redaktør" w:date="2026-10-18T13:44:37Z">
        <w:r>
          <w:delText xml:space="preserve">demand,</w:delText>
        </w:r>
      </w:del>
      <w:ins w:id="4393" w:author="Ezra-redaktør" w:date="2026-10-18T13:44:37Z">
        <w:r>
          <w:t xml:space="preserve">demands,</w:t>
        </w:r>
      </w:ins>
      <w:r>
        <w:t xml:space="preserve"> responsibility </w:t>
      </w:r>
      <w:del w:id="4394" w:author="Ezra-redaktør" w:date="2026-10-18T13:44:37Z">
        <w:r>
          <w:delText xml:space="preserve">without</w:delText>
        </w:r>
      </w:del>
      <w:ins w:id="4395" w:author="Ezra-redaktør" w:date="2026-10-18T13:44:37Z">
        <w:r>
          <w:t xml:space="preserve">with</w:t>
        </w:r>
      </w:ins>
      <w:r>
        <w:t xml:space="preserve"> </w:t>
      </w:r>
      <w:del w:id="4396" w:author="Ezra-redaktør" w:date="2026-10-18T13:44:37Z">
        <w:r>
          <w:delText xml:space="preserve">support.</w:delText>
        </w:r>
      </w:del>
      <w:ins w:id="4397" w:author="Ezra-redaktør" w:date="2026-10-18T13:44:37Z">
        <w:r>
          <w:t xml:space="preserve">no</w:t>
        </w:r>
      </w:ins>
      <w:r>
        <w:t xml:space="preserve"> </w:t>
      </w:r>
      <w:del w:id="4398" w:author="Ezra-redaktør" w:date="2026-10-18T13:44:37Z">
        <w:r>
          <w:delText xml:space="preserve">Avoidance</w:delText>
        </w:r>
      </w:del>
      <w:ins w:id="4399" w:author="Ezra-redaktør" w:date="2026-10-18T13:44:37Z">
        <w:r>
          <w:t xml:space="preserve">one</w:t>
        </w:r>
      </w:ins>
      <w:r>
        <w:t xml:space="preserve"> </w:t>
      </w:r>
      <w:del w:id="4400" w:author="Ezra-redaktør" w:date="2026-10-18T13:44:37Z">
        <w:r>
          <w:delText xml:space="preserve">was</w:delText>
        </w:r>
      </w:del>
      <w:ins w:id="4401" w:author="Ezra-redaktør" w:date="2026-10-18T13:44:37Z">
        <w:r>
          <w:t xml:space="preserve">to</w:t>
        </w:r>
      </w:ins>
      <w:r>
        <w:t xml:space="preserve"> </w:t>
      </w:r>
      <w:del w:id="4402" w:author="Ezra-redaktør" w:date="2026-10-18T13:44:37Z">
        <w:r>
          <w:delText xml:space="preserve">protective.</w:delText>
        </w:r>
      </w:del>
      <w:ins w:id="4403" w:author="Ezra-redaktør" w:date="2026-10-18T13:44:37Z">
        <w:r>
          <w:t xml:space="preserve">help you carry it. Avoiding them protected you.</w:t>
        </w:r>
      </w:ins>
      <w:r>
        <w:t xml:space="preserve"> Healing does not demand perfection. It invites </w:t>
      </w:r>
      <w:del w:id="4404" w:author="Ezra-redaktør" w:date="2026-10-18T13:44:37Z">
        <w:r>
          <w:delText xml:space="preserve">gentle</w:delText>
        </w:r>
      </w:del>
      <w:ins w:id="4405" w:author="Ezra-redaktør" w:date="2026-10-18T13:44:37Z">
        <w:r>
          <w:t xml:space="preserve">you</w:t>
        </w:r>
      </w:ins>
      <w:r>
        <w:t xml:space="preserve"> </w:t>
      </w:r>
      <w:del w:id="4406" w:author="Ezra-redaktør" w:date="2026-10-18T13:44:37Z">
        <w:r>
          <w:delText xml:space="preserve">return.</w:delText>
        </w:r>
      </w:del>
      <w:ins w:id="4407" w:author="Ezra-redaktør" w:date="2026-10-18T13:44:37Z">
        <w:r>
          <w:t xml:space="preserve">back</w:t>
        </w:r>
      </w:ins>
      <w:r>
        <w:t xml:space="preserve"> </w:t>
      </w:r>
      <w:del w:id="4408" w:author="Ezra-redaktør" w:date="2026-10-18T13:44:37Z">
        <w:r>
          <w:delText xml:space="preserve">Arrival</w:delText>
        </w:r>
      </w:del>
      <w:ins w:id="4409" w:author="Ezra-redaktør" w:date="2026-10-18T13:44:37Z">
        <w:r>
          <w:t xml:space="preserve">gently. Your arrival</w:t>
        </w:r>
      </w:ins>
      <w:r>
        <w:t xml:space="preserve"> can be </w:t>
      </w:r>
      <w:del w:id="4410" w:author="Ezra-redaktør" w:date="2026-10-18T13:44:37Z">
        <w:r>
          <w:delText xml:space="preserve">quiet.</w:delText>
        </w:r>
      </w:del>
      <w:ins w:id="4411" w:author="Ezra-redaktør" w:date="2026-10-18T13:44:37Z">
        <w:r>
          <w:t xml:space="preserve">quiet,</w:t>
        </w:r>
      </w:ins>
      <w:r>
        <w:t xml:space="preserve"> </w:t>
      </w:r>
      <w:del w:id="4412" w:author="Ezra-redaktør" w:date="2026-10-18T13:44:37Z">
        <w:r>
          <w:delText xml:space="preserve">But</w:delText>
        </w:r>
      </w:del>
      <w:ins w:id="4413" w:author="Ezra-redaktør" w:date="2026-10-18T13:44:37Z">
        <w:r>
          <w:t xml:space="preserve">as</w:t>
        </w:r>
      </w:ins>
      <w:r>
        <w:t xml:space="preserve"> </w:t>
      </w:r>
      <w:del w:id="4414" w:author="Ezra-redaktør" w:date="2026-10-18T13:44:37Z">
        <w:r>
          <w:delText xml:space="preserve">it</w:delText>
        </w:r>
      </w:del>
      <w:ins w:id="4415" w:author="Ezra-redaktør" w:date="2026-10-18T13:44:37Z">
        <w:r>
          <w:t xml:space="preserve">long</w:t>
        </w:r>
      </w:ins>
      <w:r>
        <w:t xml:space="preserve"> </w:t>
      </w:r>
      <w:del w:id="4416" w:author="Ezra-redaktør" w:date="2026-10-18T13:44:37Z">
        <w:r>
          <w:delText xml:space="preserve">must</w:delText>
        </w:r>
      </w:del>
      <w:ins w:id="4417" w:author="Ezra-redaktør" w:date="2026-10-18T13:44:37Z">
        <w:r>
          <w:t xml:space="preserve">as</w:t>
        </w:r>
      </w:ins>
      <w:r>
        <w:t xml:space="preserve"> </w:t>
      </w:r>
      <w:del w:id="4418" w:author="Ezra-redaktør" w:date="2026-10-18T13:44:37Z">
        <w:r>
          <w:delText xml:space="preserve">be</w:delText>
        </w:r>
      </w:del>
      <w:ins w:id="4419" w:author="Ezra-redaktør" w:date="2026-10-18T13:44:37Z">
        <w:r>
          <w:t xml:space="preserve">you</w:t>
        </w:r>
      </w:ins>
      <w:r>
        <w:t xml:space="preserve"> </w:t>
      </w:r>
      <w:del w:id="4420" w:author="Ezra-redaktør" w:date="2026-10-18T13:44:37Z">
        <w:r>
          <w:delText xml:space="preserve">chosen.</w:delText>
        </w:r>
      </w:del>
      <w:ins w:id="4421" w:author="Ezra-redaktør" w:date="2026-10-18T13:44:37Z">
        <w:r>
          <w:t xml:space="preserve">choose it.</w:t>
        </w:r>
      </w:ins>
    </w:p>
    <w:p>
      <w:r>
        <w:t xml:space="preserve">*End of Day 26*</w:t>
      </w:r>
    </w:p>
    <w:p>
      <w:pPr>
        <w:pStyle w:val="Heading2"/>
      </w:pPr>
      <w:r>
        <w:t xml:space="preserve">Day </w:t>
      </w:r>
      <w:del w:id="4422" w:author="Ezra-redaktør" w:date="2026-10-18T13:44:37Z">
        <w:r>
          <w:delText xml:space="preserve">27 –</w:delText>
        </w:r>
      </w:del>
      <w:ins w:id="4423" w:author="Ezra-redaktør" w:date="2026-10-18T13:44:37Z">
        <w:r>
          <w:t xml:space="preserve">27:</w:t>
        </w:r>
      </w:ins>
      <w:r>
        <w:t xml:space="preserve"> Staying Awake on Purpose</w:t>
      </w:r>
    </w:p>
    <w:p>
      <w:r>
        <w:t xml:space="preserve">&gt; “So then let us not sleep, as others do, but let us keep awake and be sober.” </w:t>
      </w:r>
      <w:del w:id="4424" w:author="Ezra-redaktør" w:date="2026-10-18T13:44:37Z">
        <w:r>
          <w:delText xml:space="preserve">–</w:delText>
        </w:r>
      </w:del>
      <w:ins w:id="4425" w:author="Ezra-redaktør" w:date="2026-10-18T13:44:37Z">
        <w:r>
          <w:t xml:space="preserve">&gt; &gt;</w:t>
        </w:r>
      </w:ins>
      <w:r>
        <w:t xml:space="preserve"> 1 Thessalonians 5:6</w:t>
      </w:r>
    </w:p>
    <w:p>
      <w:r>
        <w:t xml:space="preserve">Drift </w:t>
      </w:r>
      <w:del w:id="4426" w:author="Ezra-redaktør" w:date="2026-10-18T13:44:37Z">
        <w:r>
          <w:delText xml:space="preserve">does</w:delText>
        </w:r>
      </w:del>
      <w:ins w:id="4427" w:author="Ezra-redaktør" w:date="2026-10-18T13:44:37Z">
        <w:r>
          <w:t xml:space="preserve">never</w:t>
        </w:r>
      </w:ins>
      <w:r>
        <w:t xml:space="preserve"> </w:t>
      </w:r>
      <w:del w:id="4428" w:author="Ezra-redaktør" w:date="2026-10-18T13:44:37Z">
        <w:r>
          <w:delText xml:space="preserve">not announce</w:delText>
        </w:r>
      </w:del>
      <w:ins w:id="4429" w:author="Ezra-redaktør" w:date="2026-10-18T13:44:37Z">
        <w:r>
          <w:t xml:space="preserve">introduces</w:t>
        </w:r>
      </w:ins>
      <w:r>
        <w:t xml:space="preserve"> itself. It arrives slowly, </w:t>
      </w:r>
      <w:del w:id="4430" w:author="Ezra-redaktør" w:date="2026-10-18T13:44:37Z">
        <w:r>
          <w:delText xml:space="preserve">quietly, </w:delText>
        </w:r>
      </w:del>
      <w:r>
        <w:t xml:space="preserve">through small permissions </w:t>
      </w:r>
      <w:del w:id="4431" w:author="Ezra-redaktør" w:date="2026-10-18T13:44:37Z">
        <w:r>
          <w:delText xml:space="preserve">granted</w:delText>
        </w:r>
      </w:del>
      <w:ins w:id="4432" w:author="Ezra-redaktør" w:date="2026-10-18T13:44:37Z">
        <w:r>
          <w:t xml:space="preserve">you grant</w:t>
        </w:r>
      </w:ins>
      <w:r>
        <w:t xml:space="preserve"> without </w:t>
      </w:r>
      <w:del w:id="4433" w:author="Ezra-redaktør" w:date="2026-10-18T13:44:37Z">
        <w:r>
          <w:delText xml:space="preserve">notice.</w:delText>
        </w:r>
      </w:del>
      <w:ins w:id="4434" w:author="Ezra-redaktør" w:date="2026-10-18T13:44:37Z">
        <w:r>
          <w:t xml:space="preserve">noticing.</w:t>
        </w:r>
      </w:ins>
      <w:r>
        <w:t xml:space="preserve"> Most men </w:t>
      </w:r>
      <w:del w:id="4435" w:author="Ezra-redaktør" w:date="2026-10-18T13:44:37Z">
        <w:r>
          <w:delText xml:space="preserve">do not</w:delText>
        </w:r>
      </w:del>
      <w:ins w:id="4436" w:author="Ezra-redaktør" w:date="2026-10-18T13:44:37Z">
        <w:r>
          <w:t xml:space="preserve">never</w:t>
        </w:r>
      </w:ins>
      <w:r>
        <w:t xml:space="preserve"> abandon</w:t>
      </w:r>
      <w:ins w:id="4437" w:author="Ezra-redaktør" w:date="2026-10-18T13:44:37Z">
        <w:r>
          <w:t xml:space="preserve"> their</w:t>
        </w:r>
      </w:ins>
      <w:r>
        <w:t xml:space="preserve"> direction. They fall asleep inside it.</w:t>
      </w:r>
    </w:p>
    <w:p>
      <w:pPr>
        <w:pStyle w:val="Heading3"/>
      </w:pPr>
      <w:r>
        <w:t xml:space="preserve">The Scenario</w:t>
      </w:r>
    </w:p>
    <w:p>
      <w:r>
        <w:t xml:space="preserve">Victor did not feel lost. He still believed, still practiced, still showed up. But </w:t>
      </w:r>
      <w:ins w:id="4438" w:author="Ezra-redaktør" w:date="2026-10-18T13:44:37Z">
        <w:r>
          <w:t xml:space="preserve">his </w:t>
        </w:r>
      </w:ins>
      <w:r>
        <w:t xml:space="preserve">alertness had softened. He scrolled longer, listened less carefully, </w:t>
      </w:r>
      <w:ins w:id="4439" w:author="Ezra-redaktør" w:date="2026-10-18T13:44:37Z">
        <w:r>
          <w:t xml:space="preserve">and </w:t>
        </w:r>
      </w:ins>
      <w:r>
        <w:t xml:space="preserve">let jokes pass that </w:t>
      </w:r>
      <w:ins w:id="4440" w:author="Ezra-redaktør" w:date="2026-10-18T13:44:37Z">
        <w:r>
          <w:t xml:space="preserve">would </w:t>
        </w:r>
      </w:ins>
      <w:r>
        <w:t xml:space="preserve">once </w:t>
      </w:r>
      <w:del w:id="4441" w:author="Ezra-redaktør" w:date="2026-10-18T13:44:37Z">
        <w:r>
          <w:delText xml:space="preserve">unsettled</w:delText>
        </w:r>
      </w:del>
      <w:ins w:id="4442" w:author="Ezra-redaktør" w:date="2026-10-18T13:44:37Z">
        <w:r>
          <w:t xml:space="preserve">have bothered</w:t>
        </w:r>
      </w:ins>
      <w:r>
        <w:t xml:space="preserve"> him.</w:t>
      </w:r>
    </w:p>
    <w:p>
      <w:r>
        <w:t xml:space="preserve">Nothing dramatic changed. </w:t>
      </w:r>
      <w:del w:id="4443" w:author="Ezra-redaktør" w:date="2026-10-18T13:44:37Z">
        <w:r>
          <w:delText xml:space="preserve">What</w:delText>
        </w:r>
      </w:del>
      <w:ins w:id="4444" w:author="Ezra-redaktør" w:date="2026-10-18T13:44:37Z">
        <w:r>
          <w:t xml:space="preserve">His</w:t>
        </w:r>
      </w:ins>
      <w:r>
        <w:t xml:space="preserve"> </w:t>
      </w:r>
      <w:del w:id="4445" w:author="Ezra-redaktør" w:date="2026-10-18T13:44:37Z">
        <w:r>
          <w:delText xml:space="preserve">faded</w:delText>
        </w:r>
      </w:del>
      <w:ins w:id="4446" w:author="Ezra-redaktør" w:date="2026-10-18T13:44:37Z">
        <w:r>
          <w:t xml:space="preserve">attention</w:t>
        </w:r>
      </w:ins>
      <w:r>
        <w:t xml:space="preserve"> </w:t>
      </w:r>
      <w:del w:id="4447" w:author="Ezra-redaktør" w:date="2026-10-18T13:44:37Z">
        <w:r>
          <w:delText xml:space="preserve">was</w:delText>
        </w:r>
      </w:del>
      <w:ins w:id="4448" w:author="Ezra-redaktør" w:date="2026-10-18T13:44:37Z">
        <w:r>
          <w:t xml:space="preserve">faded,</w:t>
        </w:r>
      </w:ins>
      <w:r>
        <w:t xml:space="preserve"> </w:t>
      </w:r>
      <w:del w:id="4449" w:author="Ezra-redaktør" w:date="2026-10-18T13:44:37Z">
        <w:r>
          <w:delText xml:space="preserve">attention. And</w:delText>
        </w:r>
      </w:del>
      <w:ins w:id="4450" w:author="Ezra-redaktør" w:date="2026-10-18T13:44:37Z">
        <w:r>
          <w:t xml:space="preserve">and</w:t>
        </w:r>
      </w:ins>
      <w:r>
        <w:t xml:space="preserve"> attention is what keeps formation alive.</w:t>
      </w:r>
    </w:p>
    <w:p>
      <w:pPr>
        <w:pStyle w:val="Heading3"/>
      </w:pPr>
      <w:r>
        <w:t xml:space="preserve">Drowsiness vs.</w:t>
      </w:r>
      <w:del w:id="4451" w:author="Ezra-redaktør" w:date="2026-10-18T13:44:37Z">
        <w:r>
          <w:delText xml:space="preserve"> </w:delText>
        </w:r>
      </w:del>
      <w:ins w:id="4452" w:author="Ezra-redaktør" w:date="2026-10-18T13:44:37Z">
        <w:r>
          <w:t xml:space="preserve"> </w:t>
        </w:r>
      </w:ins>
      <w:r>
        <w:t xml:space="preserve">Watchfulness</w:t>
      </w:r>
    </w:p>
    <w:p>
      <w:r>
        <w:t xml:space="preserve">| Drowsiness</w:t>
      </w:r>
      <w:del w:id="4453" w:author="Ezra-redaktør" w:date="2026-10-18T13:44:37Z">
        <w:r>
          <w:delText xml:space="preserve">                   </w:delText>
        </w:r>
      </w:del>
      <w:ins w:id="4454" w:author="Ezra-redaktør" w:date="2026-10-18T13:44:37Z">
        <w:r>
          <w:t xml:space="preserve"> </w:t>
        </w:r>
      </w:ins>
      <w:r>
        <w:t xml:space="preserve">| Watchfulness</w:t>
      </w:r>
      <w:del w:id="4455" w:author="Ezra-redaktør" w:date="2026-10-18T13:44:37Z">
        <w:r>
          <w:delText xml:space="preserve">                      </w:delText>
        </w:r>
      </w:del>
      <w:ins w:id="4456" w:author="Ezra-redaktør" w:date="2026-10-18T13:44:37Z">
        <w:r>
          <w:t xml:space="preserve"> </w:t>
        </w:r>
      </w:ins>
      <w:r>
        <w:t xml:space="preserve">| </w:t>
      </w:r>
      <w:del w:id="4457" w:author="Ezra-redaktør" w:date="2026-10-18T13:44:37Z">
        <w:r>
          <w:delText xml:space="preserve">|------------------------------|-----------------------------------|</w:delText>
        </w:r>
      </w:del>
      <w:ins w:id="4458" w:author="Ezra-redaktør" w:date="2026-10-18T13:44:37Z">
        <w:r>
          <w:t xml:space="preserve">| :- | :- |</w:t>
        </w:r>
      </w:ins>
      <w:r>
        <w:t xml:space="preserve"> | Operates on habit</w:t>
      </w:r>
      <w:del w:id="4459" w:author="Ezra-redaktør" w:date="2026-10-18T13:44:37Z">
        <w:r>
          <w:delText xml:space="preserve">            </w:delText>
        </w:r>
      </w:del>
      <w:ins w:id="4460" w:author="Ezra-redaktør" w:date="2026-10-18T13:44:37Z">
        <w:r>
          <w:t xml:space="preserve"> </w:t>
        </w:r>
      </w:ins>
      <w:r>
        <w:t xml:space="preserve">| Operates on awareness</w:t>
      </w:r>
      <w:del w:id="4461" w:author="Ezra-redaktør" w:date="2026-10-18T13:44:37Z">
        <w:r>
          <w:delText xml:space="preserve">             </w:delText>
        </w:r>
      </w:del>
      <w:ins w:id="4462" w:author="Ezra-redaktør" w:date="2026-10-18T13:44:37Z">
        <w:r>
          <w:t xml:space="preserve"> </w:t>
        </w:r>
      </w:ins>
      <w:r>
        <w:t xml:space="preserve">| | Notices only crises</w:t>
      </w:r>
      <w:del w:id="4463" w:author="Ezra-redaktør" w:date="2026-10-18T13:44:37Z">
        <w:r>
          <w:delText xml:space="preserve">          </w:delText>
        </w:r>
      </w:del>
      <w:ins w:id="4464" w:author="Ezra-redaktør" w:date="2026-10-18T13:44:37Z">
        <w:r>
          <w:t xml:space="preserve"> </w:t>
        </w:r>
      </w:ins>
      <w:r>
        <w:t xml:space="preserve">| Notices drift early</w:t>
      </w:r>
      <w:del w:id="4465" w:author="Ezra-redaktør" w:date="2026-10-18T13:44:37Z">
        <w:r>
          <w:delText xml:space="preserve">               </w:delText>
        </w:r>
      </w:del>
      <w:ins w:id="4466" w:author="Ezra-redaktør" w:date="2026-10-18T13:44:37Z">
        <w:r>
          <w:t xml:space="preserve"> </w:t>
        </w:r>
      </w:ins>
      <w:r>
        <w:t xml:space="preserve">| | Confuses comfort with safety | Distinguishes ease from alignment | | Reacts late</w:t>
      </w:r>
      <w:del w:id="4467" w:author="Ezra-redaktør" w:date="2026-10-18T13:44:37Z">
        <w:r>
          <w:delText xml:space="preserve">                  </w:delText>
        </w:r>
      </w:del>
      <w:ins w:id="4468" w:author="Ezra-redaktør" w:date="2026-10-18T13:44:37Z">
        <w:r>
          <w:t xml:space="preserve"> </w:t>
        </w:r>
      </w:ins>
      <w:r>
        <w:t xml:space="preserve">| Adjusts early</w:t>
      </w:r>
      <w:del w:id="4469" w:author="Ezra-redaktør" w:date="2026-10-18T13:44:37Z">
        <w:r>
          <w:delText xml:space="preserve">                     </w:delText>
        </w:r>
      </w:del>
      <w:ins w:id="4470" w:author="Ezra-redaktør" w:date="2026-10-18T13:44:37Z">
        <w:r>
          <w:t xml:space="preserve"> </w:t>
        </w:r>
      </w:ins>
      <w:r>
        <w:t xml:space="preserve">| | Slips quietly</w:t>
      </w:r>
      <w:del w:id="4471" w:author="Ezra-redaktør" w:date="2026-10-18T13:44:37Z">
        <w:r>
          <w:delText xml:space="preserve">                </w:delText>
        </w:r>
      </w:del>
      <w:ins w:id="4472" w:author="Ezra-redaktør" w:date="2026-10-18T13:44:37Z">
        <w:r>
          <w:t xml:space="preserve"> </w:t>
        </w:r>
      </w:ins>
      <w:r>
        <w:t xml:space="preserve">| Stays deliberately awake</w:t>
      </w:r>
      <w:del w:id="4473" w:author="Ezra-redaktør" w:date="2026-10-18T13:44:37Z">
        <w:r>
          <w:delText xml:space="preserve">          </w:delText>
        </w:r>
      </w:del>
      <w:ins w:id="4474" w:author="Ezra-redaktør" w:date="2026-10-18T13:44:37Z">
        <w:r>
          <w:t xml:space="preserve"> </w:t>
        </w:r>
      </w:ins>
      <w:r>
        <w:t xml:space="preserve">|</w:t>
      </w:r>
    </w:p>
    <w:p>
      <w:r>
        <w:t xml:space="preserve">Alertness is not anxiety. It is responsibility.</w:t>
      </w:r>
    </w:p>
    <w:p>
      <w:pPr>
        <w:pStyle w:val="Heading3"/>
      </w:pPr>
      <w:r>
        <w:t xml:space="preserve">What This Day Is Really About</w:t>
      </w:r>
    </w:p>
    <w:p>
      <w:del w:id="4475" w:author="Ezra-redaktør" w:date="2026-10-18T13:44:37Z">
        <w:r>
          <w:delText xml:space="preserve">This day</w:delText>
        </w:r>
      </w:del>
      <w:ins w:id="4476" w:author="Ezra-redaktør" w:date="2026-10-18T13:44:37Z">
        <w:r>
          <w:t xml:space="preserve">Watchfulness</w:t>
        </w:r>
      </w:ins>
      <w:r>
        <w:t xml:space="preserve"> is </w:t>
      </w:r>
      <w:del w:id="4477" w:author="Ezra-redaktør" w:date="2026-10-18T13:44:37Z">
        <w:r>
          <w:delText xml:space="preserve">not</w:delText>
        </w:r>
      </w:del>
      <w:ins w:id="4478" w:author="Ezra-redaktør" w:date="2026-10-18T13:44:37Z">
        <w:r>
          <w:t xml:space="preserve">presence,</w:t>
        </w:r>
      </w:ins>
      <w:r>
        <w:t xml:space="preserve"> </w:t>
      </w:r>
      <w:del w:id="4479" w:author="Ezra-redaktør" w:date="2026-10-18T13:44:37Z">
        <w:r>
          <w:delText xml:space="preserve">about</w:delText>
        </w:r>
      </w:del>
      <w:ins w:id="4480" w:author="Ezra-redaktør" w:date="2026-10-18T13:44:37Z">
        <w:r>
          <w:t xml:space="preserve">and</w:t>
        </w:r>
      </w:ins>
      <w:r>
        <w:t xml:space="preserve"> </w:t>
      </w:r>
      <w:del w:id="4481" w:author="Ezra-redaktør" w:date="2026-10-18T13:44:37Z">
        <w:r>
          <w:delText xml:space="preserve">hyper-vigilance. It</w:delText>
        </w:r>
      </w:del>
      <w:ins w:id="4482" w:author="Ezra-redaktør" w:date="2026-10-18T13:44:37Z">
        <w:r>
          <w:t xml:space="preserve">it</w:t>
        </w:r>
      </w:ins>
      <w:r>
        <w:t xml:space="preserve"> is </w:t>
      </w:r>
      <w:del w:id="4483" w:author="Ezra-redaktør" w:date="2026-10-18T13:44:37Z">
        <w:r>
          <w:delText xml:space="preserve">about</w:delText>
        </w:r>
      </w:del>
      <w:ins w:id="4484" w:author="Ezra-redaktør" w:date="2026-10-18T13:44:37Z">
        <w:r>
          <w:t xml:space="preserve">gentler</w:t>
        </w:r>
      </w:ins>
      <w:r>
        <w:t xml:space="preserve"> </w:t>
      </w:r>
      <w:del w:id="4485" w:author="Ezra-redaktør" w:date="2026-10-18T13:44:37Z">
        <w:r>
          <w:delText xml:space="preserve">presence.</w:delText>
        </w:r>
      </w:del>
      <w:ins w:id="4486" w:author="Ezra-redaktør" w:date="2026-10-18T13:44:37Z">
        <w:r>
          <w:t xml:space="preserve">than hypervigilance.</w:t>
        </w:r>
      </w:ins>
      <w:r>
        <w:t xml:space="preserve"> A sentry’s work looks like nothing at all, right up until the one night it </w:t>
      </w:r>
      <w:del w:id="4487" w:author="Ezra-redaktør" w:date="2026-10-18T13:44:37Z">
        <w:r>
          <w:delText xml:space="preserve">isn’t.</w:delText>
        </w:r>
      </w:del>
      <w:ins w:id="4488" w:author="Ezra-redaktør" w:date="2026-10-18T13:44:37Z">
        <w:r>
          <w:t xml:space="preserve">does not.</w:t>
        </w:r>
      </w:ins>
      <w:r>
        <w:t xml:space="preserve"> Formation erodes when attention </w:t>
      </w:r>
      <w:del w:id="4489" w:author="Ezra-redaktør" w:date="2026-10-18T13:44:37Z">
        <w:r>
          <w:delText xml:space="preserve">dulls:</w:delText>
        </w:r>
      </w:del>
      <w:ins w:id="4490" w:author="Ezra-redaktør" w:date="2026-10-18T13:44:37Z">
        <w:r>
          <w:t xml:space="preserve">dulls.</w:t>
        </w:r>
      </w:ins>
      <w:r>
        <w:t xml:space="preserve"> </w:t>
      </w:r>
      <w:del w:id="4491" w:author="Ezra-redaktør" w:date="2026-10-18T13:44:37Z">
        <w:r>
          <w:delText xml:space="preserve">not</w:delText>
        </w:r>
      </w:del>
      <w:ins w:id="4492" w:author="Ezra-redaktør" w:date="2026-10-18T13:44:37Z">
        <w:r>
          <w:t xml:space="preserve">You</w:t>
        </w:r>
      </w:ins>
      <w:r>
        <w:t xml:space="preserve"> </w:t>
      </w:r>
      <w:del w:id="4493" w:author="Ezra-redaktør" w:date="2026-10-18T13:44:37Z">
        <w:r>
          <w:delText xml:space="preserve">because</w:delText>
        </w:r>
      </w:del>
      <w:ins w:id="4494" w:author="Ezra-redaktør" w:date="2026-10-18T13:44:37Z">
        <w:r>
          <w:t xml:space="preserve">can</w:t>
        </w:r>
      </w:ins>
      <w:r>
        <w:t xml:space="preserve"> </w:t>
      </w:r>
      <w:del w:id="4495" w:author="Ezra-redaktør" w:date="2026-10-18T13:44:37Z">
        <w:r>
          <w:delText xml:space="preserve">you</w:delText>
        </w:r>
      </w:del>
      <w:ins w:id="4496" w:author="Ezra-redaktør" w:date="2026-10-18T13:44:37Z">
        <w:r>
          <w:t xml:space="preserve">keep</w:t>
        </w:r>
      </w:ins>
      <w:r>
        <w:t xml:space="preserve"> </w:t>
      </w:r>
      <w:del w:id="4497" w:author="Ezra-redaktør" w:date="2026-10-18T13:44:37Z">
        <w:r>
          <w:delText xml:space="preserve">stopped</w:delText>
        </w:r>
      </w:del>
      <w:ins w:id="4498" w:author="Ezra-redaktør" w:date="2026-10-18T13:44:37Z">
        <w:r>
          <w:t xml:space="preserve">believing</w:t>
        </w:r>
      </w:ins>
      <w:r>
        <w:t xml:space="preserve"> </w:t>
      </w:r>
      <w:del w:id="4499" w:author="Ezra-redaktør" w:date="2026-10-18T13:44:37Z">
        <w:r>
          <w:delText xml:space="preserve">believing,</w:delText>
        </w:r>
      </w:del>
      <w:ins w:id="4500" w:author="Ezra-redaktør" w:date="2026-10-18T13:44:37Z">
        <w:r>
          <w:t xml:space="preserve">and</w:t>
        </w:r>
      </w:ins>
      <w:r>
        <w:t xml:space="preserve"> </w:t>
      </w:r>
      <w:del w:id="4501" w:author="Ezra-redaktør" w:date="2026-10-18T13:44:37Z">
        <w:r>
          <w:delText xml:space="preserve">but</w:delText>
        </w:r>
      </w:del>
      <w:ins w:id="4502" w:author="Ezra-redaktør" w:date="2026-10-18T13:44:37Z">
        <w:r>
          <w:t xml:space="preserve">still</w:t>
        </w:r>
      </w:ins>
      <w:r>
        <w:t xml:space="preserve"> </w:t>
      </w:r>
      <w:del w:id="4503" w:author="Ezra-redaktør" w:date="2026-10-18T13:44:37Z">
        <w:r>
          <w:delText xml:space="preserve">because you stopped</w:delText>
        </w:r>
      </w:del>
      <w:ins w:id="4504" w:author="Ezra-redaktør" w:date="2026-10-18T13:44:37Z">
        <w:r>
          <w:t xml:space="preserve">stop</w:t>
        </w:r>
      </w:ins>
      <w:r>
        <w:t xml:space="preserve"> noticing.</w:t>
      </w:r>
    </w:p>
    <w:p>
      <w:r>
        <w:t xml:space="preserve">Staying awake </w:t>
      </w:r>
      <w:del w:id="4505" w:author="Ezra-redaktør" w:date="2026-10-18T13:44:37Z">
        <w:r>
          <w:delText xml:space="preserve">does not mean suspicion. It </w:delText>
        </w:r>
      </w:del>
      <w:r>
        <w:t xml:space="preserve">means </w:t>
      </w:r>
      <w:del w:id="4506" w:author="Ezra-redaktør" w:date="2026-10-18T13:44:37Z">
        <w:r>
          <w:delText xml:space="preserve">stewardship</w:delText>
        </w:r>
      </w:del>
      <w:ins w:id="4507" w:author="Ezra-redaktør" w:date="2026-10-18T13:44:37Z">
        <w:r>
          <w:t xml:space="preserve">looking</w:t>
        </w:r>
      </w:ins>
      <w:r>
        <w:t xml:space="preserve"> </w:t>
      </w:r>
      <w:del w:id="4508" w:author="Ezra-redaktør" w:date="2026-10-18T13:44:37Z">
        <w:r>
          <w:delText xml:space="preserve">over</w:delText>
        </w:r>
      </w:del>
      <w:ins w:id="4509" w:author="Ezra-redaktør" w:date="2026-10-18T13:44:37Z">
        <w:r>
          <w:t xml:space="preserve">after</w:t>
        </w:r>
      </w:ins>
      <w:r>
        <w:t xml:space="preserve"> what is shaping you, moment by </w:t>
      </w:r>
      <w:del w:id="4510" w:author="Ezra-redaktør" w:date="2026-10-18T13:44:37Z">
        <w:r>
          <w:delText xml:space="preserve">moment.</w:delText>
        </w:r>
      </w:del>
      <w:ins w:id="4511" w:author="Ezra-redaktør" w:date="2026-10-18T13:44:37Z">
        <w:r>
          <w:t xml:space="preserve">moment, without turning suspicious.</w:t>
        </w:r>
      </w:ins>
    </w:p>
    <w:p>
      <w:pPr>
        <w:pStyle w:val="Heading3"/>
      </w:pPr>
      <w:r>
        <w:t xml:space="preserve">The Practice</w:t>
      </w:r>
    </w:p>
    <w:p>
      <w:del w:id="4512" w:author="Ezra-redaktør" w:date="2026-10-18T13:44:37Z">
        <w:r>
          <w:delText xml:space="preserve">Today, choose</w:delText>
        </w:r>
      </w:del>
      <w:ins w:id="4513" w:author="Ezra-redaktør" w:date="2026-10-18T13:44:37Z">
        <w:r>
          <w:t xml:space="preserve">Choose</w:t>
        </w:r>
      </w:ins>
      <w:r>
        <w:t xml:space="preserve"> one </w:t>
      </w:r>
      <w:del w:id="4514" w:author="Ezra-redaktør" w:date="2026-10-18T13:44:37Z">
        <w:r>
          <w:delText xml:space="preserve">recurring </w:delText>
        </w:r>
      </w:del>
      <w:r>
        <w:t xml:space="preserve">moment </w:t>
      </w:r>
      <w:del w:id="4515" w:author="Ezra-redaktør" w:date="2026-10-18T13:44:37Z">
        <w:r>
          <w:delText xml:space="preserve">to</w:delText>
        </w:r>
      </w:del>
      <w:ins w:id="4516" w:author="Ezra-redaktør" w:date="2026-10-18T13:44:37Z">
        <w:r>
          <w:t xml:space="preserve">that recurs in your day and</w:t>
        </w:r>
      </w:ins>
      <w:r>
        <w:t xml:space="preserve"> slow down </w:t>
      </w:r>
      <w:del w:id="4517" w:author="Ezra-redaktør" w:date="2026-10-18T13:44:37Z">
        <w:r>
          <w:delText xml:space="preserve">deliberately.</w:delText>
        </w:r>
      </w:del>
      <w:ins w:id="4518" w:author="Ezra-redaktør" w:date="2026-10-18T13:44:37Z">
        <w:r>
          <w:t xml:space="preserve">in</w:t>
        </w:r>
      </w:ins>
      <w:r>
        <w:t xml:space="preserve"> </w:t>
      </w:r>
      <w:del w:id="4519" w:author="Ezra-redaktør" w:date="2026-10-18T13:44:37Z">
        <w:r>
          <w:delText xml:space="preserve">Not</w:delText>
        </w:r>
      </w:del>
      <w:ins w:id="4520" w:author="Ezra-redaktør" w:date="2026-10-18T13:44:37Z">
        <w:r>
          <w:t xml:space="preserve">it</w:t>
        </w:r>
      </w:ins>
      <w:r>
        <w:t xml:space="preserve"> </w:t>
      </w:r>
      <w:del w:id="4521" w:author="Ezra-redaktør" w:date="2026-10-18T13:44:37Z">
        <w:r>
          <w:delText xml:space="preserve">to</w:delText>
        </w:r>
      </w:del>
      <w:ins w:id="4522" w:author="Ezra-redaktør" w:date="2026-10-18T13:44:37Z">
        <w:r>
          <w:t xml:space="preserve">on</w:t>
        </w:r>
      </w:ins>
      <w:r>
        <w:t xml:space="preserve"> </w:t>
      </w:r>
      <w:del w:id="4523" w:author="Ezra-redaktør" w:date="2026-10-18T13:44:37Z">
        <w:r>
          <w:delText xml:space="preserve">analyze.</w:delText>
        </w:r>
      </w:del>
      <w:ins w:id="4524" w:author="Ezra-redaktør" w:date="2026-10-18T13:44:37Z">
        <w:r>
          <w:t xml:space="preserve">purpose.</w:t>
        </w:r>
      </w:ins>
      <w:r>
        <w:t xml:space="preserve"> </w:t>
      </w:r>
      <w:del w:id="4525" w:author="Ezra-redaktør" w:date="2026-10-18T13:44:37Z">
        <w:r>
          <w:delText xml:space="preserve">Not</w:delText>
        </w:r>
      </w:del>
      <w:ins w:id="4526" w:author="Ezra-redaktør" w:date="2026-10-18T13:44:37Z">
        <w:r>
          <w:t xml:space="preserve">You</w:t>
        </w:r>
      </w:ins>
      <w:r>
        <w:t xml:space="preserve"> </w:t>
      </w:r>
      <w:del w:id="4527" w:author="Ezra-redaktør" w:date="2026-10-18T13:44:37Z">
        <w:r>
          <w:delText xml:space="preserve">to</w:delText>
        </w:r>
      </w:del>
      <w:ins w:id="4528" w:author="Ezra-redaktør" w:date="2026-10-18T13:44:37Z">
        <w:r>
          <w:t xml:space="preserve">are</w:t>
        </w:r>
      </w:ins>
      <w:r>
        <w:t xml:space="preserve"> </w:t>
      </w:r>
      <w:del w:id="4529" w:author="Ezra-redaktør" w:date="2026-10-18T13:44:37Z">
        <w:r>
          <w:delText xml:space="preserve">correct.</w:delText>
        </w:r>
      </w:del>
      <w:ins w:id="4530" w:author="Ezra-redaktør" w:date="2026-10-18T13:44:37Z">
        <w:r>
          <w:t xml:space="preserve">only</w:t>
        </w:r>
      </w:ins>
      <w:r>
        <w:t xml:space="preserve"> </w:t>
      </w:r>
      <w:del w:id="4531" w:author="Ezra-redaktør" w:date="2026-10-18T13:44:37Z">
        <w:r>
          <w:delText xml:space="preserve">Just</w:delText>
        </w:r>
      </w:del>
      <w:ins w:id="4532" w:author="Ezra-redaktør" w:date="2026-10-18T13:44:37Z">
        <w:r>
          <w:t xml:space="preserve">there</w:t>
        </w:r>
      </w:ins>
      <w:r>
        <w:t xml:space="preserve"> to notice. Where does your attention go when no one directs it? Name it.</w:t>
      </w:r>
    </w:p>
    <w:p>
      <w:pPr>
        <w:rPr>
          <w:del w:id="4533" w:author="Ezra-redaktør" w:date="2026-10-18T13:44:37Z"/>
        </w:rPr>
      </w:pPr>
      <w:del w:id="4534" w:author="Ezra-redaktør" w:date="2026-10-18T13:44:37Z">
        <w:r>
          <w:delText xml:space="preserve">Awareness interrupts drift before discipline is required.</w:delText>
        </w:r>
      </w:del>
    </w:p>
    <w:p>
      <w:pPr>
        <w:rPr>
          <w:ins w:id="4535" w:author="Ezra-redaktør" w:date="2026-10-18T13:44:37Z"/>
        </w:rPr>
      </w:pPr>
      <w:ins w:id="4536" w:author="Ezra-redaktør" w:date="2026-10-18T13:44:37Z">
        <w:r>
          <w:t xml:space="preserve">Awareness can interrupt drift before you need discipline to fix it.</w:t>
        </w:r>
      </w:ins>
    </w:p>
    <w:p>
      <w:pPr>
        <w:pStyle w:val="Heading3"/>
      </w:pPr>
      <w:r>
        <w:t xml:space="preserve">Healing </w:t>
      </w:r>
      <w:del w:id="4537" w:author="Ezra-redaktør" w:date="2026-10-18T13:44:37Z">
        <w:r>
          <w:delText xml:space="preserve">Forge –</w:delText>
        </w:r>
      </w:del>
      <w:ins w:id="4538" w:author="Ezra-redaktør" w:date="2026-10-18T13:44:37Z">
        <w:r>
          <w:t xml:space="preserve">Forge:</w:t>
        </w:r>
      </w:ins>
      <w:r>
        <w:t xml:space="preserve"> When Alertness Feels Exhausting</w:t>
      </w:r>
    </w:p>
    <w:p>
      <w:del w:id="4539" w:author="Ezra-redaktør" w:date="2026-10-18T13:44:37Z">
        <w:r>
          <w:delText xml:space="preserve">For</w:delText>
        </w:r>
      </w:del>
      <w:ins w:id="4540" w:author="Ezra-redaktør" w:date="2026-10-18T13:44:37Z">
        <w:r>
          <w:t xml:space="preserve">If</w:t>
        </w:r>
      </w:ins>
      <w:r>
        <w:t xml:space="preserve"> </w:t>
      </w:r>
      <w:del w:id="4541" w:author="Ezra-redaktør" w:date="2026-10-18T13:44:37Z">
        <w:r>
          <w:delText xml:space="preserve">some</w:delText>
        </w:r>
      </w:del>
      <w:ins w:id="4542" w:author="Ezra-redaktør" w:date="2026-10-18T13:44:37Z">
        <w:r>
          <w:t xml:space="preserve">you</w:t>
        </w:r>
      </w:ins>
      <w:r>
        <w:t xml:space="preserve"> </w:t>
      </w:r>
      <w:del w:id="4543" w:author="Ezra-redaktør" w:date="2026-10-18T13:44:37Z">
        <w:r>
          <w:delText xml:space="preserve">men,</w:delText>
        </w:r>
      </w:del>
      <w:ins w:id="4544" w:author="Ezra-redaktør" w:date="2026-10-18T13:44:37Z">
        <w:r>
          <w:t xml:space="preserve">learned</w:t>
        </w:r>
      </w:ins>
      <w:r>
        <w:t xml:space="preserve"> </w:t>
      </w:r>
      <w:del w:id="4545" w:author="Ezra-redaktør" w:date="2026-10-18T13:44:37Z">
        <w:r>
          <w:delText xml:space="preserve">vigilance</w:delText>
        </w:r>
      </w:del>
      <w:ins w:id="4546" w:author="Ezra-redaktør" w:date="2026-10-18T13:44:37Z">
        <w:r>
          <w:t xml:space="preserve">to</w:t>
        </w:r>
      </w:ins>
      <w:r>
        <w:t xml:space="preserve"> </w:t>
      </w:r>
      <w:del w:id="4547" w:author="Ezra-redaktør" w:date="2026-10-18T13:44:37Z">
        <w:r>
          <w:delText xml:space="preserve">once</w:delText>
        </w:r>
      </w:del>
      <w:ins w:id="4548" w:author="Ezra-redaktør" w:date="2026-10-18T13:44:37Z">
        <w:r>
          <w:t xml:space="preserve">scan</w:t>
        </w:r>
      </w:ins>
      <w:r>
        <w:t xml:space="preserve"> </w:t>
      </w:r>
      <w:del w:id="4549" w:author="Ezra-redaktør" w:date="2026-10-18T13:44:37Z">
        <w:r>
          <w:delText xml:space="preserve">meant</w:delText>
        </w:r>
      </w:del>
      <w:ins w:id="4550" w:author="Ezra-redaktør" w:date="2026-10-18T13:44:37Z">
        <w:r>
          <w:t xml:space="preserve">for</w:t>
        </w:r>
      </w:ins>
      <w:r>
        <w:t xml:space="preserve"> </w:t>
      </w:r>
      <w:del w:id="4551" w:author="Ezra-redaktør" w:date="2026-10-18T13:44:37Z">
        <w:r>
          <w:delText xml:space="preserve">danger: constant scanning, unpredictability,</w:delText>
        </w:r>
      </w:del>
      <w:ins w:id="4552" w:author="Ezra-redaktør" w:date="2026-10-18T13:44:37Z">
        <w:r>
          <w:t xml:space="preserve">danger,</w:t>
        </w:r>
      </w:ins>
      <w:r>
        <w:t xml:space="preserve"> never </w:t>
      </w:r>
      <w:del w:id="4553" w:author="Ezra-redaktør" w:date="2026-10-18T13:44:37Z">
        <w:r>
          <w:delText xml:space="preserve">resting.</w:delText>
        </w:r>
      </w:del>
      <w:ins w:id="4554" w:author="Ezra-redaktør" w:date="2026-10-18T13:44:37Z">
        <w:r>
          <w:t xml:space="preserve">resting</w:t>
        </w:r>
      </w:ins>
      <w:r>
        <w:t xml:space="preserve"> </w:t>
      </w:r>
      <w:del w:id="4555" w:author="Ezra-redaktør" w:date="2026-10-18T13:44:37Z">
        <w:r>
          <w:delText xml:space="preserve">Restlessness</w:delText>
        </w:r>
      </w:del>
      <w:ins w:id="4556" w:author="Ezra-redaktør" w:date="2026-10-18T13:44:37Z">
        <w:r>
          <w:t xml:space="preserve">because</w:t>
        </w:r>
      </w:ins>
      <w:r>
        <w:t xml:space="preserve"> </w:t>
      </w:r>
      <w:del w:id="4557" w:author="Ezra-redaktør" w:date="2026-10-18T13:44:37Z">
        <w:r>
          <w:delText xml:space="preserve">became</w:delText>
        </w:r>
      </w:del>
      <w:ins w:id="4558" w:author="Ezra-redaktør" w:date="2026-10-18T13:44:37Z">
        <w:r>
          <w:t xml:space="preserve">nothing</w:t>
        </w:r>
      </w:ins>
      <w:r>
        <w:t xml:space="preserve"> </w:t>
      </w:r>
      <w:del w:id="4559" w:author="Ezra-redaktør" w:date="2026-10-18T13:44:37Z">
        <w:r>
          <w:delText xml:space="preserve">survival.</w:delText>
        </w:r>
      </w:del>
      <w:ins w:id="4560" w:author="Ezra-redaktør" w:date="2026-10-18T13:44:37Z">
        <w:r>
          <w:t xml:space="preserve">was</w:t>
        </w:r>
      </w:ins>
      <w:r>
        <w:t xml:space="preserve"> </w:t>
      </w:r>
      <w:del w:id="4561" w:author="Ezra-redaktør" w:date="2026-10-18T13:44:37Z">
        <w:r>
          <w:delText xml:space="preserve">Watchfulness</w:delText>
        </w:r>
      </w:del>
      <w:ins w:id="4562" w:author="Ezra-redaktør" w:date="2026-10-18T13:44:37Z">
        <w:r>
          <w:t xml:space="preserve">predictable, restlessness was how you survived. The watchfulness asked of you</w:t>
        </w:r>
      </w:ins>
      <w:r>
        <w:t xml:space="preserve"> here is </w:t>
      </w:r>
      <w:del w:id="4563" w:author="Ezra-redaktør" w:date="2026-10-18T13:44:37Z">
        <w:r>
          <w:delText xml:space="preserve">different.</w:delText>
        </w:r>
      </w:del>
      <w:ins w:id="4564" w:author="Ezra-redaktør" w:date="2026-10-18T13:44:37Z">
        <w:r>
          <w:t xml:space="preserve">calm</w:t>
        </w:r>
      </w:ins>
      <w:r>
        <w:t xml:space="preserve"> </w:t>
      </w:r>
      <w:del w:id="4565" w:author="Ezra-redaktør" w:date="2026-10-18T13:44:37Z">
        <w:r>
          <w:delText xml:space="preserve">It</w:delText>
        </w:r>
      </w:del>
      <w:ins w:id="4566" w:author="Ezra-redaktør" w:date="2026-10-18T13:44:37Z">
        <w:r>
          <w:t xml:space="preserve">and</w:t>
        </w:r>
      </w:ins>
      <w:r>
        <w:t xml:space="preserve"> </w:t>
      </w:r>
      <w:del w:id="4567" w:author="Ezra-redaktør" w:date="2026-10-18T13:44:37Z">
        <w:r>
          <w:delText xml:space="preserve">is calm, grounded, anchored</w:delText>
        </w:r>
      </w:del>
      <w:ins w:id="4568" w:author="Ezra-redaktør" w:date="2026-10-18T13:44:37Z">
        <w:r>
          <w:t xml:space="preserve">grounded</w:t>
        </w:r>
      </w:ins>
      <w:r>
        <w:t xml:space="preserve"> in </w:t>
      </w:r>
      <w:del w:id="4569" w:author="Ezra-redaktør" w:date="2026-10-18T13:44:37Z">
        <w:r>
          <w:delText xml:space="preserve">trust,</w:delText>
        </w:r>
      </w:del>
      <w:ins w:id="4570" w:author="Ezra-redaktør" w:date="2026-10-18T13:44:37Z">
        <w:r>
          <w:t xml:space="preserve">trust.</w:t>
        </w:r>
      </w:ins>
      <w:r>
        <w:t xml:space="preserve"> </w:t>
      </w:r>
      <w:del w:id="4571" w:author="Ezra-redaktør" w:date="2026-10-18T13:44:37Z">
        <w:r>
          <w:delText xml:space="preserve">not</w:delText>
        </w:r>
      </w:del>
      <w:ins w:id="4572" w:author="Ezra-redaktør" w:date="2026-10-18T13:44:37Z">
        <w:r>
          <w:t xml:space="preserve">What</w:t>
        </w:r>
      </w:ins>
      <w:r>
        <w:t xml:space="preserve"> </w:t>
      </w:r>
      <w:del w:id="4573" w:author="Ezra-redaktør" w:date="2026-10-18T13:44:37Z">
        <w:r>
          <w:delText xml:space="preserve">threat. You are not guarding against collapse. You</w:delText>
        </w:r>
      </w:del>
      <w:ins w:id="4574" w:author="Ezra-redaktør" w:date="2026-10-18T13:44:37Z">
        <w:r>
          <w:t xml:space="preserve">you</w:t>
        </w:r>
      </w:ins>
      <w:r>
        <w:t xml:space="preserve"> are guarding </w:t>
      </w:r>
      <w:del w:id="4575" w:author="Ezra-redaktør" w:date="2026-10-18T13:44:37Z">
        <w:r>
          <w:delText xml:space="preserve">alignment.</w:delText>
        </w:r>
      </w:del>
      <w:ins w:id="4576" w:author="Ezra-redaktør" w:date="2026-10-18T13:44:37Z">
        <w:r>
          <w:t xml:space="preserve">is your direction. You can stop bracing for collapse.</w:t>
        </w:r>
      </w:ins>
    </w:p>
    <w:p>
      <w:r>
        <w:t xml:space="preserve">*End of Day 27*</w:t>
      </w:r>
    </w:p>
    <w:p>
      <w:pPr>
        <w:pStyle w:val="Heading2"/>
      </w:pPr>
      <w:r>
        <w:t xml:space="preserve">Day </w:t>
      </w:r>
      <w:del w:id="4577" w:author="Ezra-redaktør" w:date="2026-10-18T13:44:37Z">
        <w:r>
          <w:delText xml:space="preserve">28 –</w:delText>
        </w:r>
      </w:del>
      <w:ins w:id="4578" w:author="Ezra-redaktør" w:date="2026-10-18T13:44:37Z">
        <w:r>
          <w:t xml:space="preserve">28:</w:t>
        </w:r>
      </w:ins>
      <w:r>
        <w:t xml:space="preserve"> Discipline in a Designed World</w:t>
      </w:r>
    </w:p>
    <w:p>
      <w:r>
        <w:t xml:space="preserve">&gt; “Do not be conformed to this world, but be transformed by the renewal of your mind.” </w:t>
      </w:r>
      <w:del w:id="4579" w:author="Ezra-redaktør" w:date="2026-10-18T13:44:37Z">
        <w:r>
          <w:delText xml:space="preserve">–</w:delText>
        </w:r>
      </w:del>
      <w:ins w:id="4580" w:author="Ezra-redaktør" w:date="2026-10-18T13:44:37Z">
        <w:r>
          <w:t xml:space="preserve">&gt; &gt;</w:t>
        </w:r>
      </w:ins>
      <w:r>
        <w:t xml:space="preserve"> Romans 12:2</w:t>
      </w:r>
    </w:p>
    <w:p>
      <w:r>
        <w:t xml:space="preserve">Ease is not accidental. Systems are shaped, environments are curated, </w:t>
      </w:r>
      <w:ins w:id="4581" w:author="Ezra-redaktør" w:date="2026-10-18T13:44:37Z">
        <w:r>
          <w:t xml:space="preserve">and </w:t>
        </w:r>
      </w:ins>
      <w:r>
        <w:t xml:space="preserve">attention is harvested. </w:t>
      </w:r>
      <w:del w:id="4582" w:author="Ezra-redaktør" w:date="2026-10-18T13:44:37Z">
        <w:r>
          <w:delText xml:space="preserve">Resistance</w:delText>
        </w:r>
      </w:del>
      <w:ins w:id="4583" w:author="Ezra-redaktør" w:date="2026-10-18T13:44:37Z">
        <w:r>
          <w:t xml:space="preserve">Resisting</w:t>
        </w:r>
      </w:ins>
      <w:r>
        <w:t xml:space="preserve"> now </w:t>
      </w:r>
      <w:del w:id="4584" w:author="Ezra-redaktør" w:date="2026-10-18T13:44:37Z">
        <w:r>
          <w:delText xml:space="preserve">requires</w:delText>
        </w:r>
      </w:del>
      <w:ins w:id="4585" w:author="Ezra-redaktør" w:date="2026-10-18T13:44:37Z">
        <w:r>
          <w:t xml:space="preserve">takes</w:t>
        </w:r>
      </w:ins>
      <w:r>
        <w:t xml:space="preserve"> intention,</w:t>
      </w:r>
      <w:del w:id="4586" w:author="Ezra-redaktør" w:date="2026-10-18T13:44:37Z">
        <w:r>
          <w:delText xml:space="preserve"> not because discipline is harder, but</w:delText>
        </w:r>
      </w:del>
      <w:r>
        <w:t xml:space="preserve"> because distraction is engineered. </w:t>
      </w:r>
      <w:del w:id="4587" w:author="Ezra-redaktør" w:date="2026-10-18T13:44:37Z">
        <w:r>
          <w:delText xml:space="preserve">That</w:delText>
        </w:r>
      </w:del>
      <w:ins w:id="4588" w:author="Ezra-redaktør" w:date="2026-10-18T13:44:37Z">
        <w:r>
          <w:t xml:space="preserve">No conspiracy theory</w:t>
        </w:r>
      </w:ins>
      <w:r>
        <w:t xml:space="preserve"> is </w:t>
      </w:r>
      <w:del w:id="4589" w:author="Ezra-redaktør" w:date="2026-10-18T13:44:37Z">
        <w:r>
          <w:delText xml:space="preserve">not</w:delText>
        </w:r>
      </w:del>
      <w:ins w:id="4590" w:author="Ezra-redaktør" w:date="2026-10-18T13:44:37Z">
        <w:r>
          <w:t xml:space="preserve">needed</w:t>
        </w:r>
      </w:ins>
      <w:r>
        <w:t xml:space="preserve"> </w:t>
      </w:r>
      <w:del w:id="4591" w:author="Ezra-redaktør" w:date="2026-10-18T13:44:37Z">
        <w:r>
          <w:delText xml:space="preserve">a</w:delText>
        </w:r>
      </w:del>
      <w:ins w:id="4592" w:author="Ezra-redaktør" w:date="2026-10-18T13:44:37Z">
        <w:r>
          <w:t xml:space="preserve">to</w:t>
        </w:r>
      </w:ins>
      <w:r>
        <w:t xml:space="preserve"> </w:t>
      </w:r>
      <w:del w:id="4593" w:author="Ezra-redaktør" w:date="2026-10-18T13:44:37Z">
        <w:r>
          <w:delText xml:space="preserve">conspiracy</w:delText>
        </w:r>
      </w:del>
      <w:ins w:id="4594" w:author="Ezra-redaktør" w:date="2026-10-18T13:44:37Z">
        <w:r>
          <w:t xml:space="preserve">explain</w:t>
        </w:r>
      </w:ins>
      <w:r>
        <w:t xml:space="preserve"> </w:t>
      </w:r>
      <w:del w:id="4595" w:author="Ezra-redaktør" w:date="2026-10-18T13:44:37Z">
        <w:r>
          <w:delText xml:space="preserve">theory;</w:delText>
        </w:r>
      </w:del>
      <w:ins w:id="4596" w:author="Ezra-redaktør" w:date="2026-10-18T13:44:37Z">
        <w:r>
          <w:t xml:space="preserve">it;</w:t>
        </w:r>
      </w:ins>
      <w:r>
        <w:t xml:space="preserve"> it is a business model. The feeds you scroll are built by teams paid to maximize the minutes you spend in them, and they are good at their jobs.</w:t>
      </w:r>
    </w:p>
    <w:p>
      <w:pPr>
        <w:pStyle w:val="Heading3"/>
      </w:pPr>
      <w:r>
        <w:t xml:space="preserve">The Scenario</w:t>
      </w:r>
    </w:p>
    <w:p>
      <w:r>
        <w:t xml:space="preserve">Alex did not feel tempted. He felt accommodated. Everything adjusted to him: suggestions, defaults, </w:t>
      </w:r>
      <w:del w:id="4597" w:author="Ezra-redaktør" w:date="2026-10-18T13:44:37Z">
        <w:r>
          <w:delText xml:space="preserve">convenience.</w:delText>
        </w:r>
      </w:del>
      <w:ins w:id="4598" w:author="Ezra-redaktør" w:date="2026-10-18T13:44:37Z">
        <w:r>
          <w:t xml:space="preserve">conveniences.</w:t>
        </w:r>
      </w:ins>
      <w:r>
        <w:t xml:space="preserve"> Nothing </w:t>
      </w:r>
      <w:del w:id="4599" w:author="Ezra-redaktør" w:date="2026-10-18T13:44:37Z">
        <w:r>
          <w:delText xml:space="preserve">demanded</w:delText>
        </w:r>
      </w:del>
      <w:ins w:id="4600" w:author="Ezra-redaktør" w:date="2026-10-18T13:44:37Z">
        <w:r>
          <w:t xml:space="preserve">asked</w:t>
        </w:r>
      </w:ins>
      <w:r>
        <w:t xml:space="preserve"> </w:t>
      </w:r>
      <w:del w:id="4601" w:author="Ezra-redaktør" w:date="2026-10-18T13:44:37Z">
        <w:r>
          <w:delText xml:space="preserve">refusal;</w:delText>
        </w:r>
      </w:del>
      <w:ins w:id="4602" w:author="Ezra-redaktør" w:date="2026-10-18T13:44:37Z">
        <w:r>
          <w:t xml:space="preserve">him to refuse anything, and</w:t>
        </w:r>
      </w:ins>
      <w:r>
        <w:t xml:space="preserve"> nothing required a decision. </w:t>
      </w:r>
      <w:del w:id="4603" w:author="Ezra-redaktør" w:date="2026-10-18T13:44:37Z">
        <w:r>
          <w:delText xml:space="preserve">Days</w:delText>
        </w:r>
      </w:del>
      <w:ins w:id="4604" w:author="Ezra-redaktør" w:date="2026-10-18T13:44:37Z">
        <w:r>
          <w:t xml:space="preserve">His days</w:t>
        </w:r>
      </w:ins>
      <w:r>
        <w:t xml:space="preserve"> passed efficiently. Too efficiently.</w:t>
      </w:r>
    </w:p>
    <w:p>
      <w:del w:id="4605" w:author="Ezra-redaktør" w:date="2026-10-18T13:44:37Z">
        <w:r>
          <w:delText xml:space="preserve">What</w:delText>
        </w:r>
      </w:del>
      <w:ins w:id="4606" w:author="Ezra-redaktør" w:date="2026-10-18T13:44:37Z">
        <w:r>
          <w:t xml:space="preserve">He was being</w:t>
        </w:r>
      </w:ins>
      <w:r>
        <w:t xml:space="preserve"> shaped </w:t>
      </w:r>
      <w:del w:id="4607" w:author="Ezra-redaktør" w:date="2026-10-18T13:44:37Z">
        <w:r>
          <w:delText xml:space="preserve">him</w:delText>
        </w:r>
      </w:del>
      <w:ins w:id="4608" w:author="Ezra-redaktør" w:date="2026-10-18T13:44:37Z">
        <w:r>
          <w:t xml:space="preserve">by</w:t>
        </w:r>
      </w:ins>
      <w:r>
        <w:t xml:space="preserve"> </w:t>
      </w:r>
      <w:del w:id="4609" w:author="Ezra-redaktør" w:date="2026-10-18T13:44:37Z">
        <w:r>
          <w:delText xml:space="preserve">was</w:delText>
        </w:r>
      </w:del>
      <w:ins w:id="4610" w:author="Ezra-redaktør" w:date="2026-10-18T13:44:37Z">
        <w:r>
          <w:t xml:space="preserve">going</w:t>
        </w:r>
      </w:ins>
      <w:r>
        <w:t xml:space="preserve"> </w:t>
      </w:r>
      <w:del w:id="4611" w:author="Ezra-redaktør" w:date="2026-10-18T13:44:37Z">
        <w:r>
          <w:delText xml:space="preserve">not rebellion, but compliance</w:delText>
        </w:r>
      </w:del>
      <w:ins w:id="4612" w:author="Ezra-redaktør" w:date="2026-10-18T13:44:37Z">
        <w:r>
          <w:t xml:space="preserve">along</w:t>
        </w:r>
      </w:ins>
      <w:r>
        <w:t xml:space="preserve"> with</w:t>
      </w:r>
      <w:ins w:id="4613" w:author="Ezra-redaktør" w:date="2026-10-18T13:44:37Z">
        <w:r>
          <w:t xml:space="preserve"> a</w:t>
        </w:r>
      </w:ins>
      <w:r>
        <w:t xml:space="preserve"> design he never chose.</w:t>
      </w:r>
    </w:p>
    <w:p>
      <w:pPr>
        <w:pStyle w:val="Heading3"/>
      </w:pPr>
      <w:r>
        <w:t xml:space="preserve">Designed Drift vs.</w:t>
      </w:r>
      <w:del w:id="4614" w:author="Ezra-redaktør" w:date="2026-10-18T13:44:37Z">
        <w:r>
          <w:delText xml:space="preserve"> </w:delText>
        </w:r>
      </w:del>
      <w:ins w:id="4615" w:author="Ezra-redaktør" w:date="2026-10-18T13:44:37Z">
        <w:r>
          <w:t xml:space="preserve"> </w:t>
        </w:r>
      </w:ins>
      <w:r>
        <w:t xml:space="preserve">Chosen Resistance</w:t>
      </w:r>
    </w:p>
    <w:p>
      <w:r>
        <w:t xml:space="preserve">| Designed Drift</w:t>
      </w:r>
      <w:del w:id="4616" w:author="Ezra-redaktør" w:date="2026-10-18T13:44:37Z">
        <w:r>
          <w:delText xml:space="preserve">         </w:delText>
        </w:r>
      </w:del>
      <w:ins w:id="4617" w:author="Ezra-redaktør" w:date="2026-10-18T13:44:37Z">
        <w:r>
          <w:t xml:space="preserve"> </w:t>
        </w:r>
      </w:ins>
      <w:r>
        <w:t xml:space="preserve">| Chosen Resistance</w:t>
      </w:r>
      <w:del w:id="4618" w:author="Ezra-redaktør" w:date="2026-10-18T13:44:37Z">
        <w:r>
          <w:delText xml:space="preserve">      </w:delText>
        </w:r>
      </w:del>
      <w:ins w:id="4619" w:author="Ezra-redaktør" w:date="2026-10-18T13:44:37Z">
        <w:r>
          <w:t xml:space="preserve"> </w:t>
        </w:r>
      </w:ins>
      <w:r>
        <w:t xml:space="preserve">| </w:t>
      </w:r>
      <w:del w:id="4620" w:author="Ezra-redaktør" w:date="2026-10-18T13:44:37Z">
        <w:r>
          <w:delText xml:space="preserve">|------------------------|------------------------|</w:delText>
        </w:r>
      </w:del>
      <w:ins w:id="4621" w:author="Ezra-redaktør" w:date="2026-10-18T13:44:37Z">
        <w:r>
          <w:t xml:space="preserve">| :- | :- |</w:t>
        </w:r>
      </w:ins>
      <w:r>
        <w:t xml:space="preserve"> | Accepts defaults</w:t>
      </w:r>
      <w:del w:id="4622" w:author="Ezra-redaktør" w:date="2026-10-18T13:44:37Z">
        <w:r>
          <w:delText xml:space="preserve">       </w:delText>
        </w:r>
      </w:del>
      <w:ins w:id="4623" w:author="Ezra-redaktør" w:date="2026-10-18T13:44:37Z">
        <w:r>
          <w:t xml:space="preserve"> </w:t>
        </w:r>
      </w:ins>
      <w:r>
        <w:t xml:space="preserve">| Questions them</w:t>
      </w:r>
      <w:del w:id="4624" w:author="Ezra-redaktør" w:date="2026-10-18T13:44:37Z">
        <w:r>
          <w:delText xml:space="preserve">         </w:delText>
        </w:r>
      </w:del>
      <w:ins w:id="4625" w:author="Ezra-redaktør" w:date="2026-10-18T13:44:37Z">
        <w:r>
          <w:t xml:space="preserve"> </w:t>
        </w:r>
      </w:ins>
      <w:r>
        <w:t xml:space="preserve">| | Moves with convenience | Moves with conviction</w:t>
      </w:r>
      <w:del w:id="4626" w:author="Ezra-redaktør" w:date="2026-10-18T13:44:37Z">
        <w:r>
          <w:delText xml:space="preserve">  </w:delText>
        </w:r>
      </w:del>
      <w:ins w:id="4627" w:author="Ezra-redaktør" w:date="2026-10-18T13:44:37Z">
        <w:r>
          <w:t xml:space="preserve"> </w:t>
        </w:r>
      </w:ins>
      <w:r>
        <w:t xml:space="preserve">| | Feels effortless</w:t>
      </w:r>
      <w:del w:id="4628" w:author="Ezra-redaktør" w:date="2026-10-18T13:44:37Z">
        <w:r>
          <w:delText xml:space="preserve">       </w:delText>
        </w:r>
      </w:del>
      <w:ins w:id="4629" w:author="Ezra-redaktør" w:date="2026-10-18T13:44:37Z">
        <w:r>
          <w:t xml:space="preserve"> </w:t>
        </w:r>
      </w:ins>
      <w:r>
        <w:t xml:space="preserve">| Feels intentional</w:t>
      </w:r>
      <w:del w:id="4630" w:author="Ezra-redaktør" w:date="2026-10-18T13:44:37Z">
        <w:r>
          <w:delText xml:space="preserve">      </w:delText>
        </w:r>
      </w:del>
      <w:ins w:id="4631" w:author="Ezra-redaktør" w:date="2026-10-18T13:44:37Z">
        <w:r>
          <w:t xml:space="preserve"> </w:t>
        </w:r>
      </w:ins>
      <w:r>
        <w:t xml:space="preserve">| | Is shaped passively</w:t>
      </w:r>
      <w:del w:id="4632" w:author="Ezra-redaktør" w:date="2026-10-18T13:44:37Z">
        <w:r>
          <w:delText xml:space="preserve">    </w:delText>
        </w:r>
      </w:del>
      <w:ins w:id="4633" w:author="Ezra-redaktør" w:date="2026-10-18T13:44:37Z">
        <w:r>
          <w:t xml:space="preserve"> </w:t>
        </w:r>
      </w:ins>
      <w:r>
        <w:t xml:space="preserve">| Is formed deliberately | | Loses edges quietly</w:t>
      </w:r>
      <w:del w:id="4634" w:author="Ezra-redaktør" w:date="2026-10-18T13:44:37Z">
        <w:r>
          <w:delText xml:space="preserve">    </w:delText>
        </w:r>
      </w:del>
      <w:ins w:id="4635" w:author="Ezra-redaktør" w:date="2026-10-18T13:44:37Z">
        <w:r>
          <w:t xml:space="preserve"> </w:t>
        </w:r>
      </w:ins>
      <w:r>
        <w:t xml:space="preserve">| Retains definition</w:t>
      </w:r>
      <w:del w:id="4636" w:author="Ezra-redaktør" w:date="2026-10-18T13:44:37Z">
        <w:r>
          <w:delText xml:space="preserve">     </w:delText>
        </w:r>
      </w:del>
      <w:ins w:id="4637" w:author="Ezra-redaktør" w:date="2026-10-18T13:44:37Z">
        <w:r>
          <w:t xml:space="preserve"> </w:t>
        </w:r>
      </w:ins>
      <w:r>
        <w:t xml:space="preserve">|</w:t>
      </w:r>
    </w:p>
    <w:p>
      <w:r>
        <w:t xml:space="preserve">Discipline today is less about willpower and more about refusal.</w:t>
      </w:r>
    </w:p>
    <w:p>
      <w:pPr>
        <w:pStyle w:val="Heading3"/>
      </w:pPr>
      <w:r>
        <w:t xml:space="preserve">What This Day Is Really About</w:t>
      </w:r>
    </w:p>
    <w:p>
      <w:del w:id="4638" w:author="Ezra-redaktør" w:date="2026-10-18T13:44:37Z">
        <w:r>
          <w:delText xml:space="preserve">This</w:delText>
        </w:r>
      </w:del>
      <w:ins w:id="4639" w:author="Ezra-redaktør" w:date="2026-10-18T13:44:37Z">
        <w:r>
          <w:t xml:space="preserve">The</w:t>
        </w:r>
      </w:ins>
      <w:r>
        <w:t xml:space="preserve"> </w:t>
      </w:r>
      <w:del w:id="4640" w:author="Ezra-redaktør" w:date="2026-10-18T13:44:37Z">
        <w:r>
          <w:delText xml:space="preserve">day</w:delText>
        </w:r>
      </w:del>
      <w:ins w:id="4641" w:author="Ezra-redaktør" w:date="2026-10-18T13:44:37Z">
        <w:r>
          <w:t xml:space="preserve">world around you</w:t>
        </w:r>
      </w:ins>
      <w:r>
        <w:t xml:space="preserve"> is not </w:t>
      </w:r>
      <w:del w:id="4642" w:author="Ezra-redaktør" w:date="2026-10-18T13:44:37Z">
        <w:r>
          <w:delText xml:space="preserve">about</w:delText>
        </w:r>
      </w:del>
      <w:ins w:id="4643" w:author="Ezra-redaktør" w:date="2026-10-18T13:44:37Z">
        <w:r>
          <w:t xml:space="preserve">neutral, and you can see that without</w:t>
        </w:r>
      </w:ins>
      <w:r>
        <w:t xml:space="preserve"> rejecting </w:t>
      </w:r>
      <w:del w:id="4644" w:author="Ezra-redaktør" w:date="2026-10-18T13:44:37Z">
        <w:r>
          <w:delText xml:space="preserve">the world. It is about recognizing that the world is not neutral.</w:delText>
        </w:r>
      </w:del>
      <w:ins w:id="4645" w:author="Ezra-redaktør" w:date="2026-10-18T13:44:37Z">
        <w:r>
          <w:t xml:space="preserve">it.</w:t>
        </w:r>
      </w:ins>
      <w:r>
        <w:t xml:space="preserve"> A boat drifts with the current, never against </w:t>
      </w:r>
      <w:del w:id="4646" w:author="Ezra-redaktør" w:date="2026-10-18T13:44:37Z">
        <w:r>
          <w:delText xml:space="preserve">it.</w:delText>
        </w:r>
      </w:del>
      <w:ins w:id="4647" w:author="Ezra-redaktør" w:date="2026-10-18T13:44:37Z">
        <w:r>
          <w:t xml:space="preserve">it,</w:t>
        </w:r>
      </w:ins>
      <w:r>
        <w:t xml:space="preserve"> </w:t>
      </w:r>
      <w:del w:id="4648" w:author="Ezra-redaktør" w:date="2026-10-18T13:44:37Z">
        <w:r>
          <w:delText xml:space="preserve">And</w:delText>
        </w:r>
      </w:del>
      <w:ins w:id="4649" w:author="Ezra-redaktør" w:date="2026-10-18T13:44:37Z">
        <w:r>
          <w:t xml:space="preserve">and</w:t>
        </w:r>
      </w:ins>
      <w:r>
        <w:t xml:space="preserve"> nearly every current around you was engineered by someone with </w:t>
      </w:r>
      <w:del w:id="4650" w:author="Ezra-redaktør" w:date="2026-10-18T13:44:37Z">
        <w:r>
          <w:delText xml:space="preserve">a</w:delText>
        </w:r>
      </w:del>
      <w:ins w:id="4651" w:author="Ezra-redaktør" w:date="2026-10-18T13:44:37Z">
        <w:r>
          <w:t xml:space="preserve">something</w:t>
        </w:r>
      </w:ins>
      <w:r>
        <w:t xml:space="preserve"> </w:t>
      </w:r>
      <w:del w:id="4652" w:author="Ezra-redaktør" w:date="2026-10-18T13:44:37Z">
        <w:r>
          <w:delText xml:space="preserve">purchase</w:delText>
        </w:r>
      </w:del>
      <w:ins w:id="4653" w:author="Ezra-redaktør" w:date="2026-10-18T13:44:37Z">
        <w:r>
          <w:t xml:space="preserve">to</w:t>
        </w:r>
      </w:ins>
      <w:r>
        <w:t xml:space="preserve"> </w:t>
      </w:r>
      <w:del w:id="4654" w:author="Ezra-redaktør" w:date="2026-10-18T13:44:37Z">
        <w:r>
          <w:delText xml:space="preserve">in</w:delText>
        </w:r>
      </w:del>
      <w:ins w:id="4655" w:author="Ezra-redaktør" w:date="2026-10-18T13:44:37Z">
        <w:r>
          <w:t xml:space="preserve">sell</w:t>
        </w:r>
      </w:ins>
      <w:r>
        <w:t xml:space="preserve"> </w:t>
      </w:r>
      <w:del w:id="4656" w:author="Ezra-redaktør" w:date="2026-10-18T13:44:37Z">
        <w:r>
          <w:delText xml:space="preserve">mind.</w:delText>
        </w:r>
      </w:del>
      <w:ins w:id="4657" w:author="Ezra-redaktør" w:date="2026-10-18T13:44:37Z">
        <w:r>
          <w:t xml:space="preserve">you.</w:t>
        </w:r>
      </w:ins>
      <w:r>
        <w:t xml:space="preserve"> </w:t>
      </w:r>
      <w:del w:id="4658" w:author="Ezra-redaktør" w:date="2026-10-18T13:44:37Z">
        <w:r>
          <w:delText xml:space="preserve">What</w:delText>
        </w:r>
      </w:del>
      <w:ins w:id="4659" w:author="Ezra-redaktør" w:date="2026-10-18T13:44:37Z">
        <w:r>
          <w:t xml:space="preserve">Your</w:t>
        </w:r>
      </w:ins>
      <w:r>
        <w:t xml:space="preserve"> </w:t>
      </w:r>
      <w:del w:id="4660" w:author="Ezra-redaktør" w:date="2026-10-18T13:44:37Z">
        <w:r>
          <w:delText xml:space="preserve">surrounds</w:delText>
        </w:r>
      </w:del>
      <w:ins w:id="4661" w:author="Ezra-redaktør" w:date="2026-10-18T13:44:37Z">
        <w:r>
          <w:t xml:space="preserve">surroundings</w:t>
        </w:r>
      </w:ins>
      <w:r>
        <w:t xml:space="preserve"> </w:t>
      </w:r>
      <w:del w:id="4662" w:author="Ezra-redaktør" w:date="2026-10-18T13:44:37Z">
        <w:r>
          <w:delText xml:space="preserve">you is</w:delText>
        </w:r>
      </w:del>
      <w:ins w:id="4663" w:author="Ezra-redaktør" w:date="2026-10-18T13:44:37Z">
        <w:r>
          <w:t xml:space="preserve">are</w:t>
        </w:r>
      </w:ins>
      <w:r>
        <w:t xml:space="preserve"> already training </w:t>
      </w:r>
      <w:del w:id="4664" w:author="Ezra-redaktør" w:date="2026-10-18T13:44:37Z">
        <w:r>
          <w:delText xml:space="preserve">you:</w:delText>
        </w:r>
      </w:del>
      <w:ins w:id="4665" w:author="Ezra-redaktør" w:date="2026-10-18T13:44:37Z">
        <w:r>
          <w:t xml:space="preserve">you</w:t>
        </w:r>
      </w:ins>
      <w:r>
        <w:t xml:space="preserve"> toward speed, appetite, comfort, </w:t>
      </w:r>
      <w:ins w:id="4666" w:author="Ezra-redaktør" w:date="2026-10-18T13:44:37Z">
        <w:r>
          <w:t xml:space="preserve">and </w:t>
        </w:r>
      </w:ins>
      <w:r>
        <w:t xml:space="preserve">noise.</w:t>
      </w:r>
    </w:p>
    <w:p>
      <w:pPr>
        <w:rPr>
          <w:del w:id="4667" w:author="Ezra-redaktør" w:date="2026-10-18T13:44:37Z"/>
        </w:rPr>
      </w:pPr>
      <w:del w:id="4668" w:author="Ezra-redaktør" w:date="2026-10-18T13:44:37Z">
        <w:r>
          <w:delText xml:space="preserve">Formation requires counter-pressure. Not constant resistance, but chosen constraints that protect what matters. You will not drift toward depth.</w:delText>
        </w:r>
      </w:del>
    </w:p>
    <w:p>
      <w:pPr>
        <w:rPr>
          <w:ins w:id="4669" w:author="Ezra-redaktør" w:date="2026-10-18T13:44:37Z"/>
        </w:rPr>
      </w:pPr>
      <w:ins w:id="4670" w:author="Ezra-redaktør" w:date="2026-10-18T13:44:37Z">
        <w:r>
          <w:t xml:space="preserve">Formation needs counter-pressure: a few chosen limits that protect what matters, which is very different from fighting everything all the time. Nobody drifts toward depth.</w:t>
        </w:r>
      </w:ins>
    </w:p>
    <w:p>
      <w:pPr>
        <w:pStyle w:val="Heading3"/>
      </w:pPr>
      <w:r>
        <w:t xml:space="preserve">The Practice</w:t>
      </w:r>
    </w:p>
    <w:p>
      <w:del w:id="4671" w:author="Ezra-redaktør" w:date="2026-10-18T13:44:37Z">
        <w:r>
          <w:delText xml:space="preserve">Identify</w:delText>
        </w:r>
      </w:del>
      <w:ins w:id="4672" w:author="Ezra-redaktør" w:date="2026-10-18T13:44:37Z">
        <w:r>
          <w:t xml:space="preserve">Find</w:t>
        </w:r>
      </w:ins>
      <w:r>
        <w:t xml:space="preserve"> one default</w:t>
      </w:r>
      <w:del w:id="4673" w:author="Ezra-redaktør" w:date="2026-10-18T13:44:37Z">
        <w:r>
          <w:delText xml:space="preserve"> today</w:delText>
        </w:r>
      </w:del>
      <w:r>
        <w:t xml:space="preserve"> that shapes your </w:t>
      </w:r>
      <w:del w:id="4674" w:author="Ezra-redaktør" w:date="2026-10-18T13:44:37Z">
        <w:r>
          <w:delText xml:space="preserve">behavior.</w:delText>
        </w:r>
      </w:del>
      <w:ins w:id="4675" w:author="Ezra-redaktør" w:date="2026-10-18T13:44:37Z">
        <w:r>
          <w:t xml:space="preserve">behavior:</w:t>
        </w:r>
      </w:ins>
      <w:r>
        <w:t xml:space="preserve"> </w:t>
      </w:r>
      <w:del w:id="4676" w:author="Ezra-redaktør" w:date="2026-10-18T13:44:37Z">
        <w:r>
          <w:delText xml:space="preserve">A</w:delText>
        </w:r>
      </w:del>
      <w:ins w:id="4677" w:author="Ezra-redaktør" w:date="2026-10-18T13:44:37Z">
        <w:r>
          <w:t xml:space="preserve">a</w:t>
        </w:r>
      </w:ins>
      <w:r>
        <w:t xml:space="preserve"> </w:t>
      </w:r>
      <w:del w:id="4678" w:author="Ezra-redaktør" w:date="2026-10-18T13:44:37Z">
        <w:r>
          <w:delText xml:space="preserve">setting.</w:delText>
        </w:r>
      </w:del>
      <w:ins w:id="4679" w:author="Ezra-redaktør" w:date="2026-10-18T13:44:37Z">
        <w:r>
          <w:t xml:space="preserve">setting,</w:t>
        </w:r>
      </w:ins>
      <w:r>
        <w:t xml:space="preserve"> </w:t>
      </w:r>
      <w:del w:id="4680" w:author="Ezra-redaktør" w:date="2026-10-18T13:44:37Z">
        <w:r>
          <w:delText xml:space="preserve">A</w:delText>
        </w:r>
      </w:del>
      <w:ins w:id="4681" w:author="Ezra-redaktør" w:date="2026-10-18T13:44:37Z">
        <w:r>
          <w:t xml:space="preserve">a</w:t>
        </w:r>
      </w:ins>
      <w:r>
        <w:t xml:space="preserve"> </w:t>
      </w:r>
      <w:del w:id="4682" w:author="Ezra-redaktør" w:date="2026-10-18T13:44:37Z">
        <w:r>
          <w:delText xml:space="preserve">habit.</w:delText>
        </w:r>
      </w:del>
      <w:ins w:id="4683" w:author="Ezra-redaktør" w:date="2026-10-18T13:44:37Z">
        <w:r>
          <w:t xml:space="preserve">habit,</w:t>
        </w:r>
      </w:ins>
      <w:r>
        <w:t xml:space="preserve"> </w:t>
      </w:r>
      <w:del w:id="4684" w:author="Ezra-redaktør" w:date="2026-10-18T13:44:37Z">
        <w:r>
          <w:delText xml:space="preserve">A</w:delText>
        </w:r>
      </w:del>
      <w:ins w:id="4685" w:author="Ezra-redaktør" w:date="2026-10-18T13:44:37Z">
        <w:r>
          <w:t xml:space="preserve">a</w:t>
        </w:r>
      </w:ins>
      <w:r>
        <w:t xml:space="preserve"> convenience. Interrupt it </w:t>
      </w:r>
      <w:del w:id="4686" w:author="Ezra-redaktør" w:date="2026-10-18T13:44:37Z">
        <w:r>
          <w:delText xml:space="preserve">once, not permanently.</w:delText>
        </w:r>
      </w:del>
      <w:ins w:id="4687" w:author="Ezra-redaktør" w:date="2026-10-18T13:44:37Z">
        <w:r>
          <w:t xml:space="preserve">once.</w:t>
        </w:r>
      </w:ins>
      <w:r>
        <w:t xml:space="preserve"> Just once. Replace ease with intention.</w:t>
      </w:r>
    </w:p>
    <w:p>
      <w:r>
        <w:t xml:space="preserve">Notice what resists </w:t>
      </w:r>
      <w:del w:id="4688" w:author="Ezra-redaktør" w:date="2026-10-18T13:44:37Z">
        <w:r>
          <w:delText xml:space="preserve">being</w:delText>
        </w:r>
      </w:del>
      <w:ins w:id="4689" w:author="Ezra-redaktør" w:date="2026-10-18T13:44:37Z">
        <w:r>
          <w:t xml:space="preserve">the</w:t>
        </w:r>
      </w:ins>
      <w:r>
        <w:t xml:space="preserve"> </w:t>
      </w:r>
      <w:del w:id="4690" w:author="Ezra-redaktør" w:date="2026-10-18T13:44:37Z">
        <w:r>
          <w:delText xml:space="preserve">changed.</w:delText>
        </w:r>
      </w:del>
      <w:ins w:id="4691" w:author="Ezra-redaktør" w:date="2026-10-18T13:44:37Z">
        <w:r>
          <w:t xml:space="preserve">change.</w:t>
        </w:r>
      </w:ins>
      <w:r>
        <w:t xml:space="preserve"> That is where formation is </w:t>
      </w:r>
      <w:del w:id="4692" w:author="Ezra-redaktør" w:date="2026-10-18T13:44:37Z">
        <w:r>
          <w:delText xml:space="preserve">active.</w:delText>
        </w:r>
      </w:del>
      <w:ins w:id="4693" w:author="Ezra-redaktør" w:date="2026-10-18T13:44:37Z">
        <w:r>
          <w:t xml:space="preserve">happening.</w:t>
        </w:r>
      </w:ins>
    </w:p>
    <w:p>
      <w:pPr>
        <w:pStyle w:val="Heading3"/>
      </w:pPr>
      <w:r>
        <w:t xml:space="preserve">Healing </w:t>
      </w:r>
      <w:del w:id="4694" w:author="Ezra-redaktør" w:date="2026-10-18T13:44:37Z">
        <w:r>
          <w:delText xml:space="preserve">Forge –</w:delText>
        </w:r>
      </w:del>
      <w:ins w:id="4695" w:author="Ezra-redaktør" w:date="2026-10-18T13:44:37Z">
        <w:r>
          <w:t xml:space="preserve">Forge:</w:t>
        </w:r>
      </w:ins>
      <w:r>
        <w:t xml:space="preserve"> When Control Once Meant Safety</w:t>
      </w:r>
    </w:p>
    <w:p>
      <w:r>
        <w:t xml:space="preserve">For some men, control was </w:t>
      </w:r>
      <w:del w:id="4696" w:author="Ezra-redaktør" w:date="2026-10-18T13:44:37Z">
        <w:r>
          <w:delText xml:space="preserve">survival:</w:delText>
        </w:r>
      </w:del>
      <w:ins w:id="4697" w:author="Ezra-redaktør" w:date="2026-10-18T13:44:37Z">
        <w:r>
          <w:t xml:space="preserve">survival.</w:t>
        </w:r>
      </w:ins>
      <w:r>
        <w:t xml:space="preserve"> </w:t>
      </w:r>
      <w:del w:id="4698" w:author="Ezra-redaktør" w:date="2026-10-18T13:44:37Z">
        <w:r>
          <w:delText xml:space="preserve">predictability</w:delText>
        </w:r>
      </w:del>
      <w:ins w:id="4699" w:author="Ezra-redaktør" w:date="2026-10-18T13:44:37Z">
        <w:r>
          <w:t xml:space="preserve">Predictability</w:t>
        </w:r>
      </w:ins>
      <w:r>
        <w:t xml:space="preserve"> reduced </w:t>
      </w:r>
      <w:del w:id="4700" w:author="Ezra-redaktør" w:date="2026-10-18T13:44:37Z">
        <w:r>
          <w:delText xml:space="preserve">chaos,</w:delText>
        </w:r>
      </w:del>
      <w:ins w:id="4701" w:author="Ezra-redaktør" w:date="2026-10-18T13:44:37Z">
        <w:r>
          <w:t xml:space="preserve">chaos</w:t>
        </w:r>
      </w:ins>
      <w:r>
        <w:t xml:space="preserve"> and structure </w:t>
      </w:r>
      <w:del w:id="4702" w:author="Ezra-redaktør" w:date="2026-10-18T13:44:37Z">
        <w:r>
          <w:delText xml:space="preserve">created</w:delText>
        </w:r>
      </w:del>
      <w:ins w:id="4703" w:author="Ezra-redaktør" w:date="2026-10-18T13:44:37Z">
        <w:r>
          <w:t xml:space="preserve">gave</w:t>
        </w:r>
      </w:ins>
      <w:r>
        <w:t xml:space="preserve"> </w:t>
      </w:r>
      <w:del w:id="4704" w:author="Ezra-redaktør" w:date="2026-10-18T13:44:37Z">
        <w:r>
          <w:delText xml:space="preserve">refuge.</w:delText>
        </w:r>
      </w:del>
      <w:ins w:id="4705" w:author="Ezra-redaktør" w:date="2026-10-18T13:44:37Z">
        <w:r>
          <w:t xml:space="preserve">them</w:t>
        </w:r>
      </w:ins>
      <w:r>
        <w:t xml:space="preserve"> </w:t>
      </w:r>
      <w:del w:id="4706" w:author="Ezra-redaktør" w:date="2026-10-18T13:44:37Z">
        <w:r>
          <w:delText xml:space="preserve">Design</w:delText>
        </w:r>
      </w:del>
      <w:ins w:id="4707" w:author="Ezra-redaktør" w:date="2026-10-18T13:44:37Z">
        <w:r>
          <w:t xml:space="preserve">refuge, so resisting design</w:t>
        </w:r>
      </w:ins>
      <w:r>
        <w:t xml:space="preserve"> can feel threatening. </w:t>
      </w:r>
      <w:del w:id="4708" w:author="Ezra-redaktør" w:date="2026-10-18T13:44:37Z">
        <w:r>
          <w:delText xml:space="preserve">Resistance</w:delText>
        </w:r>
      </w:del>
      <w:ins w:id="4709" w:author="Ezra-redaktør" w:date="2026-10-18T13:44:37Z">
        <w:r>
          <w:t xml:space="preserve">What is asked of you</w:t>
        </w:r>
      </w:ins>
      <w:r>
        <w:t xml:space="preserve"> here is </w:t>
      </w:r>
      <w:del w:id="4710" w:author="Ezra-redaktør" w:date="2026-10-18T13:44:37Z">
        <w:r>
          <w:delText xml:space="preserve">not</w:delText>
        </w:r>
      </w:del>
      <w:ins w:id="4711" w:author="Ezra-redaktør" w:date="2026-10-18T13:44:37Z">
        <w:r>
          <w:t xml:space="preserve">agency, which is gentler than</w:t>
        </w:r>
      </w:ins>
      <w:r>
        <w:t xml:space="preserve"> rigid control.</w:t>
      </w:r>
      <w:del w:id="4712" w:author="Ezra-redaktør" w:date="2026-10-18T13:44:37Z">
        <w:r>
          <w:delText xml:space="preserve"> It is agency. You are not rejecting comfort.</w:delText>
        </w:r>
      </w:del>
      <w:r>
        <w:t xml:space="preserve"> You are choosing formation over </w:t>
      </w:r>
      <w:del w:id="4713" w:author="Ezra-redaktør" w:date="2026-10-18T13:44:37Z">
        <w:r>
          <w:delText xml:space="preserve">unconscious</w:delText>
        </w:r>
      </w:del>
      <w:ins w:id="4714" w:author="Ezra-redaktør" w:date="2026-10-18T13:44:37Z">
        <w:r>
          <w:t xml:space="preserve">a</w:t>
        </w:r>
      </w:ins>
      <w:r>
        <w:t xml:space="preserve"> </w:t>
      </w:r>
      <w:del w:id="4715" w:author="Ezra-redaktør" w:date="2026-10-18T13:44:37Z">
        <w:r>
          <w:delText xml:space="preserve">shaping.</w:delText>
        </w:r>
      </w:del>
      <w:ins w:id="4716" w:author="Ezra-redaktør" w:date="2026-10-18T13:44:37Z">
        <w:r>
          <w:t xml:space="preserve">shaping you never chose.</w:t>
        </w:r>
      </w:ins>
    </w:p>
    <w:p>
      <w:r>
        <w:t xml:space="preserve">*End of Day 28*</w:t>
      </w:r>
    </w:p>
    <w:p>
      <w:pPr>
        <w:pStyle w:val="Heading2"/>
      </w:pPr>
      <w:r>
        <w:t xml:space="preserve">Day </w:t>
      </w:r>
      <w:del w:id="4717" w:author="Ezra-redaktør" w:date="2026-10-18T13:44:37Z">
        <w:r>
          <w:delText xml:space="preserve">29 –</w:delText>
        </w:r>
      </w:del>
      <w:ins w:id="4718" w:author="Ezra-redaktør" w:date="2026-10-18T13:44:37Z">
        <w:r>
          <w:t xml:space="preserve">29:</w:t>
        </w:r>
      </w:ins>
      <w:r>
        <w:t xml:space="preserve"> Prepared for Pressure</w:t>
      </w:r>
    </w:p>
    <w:p>
      <w:r>
        <w:t xml:space="preserve">&gt; “Before destruction a man’s heart is haughty, but humility comes before honor.” </w:t>
      </w:r>
      <w:del w:id="4719" w:author="Ezra-redaktør" w:date="2026-10-18T13:44:37Z">
        <w:r>
          <w:delText xml:space="preserve">–</w:delText>
        </w:r>
      </w:del>
      <w:ins w:id="4720" w:author="Ezra-redaktør" w:date="2026-10-18T13:44:37Z">
        <w:r>
          <w:t xml:space="preserve">&gt; &gt;</w:t>
        </w:r>
      </w:ins>
      <w:r>
        <w:t xml:space="preserve"> Proverbs 18:12</w:t>
      </w:r>
    </w:p>
    <w:p>
      <w:r>
        <w:t xml:space="preserve">Pressure </w:t>
      </w:r>
      <w:del w:id="4721" w:author="Ezra-redaktør" w:date="2026-10-18T13:44:37Z">
        <w:r>
          <w:delText xml:space="preserve">does</w:delText>
        </w:r>
      </w:del>
      <w:ins w:id="4722" w:author="Ezra-redaktør" w:date="2026-10-18T13:44:37Z">
        <w:r>
          <w:t xml:space="preserve">rarely</w:t>
        </w:r>
      </w:ins>
      <w:r>
        <w:t xml:space="preserve"> </w:t>
      </w:r>
      <w:del w:id="4723" w:author="Ezra-redaktør" w:date="2026-10-18T13:44:37Z">
        <w:r>
          <w:delText xml:space="preserve">not</w:delText>
        </w:r>
      </w:del>
      <w:ins w:id="4724" w:author="Ezra-redaktør" w:date="2026-10-18T13:44:37Z">
        <w:r>
          <w:t xml:space="preserve">sends</w:t>
        </w:r>
      </w:ins>
      <w:r>
        <w:t xml:space="preserve"> </w:t>
      </w:r>
      <w:del w:id="4725" w:author="Ezra-redaktør" w:date="2026-10-18T13:44:37Z">
        <w:r>
          <w:delText xml:space="preserve">announce</w:delText>
        </w:r>
      </w:del>
      <w:ins w:id="4726" w:author="Ezra-redaktør" w:date="2026-10-18T13:44:37Z">
        <w:r>
          <w:t xml:space="preserve">a</w:t>
        </w:r>
      </w:ins>
      <w:r>
        <w:t xml:space="preserve"> </w:t>
      </w:r>
      <w:del w:id="4727" w:author="Ezra-redaktør" w:date="2026-10-18T13:44:37Z">
        <w:r>
          <w:delText xml:space="preserve">itself.</w:delText>
        </w:r>
      </w:del>
      <w:ins w:id="4728" w:author="Ezra-redaktør" w:date="2026-10-18T13:44:37Z">
        <w:r>
          <w:t xml:space="preserve">warning.</w:t>
        </w:r>
      </w:ins>
      <w:r>
        <w:t xml:space="preserve"> It arrives </w:t>
      </w:r>
      <w:del w:id="4729" w:author="Ezra-redaktør" w:date="2026-10-18T13:44:37Z">
        <w:r>
          <w:delText xml:space="preserve">quietly: </w:delText>
        </w:r>
      </w:del>
      <w:r>
        <w:t xml:space="preserve">through fatigue, </w:t>
      </w:r>
      <w:del w:id="4730" w:author="Ezra-redaktør" w:date="2026-10-18T13:44:37Z">
        <w:r>
          <w:delText xml:space="preserve">through </w:delText>
        </w:r>
      </w:del>
      <w:r>
        <w:t xml:space="preserve">interruption, </w:t>
      </w:r>
      <w:del w:id="4731" w:author="Ezra-redaktør" w:date="2026-10-18T13:44:37Z">
        <w:r>
          <w:delText xml:space="preserve">through</w:delText>
        </w:r>
      </w:del>
      <w:ins w:id="4732" w:author="Ezra-redaktør" w:date="2026-10-18T13:44:37Z">
        <w:r>
          <w:t xml:space="preserve">and</w:t>
        </w:r>
      </w:ins>
      <w:r>
        <w:t xml:space="preserve"> inconvenience at the wrong moment. What fails first is rarely belief. It is preparation.</w:t>
      </w:r>
    </w:p>
    <w:p>
      <w:pPr>
        <w:pStyle w:val="Heading3"/>
      </w:pPr>
      <w:r>
        <w:t xml:space="preserve">The Scenario</w:t>
      </w:r>
    </w:p>
    <w:p>
      <w:r>
        <w:t xml:space="preserve">Cole felt </w:t>
      </w:r>
      <w:del w:id="4733" w:author="Ezra-redaktør" w:date="2026-10-18T13:44:37Z">
        <w:r>
          <w:delText xml:space="preserve">steady,</w:delText>
        </w:r>
      </w:del>
      <w:ins w:id="4734" w:author="Ezra-redaktør" w:date="2026-10-18T13:44:37Z">
        <w:r>
          <w:t xml:space="preserve">steady</w:t>
        </w:r>
      </w:ins>
      <w:r>
        <w:t xml:space="preserve"> until the moment shifted. The schedule changed, the demand came earlier than expected, </w:t>
      </w:r>
      <w:ins w:id="4735" w:author="Ezra-redaktør" w:date="2026-10-18T13:44:37Z">
        <w:r>
          <w:t xml:space="preserve">and </w:t>
        </w:r>
      </w:ins>
      <w:r>
        <w:t xml:space="preserve">the margin was thinner. </w:t>
      </w:r>
      <w:del w:id="4736" w:author="Ezra-redaktør" w:date="2026-10-18T13:44:37Z">
        <w:r>
          <w:delText xml:space="preserve">Nothing</w:delText>
        </w:r>
      </w:del>
      <w:ins w:id="4737" w:author="Ezra-redaktør" w:date="2026-10-18T13:44:37Z">
        <w:r>
          <w:t xml:space="preserve">It</w:t>
        </w:r>
      </w:ins>
      <w:r>
        <w:t xml:space="preserve"> </w:t>
      </w:r>
      <w:del w:id="4738" w:author="Ezra-redaktør" w:date="2026-10-18T13:44:37Z">
        <w:r>
          <w:delText xml:space="preserve">extreme.</w:delText>
        </w:r>
      </w:del>
      <w:ins w:id="4739" w:author="Ezra-redaktør" w:date="2026-10-18T13:44:37Z">
        <w:r>
          <w:t xml:space="preserve">was</w:t>
        </w:r>
      </w:ins>
      <w:r>
        <w:t xml:space="preserve"> </w:t>
      </w:r>
      <w:del w:id="4740" w:author="Ezra-redaktør" w:date="2026-10-18T13:44:37Z">
        <w:r>
          <w:delText xml:space="preserve">Just</w:delText>
        </w:r>
      </w:del>
      <w:ins w:id="4741" w:author="Ezra-redaktør" w:date="2026-10-18T13:44:37Z">
        <w:r>
          <w:t xml:space="preserve">nothing extreme, just</w:t>
        </w:r>
      </w:ins>
      <w:r>
        <w:t xml:space="preserve"> enough pressure to expose what </w:t>
      </w:r>
      <w:ins w:id="4742" w:author="Ezra-redaktør" w:date="2026-10-18T13:44:37Z">
        <w:r>
          <w:t xml:space="preserve">he </w:t>
        </w:r>
      </w:ins>
      <w:r>
        <w:t xml:space="preserve">had not </w:t>
      </w:r>
      <w:del w:id="4743" w:author="Ezra-redaktør" w:date="2026-10-18T13:44:37Z">
        <w:r>
          <w:delText xml:space="preserve">been </w:delText>
        </w:r>
      </w:del>
      <w:r>
        <w:t xml:space="preserve">practiced.</w:t>
      </w:r>
    </w:p>
    <w:p>
      <w:r>
        <w:t xml:space="preserve">His reactions surprised </w:t>
      </w:r>
      <w:del w:id="4744" w:author="Ezra-redaktør" w:date="2026-10-18T13:44:37Z">
        <w:r>
          <w:delText xml:space="preserve">him.</w:delText>
        </w:r>
      </w:del>
      <w:ins w:id="4745" w:author="Ezra-redaktør" w:date="2026-10-18T13:44:37Z">
        <w:r>
          <w:t xml:space="preserve">him,</w:t>
        </w:r>
      </w:ins>
      <w:r>
        <w:t xml:space="preserve"> </w:t>
      </w:r>
      <w:del w:id="4746" w:author="Ezra-redaktør" w:date="2026-10-18T13:44:37Z">
        <w:r>
          <w:delText xml:space="preserve">Not</w:delText>
        </w:r>
      </w:del>
      <w:ins w:id="4747" w:author="Ezra-redaktør" w:date="2026-10-18T13:44:37Z">
        <w:r>
          <w:t xml:space="preserve">mostly</w:t>
        </w:r>
      </w:ins>
      <w:r>
        <w:t xml:space="preserve"> </w:t>
      </w:r>
      <w:del w:id="4748" w:author="Ezra-redaktør" w:date="2026-10-18T13:44:37Z">
        <w:r>
          <w:delText xml:space="preserve">because</w:delText>
        </w:r>
      </w:del>
      <w:ins w:id="4749" w:author="Ezra-redaktør" w:date="2026-10-18T13:44:37Z">
        <w:r>
          <w:t xml:space="preserve">by how automatic</w:t>
        </w:r>
      </w:ins>
      <w:r>
        <w:t xml:space="preserve"> they </w:t>
      </w:r>
      <w:del w:id="4750" w:author="Ezra-redaktør" w:date="2026-10-18T13:44:37Z">
        <w:r>
          <w:delText xml:space="preserve">were</w:delText>
        </w:r>
      </w:del>
      <w:ins w:id="4751" w:author="Ezra-redaktør" w:date="2026-10-18T13:44:37Z">
        <w:r>
          <w:t xml:space="preserve">were.</w:t>
        </w:r>
      </w:ins>
      <w:r>
        <w:t xml:space="preserve"> </w:t>
      </w:r>
      <w:del w:id="4752" w:author="Ezra-redaktør" w:date="2026-10-18T13:44:37Z">
        <w:r>
          <w:delText xml:space="preserve">dramatic,</w:delText>
        </w:r>
      </w:del>
      <w:ins w:id="4753" w:author="Ezra-redaktør" w:date="2026-10-18T13:44:37Z">
        <w:r>
          <w:t xml:space="preserve">He</w:t>
        </w:r>
      </w:ins>
      <w:r>
        <w:t xml:space="preserve"> </w:t>
      </w:r>
      <w:del w:id="4754" w:author="Ezra-redaktør" w:date="2026-10-18T13:44:37Z">
        <w:r>
          <w:delText xml:space="preserve">but because they were automatic. What surfaced was</w:delText>
        </w:r>
      </w:del>
      <w:ins w:id="4755" w:author="Ezra-redaktør" w:date="2026-10-18T13:44:37Z">
        <w:r>
          <w:t xml:space="preserve">had</w:t>
        </w:r>
      </w:ins>
      <w:r>
        <w:t xml:space="preserve"> not chosen</w:t>
      </w:r>
      <w:ins w:id="4756" w:author="Ezra-redaktør" w:date="2026-10-18T13:44:37Z">
        <w:r>
          <w:t xml:space="preserve"> them</w:t>
        </w:r>
      </w:ins>
      <w:r>
        <w:t xml:space="preserve"> in the moment. </w:t>
      </w:r>
      <w:del w:id="4757" w:author="Ezra-redaktør" w:date="2026-10-18T13:44:37Z">
        <w:r>
          <w:delText xml:space="preserve">It</w:delText>
        </w:r>
      </w:del>
      <w:ins w:id="4758" w:author="Ezra-redaktør" w:date="2026-10-18T13:44:37Z">
        <w:r>
          <w:t xml:space="preserve">They</w:t>
        </w:r>
      </w:ins>
      <w:r>
        <w:t xml:space="preserve"> had been trained long before.</w:t>
      </w:r>
    </w:p>
    <w:p>
      <w:pPr>
        <w:pStyle w:val="Heading3"/>
      </w:pPr>
      <w:r>
        <w:t xml:space="preserve">Reaction vs.</w:t>
      </w:r>
      <w:del w:id="4759" w:author="Ezra-redaktør" w:date="2026-10-18T13:44:37Z">
        <w:r>
          <w:delText xml:space="preserve"> </w:delText>
        </w:r>
      </w:del>
      <w:ins w:id="4760" w:author="Ezra-redaktør" w:date="2026-10-18T13:44:37Z">
        <w:r>
          <w:t xml:space="preserve"> </w:t>
        </w:r>
      </w:ins>
      <w:r>
        <w:t xml:space="preserve">Readiness</w:t>
      </w:r>
    </w:p>
    <w:p>
      <w:r>
        <w:t xml:space="preserve">| Reaction</w:t>
      </w:r>
      <w:del w:id="4761" w:author="Ezra-redaktør" w:date="2026-10-18T13:44:37Z">
        <w:r>
          <w:delText xml:space="preserve">                  </w:delText>
        </w:r>
      </w:del>
      <w:ins w:id="4762" w:author="Ezra-redaktør" w:date="2026-10-18T13:44:37Z">
        <w:r>
          <w:t xml:space="preserve"> </w:t>
        </w:r>
      </w:ins>
      <w:r>
        <w:t xml:space="preserve">| Readiness</w:t>
      </w:r>
      <w:del w:id="4763" w:author="Ezra-redaktør" w:date="2026-10-18T13:44:37Z">
        <w:r>
          <w:delText xml:space="preserve">          </w:delText>
        </w:r>
      </w:del>
      <w:ins w:id="4764" w:author="Ezra-redaktør" w:date="2026-10-18T13:44:37Z">
        <w:r>
          <w:t xml:space="preserve"> </w:t>
        </w:r>
      </w:ins>
      <w:r>
        <w:t xml:space="preserve">| </w:t>
      </w:r>
      <w:del w:id="4765" w:author="Ezra-redaktør" w:date="2026-10-18T13:44:37Z">
        <w:r>
          <w:delText xml:space="preserve">|---------------------------|--------------------|</w:delText>
        </w:r>
      </w:del>
      <w:ins w:id="4766" w:author="Ezra-redaktør" w:date="2026-10-18T13:44:37Z">
        <w:r>
          <w:t xml:space="preserve">| :- | :- |</w:t>
        </w:r>
      </w:ins>
      <w:r>
        <w:t xml:space="preserve"> | Is surprised by pressure</w:t>
      </w:r>
      <w:del w:id="4767" w:author="Ezra-redaktør" w:date="2026-10-18T13:44:37Z">
        <w:r>
          <w:delText xml:space="preserve">  </w:delText>
        </w:r>
      </w:del>
      <w:ins w:id="4768" w:author="Ezra-redaktør" w:date="2026-10-18T13:44:37Z">
        <w:r>
          <w:t xml:space="preserve"> </w:t>
        </w:r>
      </w:ins>
      <w:r>
        <w:t xml:space="preserve">| Expects it</w:t>
      </w:r>
      <w:del w:id="4769" w:author="Ezra-redaktør" w:date="2026-10-18T13:44:37Z">
        <w:r>
          <w:delText xml:space="preserve">         </w:delText>
        </w:r>
      </w:del>
      <w:ins w:id="4770" w:author="Ezra-redaktør" w:date="2026-10-18T13:44:37Z">
        <w:r>
          <w:t xml:space="preserve"> </w:t>
        </w:r>
      </w:ins>
      <w:r>
        <w:t xml:space="preserve">| | Scrambles for control</w:t>
      </w:r>
      <w:del w:id="4771" w:author="Ezra-redaktør" w:date="2026-10-18T13:44:37Z">
        <w:r>
          <w:delText xml:space="preserve">     </w:delText>
        </w:r>
      </w:del>
      <w:ins w:id="4772" w:author="Ezra-redaktør" w:date="2026-10-18T13:44:37Z">
        <w:r>
          <w:t xml:space="preserve"> </w:t>
        </w:r>
      </w:ins>
      <w:r>
        <w:t xml:space="preserve">| Maintains posture</w:t>
      </w:r>
      <w:del w:id="4773" w:author="Ezra-redaktør" w:date="2026-10-18T13:44:37Z">
        <w:r>
          <w:delText xml:space="preserve">  </w:delText>
        </w:r>
      </w:del>
      <w:ins w:id="4774" w:author="Ezra-redaktør" w:date="2026-10-18T13:44:37Z">
        <w:r>
          <w:t xml:space="preserve"> </w:t>
        </w:r>
      </w:ins>
      <w:r>
        <w:t xml:space="preserve">| | Narrows focus</w:t>
      </w:r>
      <w:del w:id="4775" w:author="Ezra-redaktør" w:date="2026-10-18T13:44:37Z">
        <w:r>
          <w:delText xml:space="preserve">             </w:delText>
        </w:r>
      </w:del>
      <w:ins w:id="4776" w:author="Ezra-redaktør" w:date="2026-10-18T13:44:37Z">
        <w:r>
          <w:t xml:space="preserve"> </w:t>
        </w:r>
      </w:ins>
      <w:r>
        <w:t xml:space="preserve">| Stays oriented</w:t>
      </w:r>
      <w:del w:id="4777" w:author="Ezra-redaktør" w:date="2026-10-18T13:44:37Z">
        <w:r>
          <w:delText xml:space="preserve">     </w:delText>
        </w:r>
      </w:del>
      <w:ins w:id="4778" w:author="Ezra-redaktør" w:date="2026-10-18T13:44:37Z">
        <w:r>
          <w:t xml:space="preserve"> </w:t>
        </w:r>
      </w:ins>
      <w:r>
        <w:t xml:space="preserve">| | Spends energy defensively | Conserves strength | | Reveals gaps</w:t>
      </w:r>
      <w:del w:id="4779" w:author="Ezra-redaktør" w:date="2026-10-18T13:44:37Z">
        <w:r>
          <w:delText xml:space="preserve">              </w:delText>
        </w:r>
      </w:del>
      <w:ins w:id="4780" w:author="Ezra-redaktør" w:date="2026-10-18T13:44:37Z">
        <w:r>
          <w:t xml:space="preserve"> </w:t>
        </w:r>
      </w:ins>
      <w:r>
        <w:t xml:space="preserve">| Reveals grounding</w:t>
      </w:r>
      <w:del w:id="4781" w:author="Ezra-redaktør" w:date="2026-10-18T13:44:37Z">
        <w:r>
          <w:delText xml:space="preserve">  </w:delText>
        </w:r>
      </w:del>
      <w:ins w:id="4782" w:author="Ezra-redaktør" w:date="2026-10-18T13:44:37Z">
        <w:r>
          <w:t xml:space="preserve"> </w:t>
        </w:r>
      </w:ins>
      <w:r>
        <w:t xml:space="preserve">|</w:t>
      </w:r>
    </w:p>
    <w:p>
      <w:pPr>
        <w:rPr>
          <w:del w:id="4783" w:author="Ezra-redaktør" w:date="2026-10-18T13:44:37Z"/>
        </w:rPr>
      </w:pPr>
      <w:del w:id="4784" w:author="Ezra-redaktør" w:date="2026-10-18T13:44:37Z">
        <w:r>
          <w:delText xml:space="preserve">Pressure does not create weakness. It reveals preparation.</w:delText>
        </w:r>
      </w:del>
    </w:p>
    <w:p>
      <w:pPr>
        <w:rPr>
          <w:ins w:id="4785" w:author="Ezra-redaktør" w:date="2026-10-18T13:44:37Z"/>
        </w:rPr>
      </w:pPr>
      <w:ins w:id="4786" w:author="Ezra-redaktør" w:date="2026-10-18T13:44:37Z">
        <w:r>
          <w:t xml:space="preserve">Pressure reveals how well you prepared.</w:t>
        </w:r>
      </w:ins>
    </w:p>
    <w:p>
      <w:pPr>
        <w:pStyle w:val="Heading3"/>
      </w:pPr>
      <w:r>
        <w:t xml:space="preserve">What This Day Is Really About</w:t>
      </w:r>
    </w:p>
    <w:p>
      <w:del w:id="4787" w:author="Ezra-redaktør" w:date="2026-10-18T13:44:37Z">
        <w:r>
          <w:delText xml:space="preserve">This</w:delText>
        </w:r>
      </w:del>
      <w:ins w:id="4788" w:author="Ezra-redaktør" w:date="2026-10-18T13:44:37Z">
        <w:r>
          <w:t xml:space="preserve">The</w:t>
        </w:r>
      </w:ins>
      <w:r>
        <w:t xml:space="preserve"> </w:t>
      </w:r>
      <w:del w:id="4789" w:author="Ezra-redaktør" w:date="2026-10-18T13:44:37Z">
        <w:r>
          <w:delText xml:space="preserve">day</w:delText>
        </w:r>
      </w:del>
      <w:ins w:id="4790" w:author="Ezra-redaktør" w:date="2026-10-18T13:44:37Z">
        <w:r>
          <w:t xml:space="preserve">aim</w:t>
        </w:r>
      </w:ins>
      <w:r>
        <w:t xml:space="preserve"> is </w:t>
      </w:r>
      <w:del w:id="4791" w:author="Ezra-redaktør" w:date="2026-10-18T13:44:37Z">
        <w:r>
          <w:delText xml:space="preserve">not</w:delText>
        </w:r>
      </w:del>
      <w:ins w:id="4792" w:author="Ezra-redaktør" w:date="2026-10-18T13:44:37Z">
        <w:r>
          <w:t xml:space="preserve">to</w:t>
        </w:r>
      </w:ins>
      <w:r>
        <w:t xml:space="preserve"> </w:t>
      </w:r>
      <w:del w:id="4793" w:author="Ezra-redaktør" w:date="2026-10-18T13:44:37Z">
        <w:r>
          <w:delText xml:space="preserve">about</w:delText>
        </w:r>
      </w:del>
      <w:ins w:id="4794" w:author="Ezra-redaktør" w:date="2026-10-18T13:44:37Z">
        <w:r>
          <w:t xml:space="preserve">meet</w:t>
        </w:r>
      </w:ins>
      <w:r>
        <w:t xml:space="preserve"> </w:t>
      </w:r>
      <w:del w:id="4795" w:author="Ezra-redaktør" w:date="2026-10-18T13:44:37Z">
        <w:r>
          <w:delText xml:space="preserve">avoiding pressure. It is about meeting it</w:delText>
        </w:r>
      </w:del>
      <w:ins w:id="4796" w:author="Ezra-redaktør" w:date="2026-10-18T13:44:37Z">
        <w:r>
          <w:t xml:space="preserve">pressure</w:t>
        </w:r>
      </w:ins>
      <w:r>
        <w:t xml:space="preserve"> without </w:t>
      </w:r>
      <w:del w:id="4797" w:author="Ezra-redaktør" w:date="2026-10-18T13:44:37Z">
        <w:r>
          <w:delText xml:space="preserve">collapse</w:delText>
        </w:r>
      </w:del>
      <w:ins w:id="4798" w:author="Ezra-redaktør" w:date="2026-10-18T13:44:37Z">
        <w:r>
          <w:t xml:space="preserve">collapsing</w:t>
        </w:r>
      </w:ins>
      <w:r>
        <w:t xml:space="preserve"> or </w:t>
      </w:r>
      <w:del w:id="4799" w:author="Ezra-redaktør" w:date="2026-10-18T13:44:37Z">
        <w:r>
          <w:delText xml:space="preserve">distortion.</w:delText>
        </w:r>
      </w:del>
      <w:ins w:id="4800" w:author="Ezra-redaktør" w:date="2026-10-18T13:44:37Z">
        <w:r>
          <w:t xml:space="preserve">bending out of shape.</w:t>
        </w:r>
      </w:ins>
      <w:r>
        <w:t xml:space="preserve"> Preparation</w:t>
      </w:r>
      <w:del w:id="4801" w:author="Ezra-redaktør" w:date="2026-10-18T13:44:37Z">
        <w:r>
          <w:delText xml:space="preserve"> is not intensity. It</w:delText>
        </w:r>
      </w:del>
      <w:r>
        <w:t xml:space="preserve"> is quiet repetition done before urgency </w:t>
      </w:r>
      <w:del w:id="4802" w:author="Ezra-redaktør" w:date="2026-10-18T13:44:37Z">
        <w:r>
          <w:delText xml:space="preserve">arrives:</w:delText>
        </w:r>
      </w:del>
      <w:ins w:id="4803" w:author="Ezra-redaktør" w:date="2026-10-18T13:44:37Z">
        <w:r>
          <w:t xml:space="preserve">arrives.</w:t>
        </w:r>
      </w:ins>
      <w:r>
        <w:t xml:space="preserve"> </w:t>
      </w:r>
      <w:del w:id="4804" w:author="Ezra-redaktør" w:date="2026-10-18T13:44:37Z">
        <w:r>
          <w:delText xml:space="preserve">the</w:delText>
        </w:r>
      </w:del>
      <w:ins w:id="4805" w:author="Ezra-redaktør" w:date="2026-10-18T13:44:37Z">
        <w:r>
          <w:t xml:space="preserve">The</w:t>
        </w:r>
      </w:ins>
      <w:r>
        <w:t xml:space="preserve"> fire drill is dull precisely so that the fire will not be.</w:t>
      </w:r>
    </w:p>
    <w:p>
      <w:r>
        <w:t xml:space="preserve">If pressure always </w:t>
      </w:r>
      <w:del w:id="4806" w:author="Ezra-redaktør" w:date="2026-10-18T13:44:37Z">
        <w:r>
          <w:delText xml:space="preserve">feels</w:delText>
        </w:r>
      </w:del>
      <w:ins w:id="4807" w:author="Ezra-redaktør" w:date="2026-10-18T13:44:37Z">
        <w:r>
          <w:t xml:space="preserve">throws</w:t>
        </w:r>
      </w:ins>
      <w:r>
        <w:t xml:space="preserve"> </w:t>
      </w:r>
      <w:del w:id="4808" w:author="Ezra-redaktør" w:date="2026-10-18T13:44:37Z">
        <w:r>
          <w:delText xml:space="preserve">disruptive,</w:delText>
        </w:r>
      </w:del>
      <w:ins w:id="4809" w:author="Ezra-redaktør" w:date="2026-10-18T13:44:37Z">
        <w:r>
          <w:t xml:space="preserve">you, your</w:t>
        </w:r>
      </w:ins>
      <w:r>
        <w:t xml:space="preserve"> formation is</w:t>
      </w:r>
      <w:ins w:id="4810" w:author="Ezra-redaktør" w:date="2026-10-18T13:44:37Z">
        <w:r>
          <w:t xml:space="preserve"> still</w:t>
        </w:r>
      </w:ins>
      <w:r>
        <w:t xml:space="preserve"> incomplete. Readiness is </w:t>
      </w:r>
      <w:del w:id="4811" w:author="Ezra-redaktør" w:date="2026-10-18T13:44:37Z">
        <w:r>
          <w:delText xml:space="preserve">not</w:delText>
        </w:r>
      </w:del>
      <w:ins w:id="4812" w:author="Ezra-redaktør" w:date="2026-10-18T13:44:37Z">
        <w:r>
          <w:t xml:space="preserve">a</w:t>
        </w:r>
      </w:ins>
      <w:r>
        <w:t xml:space="preserve"> </w:t>
      </w:r>
      <w:del w:id="4813" w:author="Ezra-redaktør" w:date="2026-10-18T13:44:37Z">
        <w:r>
          <w:delText xml:space="preserve">rigidity. It is stability</w:delText>
        </w:r>
      </w:del>
      <w:ins w:id="4814" w:author="Ezra-redaktør" w:date="2026-10-18T13:44:37Z">
        <w:r>
          <w:t xml:space="preserve">steadiness</w:t>
        </w:r>
      </w:ins>
      <w:r>
        <w:t xml:space="preserve"> that does not </w:t>
      </w:r>
      <w:del w:id="4815" w:author="Ezra-redaktør" w:date="2026-10-18T13:44:37Z">
        <w:r>
          <w:delText xml:space="preserve">require</w:delText>
        </w:r>
      </w:del>
      <w:ins w:id="4816" w:author="Ezra-redaktør" w:date="2026-10-18T13:44:37Z">
        <w:r>
          <w:t xml:space="preserve">need</w:t>
        </w:r>
      </w:ins>
      <w:r>
        <w:t xml:space="preserve"> ideal conditions.</w:t>
      </w:r>
    </w:p>
    <w:p>
      <w:pPr>
        <w:pStyle w:val="Heading3"/>
      </w:pPr>
      <w:r>
        <w:t xml:space="preserve">The Practice</w:t>
      </w:r>
    </w:p>
    <w:p>
      <w:del w:id="4817" w:author="Ezra-redaktør" w:date="2026-10-18T13:44:37Z">
        <w:r>
          <w:delText xml:space="preserve">Today, identify</w:delText>
        </w:r>
      </w:del>
      <w:ins w:id="4818" w:author="Ezra-redaktør" w:date="2026-10-18T13:44:37Z">
        <w:r>
          <w:t xml:space="preserve">Identify</w:t>
        </w:r>
      </w:ins>
      <w:r>
        <w:t xml:space="preserve"> one predictable pressure point: time pressure, </w:t>
      </w:r>
      <w:ins w:id="4819" w:author="Ezra-redaktør" w:date="2026-10-18T13:44:37Z">
        <w:r>
          <w:t xml:space="preserve">an </w:t>
        </w:r>
      </w:ins>
      <w:r>
        <w:t xml:space="preserve">emotional demand,</w:t>
      </w:r>
      <w:ins w:id="4820" w:author="Ezra-redaktør" w:date="2026-10-18T13:44:37Z">
        <w:r>
          <w:t xml:space="preserve"> an</w:t>
        </w:r>
      </w:ins>
      <w:r>
        <w:t xml:space="preserve"> interruption, a responsibility you </w:t>
      </w:r>
      <w:del w:id="4821" w:author="Ezra-redaktør" w:date="2026-10-18T13:44:37Z">
        <w:r>
          <w:delText xml:space="preserve">postpone.</w:delText>
        </w:r>
      </w:del>
      <w:ins w:id="4822" w:author="Ezra-redaktør" w:date="2026-10-18T13:44:37Z">
        <w:r>
          <w:t xml:space="preserve">keep postponing.</w:t>
        </w:r>
      </w:ins>
      <w:r>
        <w:t xml:space="preserve"> Do one small act of preparation for </w:t>
      </w:r>
      <w:del w:id="4823" w:author="Ezra-redaktør" w:date="2026-10-18T13:44:37Z">
        <w:r>
          <w:delText xml:space="preserve">it,</w:delText>
        </w:r>
      </w:del>
      <w:ins w:id="4824" w:author="Ezra-redaktør" w:date="2026-10-18T13:44:37Z">
        <w:r>
          <w:t xml:space="preserve">it</w:t>
        </w:r>
      </w:ins>
      <w:r>
        <w:t xml:space="preserve"> before it arrives. </w:t>
      </w:r>
      <w:del w:id="4825" w:author="Ezra-redaktør" w:date="2026-10-18T13:44:37Z">
        <w:r>
          <w:delText xml:space="preserve">Not</w:delText>
        </w:r>
      </w:del>
      <w:ins w:id="4826" w:author="Ezra-redaktør" w:date="2026-10-18T13:44:37Z">
        <w:r>
          <w:t xml:space="preserve">You</w:t>
        </w:r>
      </w:ins>
      <w:r>
        <w:t xml:space="preserve"> </w:t>
      </w:r>
      <w:del w:id="4827" w:author="Ezra-redaktør" w:date="2026-10-18T13:44:37Z">
        <w:r>
          <w:delText xml:space="preserve">to</w:delText>
        </w:r>
      </w:del>
      <w:ins w:id="4828" w:author="Ezra-redaktør" w:date="2026-10-18T13:44:37Z">
        <w:r>
          <w:t xml:space="preserve">will</w:t>
        </w:r>
      </w:ins>
      <w:r>
        <w:t xml:space="preserve"> </w:t>
      </w:r>
      <w:del w:id="4829" w:author="Ezra-redaktør" w:date="2026-10-18T13:44:37Z">
        <w:r>
          <w:delText xml:space="preserve">eliminate</w:delText>
        </w:r>
      </w:del>
      <w:ins w:id="4830" w:author="Ezra-redaktør" w:date="2026-10-18T13:44:37Z">
        <w:r>
          <w:t xml:space="preserve">not</w:t>
        </w:r>
      </w:ins>
      <w:r>
        <w:t xml:space="preserve"> </w:t>
      </w:r>
      <w:del w:id="4831" w:author="Ezra-redaktør" w:date="2026-10-18T13:44:37Z">
        <w:r>
          <w:delText xml:space="preserve">pressure,</w:delText>
        </w:r>
      </w:del>
      <w:ins w:id="4832" w:author="Ezra-redaktør" w:date="2026-10-18T13:44:37Z">
        <w:r>
          <w:t xml:space="preserve">remove</w:t>
        </w:r>
      </w:ins>
      <w:r>
        <w:t xml:space="preserve"> </w:t>
      </w:r>
      <w:del w:id="4833" w:author="Ezra-redaktør" w:date="2026-10-18T13:44:37Z">
        <w:r>
          <w:delText xml:space="preserve">but</w:delText>
        </w:r>
      </w:del>
      <w:ins w:id="4834" w:author="Ezra-redaktør" w:date="2026-10-18T13:44:37Z">
        <w:r>
          <w:t xml:space="preserve">the</w:t>
        </w:r>
      </w:ins>
      <w:r>
        <w:t xml:space="preserve"> </w:t>
      </w:r>
      <w:del w:id="4835" w:author="Ezra-redaktør" w:date="2026-10-18T13:44:37Z">
        <w:r>
          <w:delText xml:space="preserve">to</w:delText>
        </w:r>
      </w:del>
      <w:ins w:id="4836" w:author="Ezra-redaktør" w:date="2026-10-18T13:44:37Z">
        <w:r>
          <w:t xml:space="preserve">pressure. You will</w:t>
        </w:r>
      </w:ins>
      <w:r>
        <w:t xml:space="preserve"> meet it </w:t>
      </w:r>
      <w:del w:id="4837" w:author="Ezra-redaktør" w:date="2026-10-18T13:44:37Z">
        <w:r>
          <w:delText xml:space="preserve">grounded.</w:delText>
        </w:r>
      </w:del>
      <w:ins w:id="4838" w:author="Ezra-redaktør" w:date="2026-10-18T13:44:37Z">
        <w:r>
          <w:t xml:space="preserve">on your feet.</w:t>
        </w:r>
      </w:ins>
    </w:p>
    <w:p>
      <w:pPr>
        <w:rPr>
          <w:del w:id="4839" w:author="Ezra-redaktør" w:date="2026-10-18T13:44:37Z"/>
        </w:rPr>
      </w:pPr>
      <w:del w:id="4840" w:author="Ezra-redaktør" w:date="2026-10-18T13:44:37Z">
        <w:r>
          <w:delText xml:space="preserve">Preparation is how humility expresses itself.</w:delText>
        </w:r>
      </w:del>
    </w:p>
    <w:p>
      <w:pPr>
        <w:rPr>
          <w:ins w:id="4841" w:author="Ezra-redaktør" w:date="2026-10-18T13:44:37Z"/>
        </w:rPr>
      </w:pPr>
      <w:ins w:id="4842" w:author="Ezra-redaktør" w:date="2026-10-18T13:44:37Z">
        <w:r>
          <w:t xml:space="preserve">Preparation is what humility looks like in practice.</w:t>
        </w:r>
      </w:ins>
    </w:p>
    <w:p>
      <w:pPr>
        <w:pStyle w:val="Heading3"/>
      </w:pPr>
      <w:r>
        <w:t xml:space="preserve">Healing </w:t>
      </w:r>
      <w:del w:id="4843" w:author="Ezra-redaktør" w:date="2026-10-18T13:44:37Z">
        <w:r>
          <w:delText xml:space="preserve">Forge –</w:delText>
        </w:r>
      </w:del>
      <w:ins w:id="4844" w:author="Ezra-redaktør" w:date="2026-10-18T13:44:37Z">
        <w:r>
          <w:t xml:space="preserve">Forge:</w:t>
        </w:r>
      </w:ins>
      <w:r>
        <w:t xml:space="preserve"> When Pressure Once Meant Threat</w:t>
      </w:r>
    </w:p>
    <w:p>
      <w:del w:id="4845" w:author="Ezra-redaktør" w:date="2026-10-18T13:44:37Z">
        <w:r>
          <w:delText xml:space="preserve">For some men,</w:delText>
        </w:r>
      </w:del>
      <w:ins w:id="4846" w:author="Ezra-redaktør" w:date="2026-10-18T13:44:37Z">
        <w:r>
          <w:t xml:space="preserve">If</w:t>
        </w:r>
      </w:ins>
      <w:r>
        <w:t xml:space="preserve"> pressure once meant </w:t>
      </w:r>
      <w:del w:id="4847" w:author="Ezra-redaktør" w:date="2026-10-18T13:44:37Z">
        <w:r>
          <w:delText xml:space="preserve">danger:</w:delText>
        </w:r>
      </w:del>
      <w:ins w:id="4848" w:author="Ezra-redaktør" w:date="2026-10-18T13:44:37Z">
        <w:r>
          <w:t xml:space="preserve">danger</w:t>
        </w:r>
      </w:ins>
      <w:r>
        <w:t xml:space="preserve"> </w:t>
      </w:r>
      <w:del w:id="4849" w:author="Ezra-redaktør" w:date="2026-10-18T13:44:37Z">
        <w:r>
          <w:delText xml:space="preserve">raised</w:delText>
        </w:r>
      </w:del>
      <w:ins w:id="4850" w:author="Ezra-redaktør" w:date="2026-10-18T13:44:37Z">
        <w:r>
          <w:t xml:space="preserve">(raised</w:t>
        </w:r>
      </w:ins>
      <w:r>
        <w:t xml:space="preserve"> voices, punishment, </w:t>
      </w:r>
      <w:ins w:id="4851" w:author="Ezra-redaktør" w:date="2026-10-18T13:44:37Z">
        <w:r>
          <w:t xml:space="preserve">the </w:t>
        </w:r>
      </w:ins>
      <w:r>
        <w:t xml:space="preserve">loss of </w:t>
      </w:r>
      <w:del w:id="4852" w:author="Ezra-redaktør" w:date="2026-10-18T13:44:37Z">
        <w:r>
          <w:delText xml:space="preserve">safety.</w:delText>
        </w:r>
      </w:del>
      <w:ins w:id="4853" w:author="Ezra-redaktør" w:date="2026-10-18T13:44:37Z">
        <w:r>
          <w:t xml:space="preserve">safety),</w:t>
        </w:r>
      </w:ins>
      <w:r>
        <w:t xml:space="preserve"> </w:t>
      </w:r>
      <w:del w:id="4854" w:author="Ezra-redaktør" w:date="2026-10-18T13:44:37Z">
        <w:r>
          <w:delText xml:space="preserve">Readiness</w:delText>
        </w:r>
      </w:del>
      <w:ins w:id="4855" w:author="Ezra-redaktør" w:date="2026-10-18T13:44:37Z">
        <w:r>
          <w:t xml:space="preserve">readiness</w:t>
        </w:r>
      </w:ins>
      <w:r>
        <w:t xml:space="preserve"> can feel like being on guard all the time. </w:t>
      </w:r>
      <w:del w:id="4856" w:author="Ezra-redaktør" w:date="2026-10-18T13:44:37Z">
        <w:r>
          <w:delText xml:space="preserve">This</w:delText>
        </w:r>
      </w:del>
      <w:ins w:id="4857" w:author="Ezra-redaktør" w:date="2026-10-18T13:44:37Z">
        <w:r>
          <w:t xml:space="preserve">The preparedness asked of you here</w:t>
        </w:r>
      </w:ins>
      <w:r>
        <w:t xml:space="preserve"> is </w:t>
      </w:r>
      <w:del w:id="4858" w:author="Ezra-redaktør" w:date="2026-10-18T13:44:37Z">
        <w:r>
          <w:delText xml:space="preserve">different.</w:delText>
        </w:r>
      </w:del>
      <w:ins w:id="4859" w:author="Ezra-redaktør" w:date="2026-10-18T13:44:37Z">
        <w:r>
          <w:t xml:space="preserve">calm</w:t>
        </w:r>
      </w:ins>
      <w:r>
        <w:t xml:space="preserve"> </w:t>
      </w:r>
      <w:del w:id="4860" w:author="Ezra-redaktør" w:date="2026-10-18T13:44:37Z">
        <w:r>
          <w:delText xml:space="preserve">Preparedness is calm. It is</w:delText>
        </w:r>
      </w:del>
      <w:ins w:id="4861" w:author="Ezra-redaktør" w:date="2026-10-18T13:44:37Z">
        <w:r>
          <w:t xml:space="preserve">and</w:t>
        </w:r>
      </w:ins>
      <w:r>
        <w:t xml:space="preserve"> anchored. You are </w:t>
      </w:r>
      <w:del w:id="4862" w:author="Ezra-redaktør" w:date="2026-10-18T13:44:37Z">
        <w:r>
          <w:delText xml:space="preserve">not bracing for harm. You are </w:delText>
        </w:r>
      </w:del>
      <w:r>
        <w:t xml:space="preserve">learning</w:t>
      </w:r>
      <w:del w:id="4863" w:author="Ezra-redaktør" w:date="2026-10-18T13:44:37Z">
        <w:r>
          <w:delText xml:space="preserve"> how</w:delText>
        </w:r>
      </w:del>
      <w:r>
        <w:t xml:space="preserve"> to </w:t>
      </w:r>
      <w:del w:id="4864" w:author="Ezra-redaktør" w:date="2026-10-18T13:44:37Z">
        <w:r>
          <w:delText xml:space="preserve">remain</w:delText>
        </w:r>
      </w:del>
      <w:ins w:id="4865" w:author="Ezra-redaktør" w:date="2026-10-18T13:44:37Z">
        <w:r>
          <w:t xml:space="preserve">stay</w:t>
        </w:r>
      </w:ins>
      <w:r>
        <w:t xml:space="preserve"> present when weight </w:t>
      </w:r>
      <w:del w:id="4866" w:author="Ezra-redaktør" w:date="2026-10-18T13:44:37Z">
        <w:r>
          <w:delText xml:space="preserve">is</w:delText>
        </w:r>
      </w:del>
      <w:ins w:id="4867" w:author="Ezra-redaktør" w:date="2026-10-18T13:44:37Z">
        <w:r>
          <w:t xml:space="preserve">comes</w:t>
        </w:r>
      </w:ins>
      <w:r>
        <w:t xml:space="preserve"> </w:t>
      </w:r>
      <w:del w:id="4868" w:author="Ezra-redaktør" w:date="2026-10-18T13:44:37Z">
        <w:r>
          <w:delText xml:space="preserve">applied.</w:delText>
        </w:r>
      </w:del>
      <w:ins w:id="4869" w:author="Ezra-redaktør" w:date="2026-10-18T13:44:37Z">
        <w:r>
          <w:t xml:space="preserve">on, and you can stop bracing for harm.</w:t>
        </w:r>
      </w:ins>
    </w:p>
    <w:p>
      <w:r>
        <w:t xml:space="preserve">*End of Day 29*</w:t>
      </w:r>
    </w:p>
    <w:p>
      <w:pPr>
        <w:pStyle w:val="Heading2"/>
      </w:pPr>
      <w:r>
        <w:t xml:space="preserve">Day </w:t>
      </w:r>
      <w:del w:id="4870" w:author="Ezra-redaktør" w:date="2026-10-18T13:44:37Z">
        <w:r>
          <w:delText xml:space="preserve">30 –</w:delText>
        </w:r>
      </w:del>
      <w:ins w:id="4871" w:author="Ezra-redaktør" w:date="2026-10-18T13:44:37Z">
        <w:r>
          <w:t xml:space="preserve">30:</w:t>
        </w:r>
      </w:ins>
      <w:r>
        <w:t xml:space="preserve"> When God Feels Distant</w:t>
      </w:r>
    </w:p>
    <w:p>
      <w:r>
        <w:t xml:space="preserve">&gt; “My God, my God, why have you forsaken me?” </w:t>
      </w:r>
      <w:del w:id="4872" w:author="Ezra-redaktør" w:date="2026-10-18T13:44:37Z">
        <w:r>
          <w:delText xml:space="preserve">–</w:delText>
        </w:r>
      </w:del>
      <w:ins w:id="4873" w:author="Ezra-redaktør" w:date="2026-10-18T13:44:37Z">
        <w:r>
          <w:t xml:space="preserve">&gt; &gt;</w:t>
        </w:r>
      </w:ins>
      <w:r>
        <w:t xml:space="preserve"> Psalm 22:1</w:t>
      </w:r>
    </w:p>
    <w:p>
      <w:r>
        <w:t xml:space="preserve">Distance is not always absence. Sometimes it is silence where </w:t>
      </w:r>
      <w:del w:id="4874" w:author="Ezra-redaktør" w:date="2026-10-18T13:44:37Z">
        <w:r>
          <w:delText xml:space="preserve">noise</w:delText>
        </w:r>
      </w:del>
      <w:ins w:id="4875" w:author="Ezra-redaktør" w:date="2026-10-18T13:44:37Z">
        <w:r>
          <w:t xml:space="preserve">there</w:t>
        </w:r>
      </w:ins>
      <w:r>
        <w:t xml:space="preserve"> </w:t>
      </w:r>
      <w:del w:id="4876" w:author="Ezra-redaktør" w:date="2026-10-18T13:44:37Z">
        <w:r>
          <w:delText xml:space="preserve">once</w:delText>
        </w:r>
      </w:del>
      <w:ins w:id="4877" w:author="Ezra-redaktør" w:date="2026-10-18T13:44:37Z">
        <w:r>
          <w:t xml:space="preserve">used</w:t>
        </w:r>
      </w:ins>
      <w:r>
        <w:t xml:space="preserve"> </w:t>
      </w:r>
      <w:del w:id="4878" w:author="Ezra-redaktør" w:date="2026-10-18T13:44:37Z">
        <w:r>
          <w:delText xml:space="preserve">lived,</w:delText>
        </w:r>
      </w:del>
      <w:ins w:id="4879" w:author="Ezra-redaktør" w:date="2026-10-18T13:44:37Z">
        <w:r>
          <w:t xml:space="preserve">to be noise,</w:t>
        </w:r>
      </w:ins>
      <w:r>
        <w:t xml:space="preserve"> stillness where reassurance used to </w:t>
      </w:r>
      <w:del w:id="4880" w:author="Ezra-redaktør" w:date="2026-10-18T13:44:37Z">
        <w:r>
          <w:delText xml:space="preserve">arrive</w:delText>
        </w:r>
      </w:del>
      <w:ins w:id="4881" w:author="Ezra-redaktør" w:date="2026-10-18T13:44:37Z">
        <w:r>
          <w:t xml:space="preserve">come</w:t>
        </w:r>
      </w:ins>
      <w:r>
        <w:t xml:space="preserve"> quickly. Many </w:t>
      </w:r>
      <w:del w:id="4882" w:author="Ezra-redaktør" w:date="2026-10-18T13:44:37Z">
        <w:r>
          <w:delText xml:space="preserve">confuse</w:delText>
        </w:r>
      </w:del>
      <w:ins w:id="4883" w:author="Ezra-redaktør" w:date="2026-10-18T13:44:37Z">
        <w:r>
          <w:t xml:space="preserve">men take</w:t>
        </w:r>
      </w:ins>
      <w:r>
        <w:t xml:space="preserve"> this for</w:t>
      </w:r>
      <w:ins w:id="4884" w:author="Ezra-redaktør" w:date="2026-10-18T13:44:37Z">
        <w:r>
          <w:t xml:space="preserve"> a</w:t>
        </w:r>
      </w:ins>
      <w:r>
        <w:t xml:space="preserve"> loss of faith. </w:t>
      </w:r>
      <w:del w:id="4885" w:author="Ezra-redaktør" w:date="2026-10-18T13:44:37Z">
        <w:r>
          <w:delText xml:space="preserve">It</w:delText>
        </w:r>
      </w:del>
      <w:ins w:id="4886" w:author="Ezra-redaktør" w:date="2026-10-18T13:44:37Z">
        <w:r>
          <w:t xml:space="preserve">Often it</w:t>
        </w:r>
      </w:ins>
      <w:r>
        <w:t xml:space="preserve"> is</w:t>
      </w:r>
      <w:del w:id="4887" w:author="Ezra-redaktør" w:date="2026-10-18T13:44:37Z">
        <w:r>
          <w:delText xml:space="preserve"> often</w:delText>
        </w:r>
      </w:del>
      <w:r>
        <w:t xml:space="preserve"> something else.</w:t>
      </w:r>
    </w:p>
    <w:p>
      <w:pPr>
        <w:pStyle w:val="Heading3"/>
      </w:pPr>
      <w:r>
        <w:t xml:space="preserve">The Scenario</w:t>
      </w:r>
    </w:p>
    <w:p>
      <w:r>
        <w:t xml:space="preserve">Micah kept showing up. The practices remained, the structure held, </w:t>
      </w:r>
      <w:del w:id="4888" w:author="Ezra-redaktør" w:date="2026-10-18T13:44:37Z">
        <w:r>
          <w:delText xml:space="preserve">the</w:delText>
        </w:r>
      </w:del>
      <w:ins w:id="4889" w:author="Ezra-redaktør" w:date="2026-10-18T13:44:37Z">
        <w:r>
          <w:t xml:space="preserve">and his</w:t>
        </w:r>
      </w:ins>
      <w:r>
        <w:t xml:space="preserve"> habits </w:t>
      </w:r>
      <w:del w:id="4890" w:author="Ezra-redaktør" w:date="2026-10-18T13:44:37Z">
        <w:r>
          <w:delText xml:space="preserve">didn’t</w:delText>
        </w:r>
      </w:del>
      <w:ins w:id="4891" w:author="Ezra-redaktør" w:date="2026-10-18T13:44:37Z">
        <w:r>
          <w:t xml:space="preserve">did not</w:t>
        </w:r>
      </w:ins>
      <w:r>
        <w:t xml:space="preserve"> collapse. But the feeling was gone. </w:t>
      </w:r>
      <w:del w:id="4892" w:author="Ezra-redaktør" w:date="2026-10-18T13:44:37Z">
        <w:r>
          <w:delText xml:space="preserve">Prayer</w:delText>
        </w:r>
      </w:del>
      <w:ins w:id="4893" w:author="Ezra-redaktør" w:date="2026-10-18T13:44:37Z">
        <w:r>
          <w:t xml:space="preserve">His</w:t>
        </w:r>
      </w:ins>
      <w:r>
        <w:t xml:space="preserve"> </w:t>
      </w:r>
      <w:del w:id="4894" w:author="Ezra-redaktør" w:date="2026-10-18T13:44:37Z">
        <w:r>
          <w:delText xml:space="preserve">felt</w:delText>
        </w:r>
      </w:del>
      <w:ins w:id="4895" w:author="Ezra-redaktør" w:date="2026-10-18T13:44:37Z">
        <w:r>
          <w:t xml:space="preserve">prayers seemed</w:t>
        </w:r>
      </w:ins>
      <w:r>
        <w:t xml:space="preserve"> unanswered, not rejected, </w:t>
      </w:r>
      <w:del w:id="4896" w:author="Ezra-redaktør" w:date="2026-10-18T13:44:37Z">
        <w:r>
          <w:delText xml:space="preserve">just</w:delText>
        </w:r>
      </w:del>
      <w:ins w:id="4897" w:author="Ezra-redaktør" w:date="2026-10-18T13:44:37Z">
        <w:r>
          <w:t xml:space="preserve">only met with</w:t>
        </w:r>
      </w:ins>
      <w:r>
        <w:t xml:space="preserve"> quiet. He searched for </w:t>
      </w:r>
      <w:ins w:id="4898" w:author="Ezra-redaktør" w:date="2026-10-18T13:44:37Z">
        <w:r>
          <w:t xml:space="preserve">the </w:t>
        </w:r>
      </w:ins>
      <w:r>
        <w:t xml:space="preserve">error, checked</w:t>
      </w:r>
      <w:ins w:id="4899" w:author="Ezra-redaktør" w:date="2026-10-18T13:44:37Z">
        <w:r>
          <w:t xml:space="preserve"> himself</w:t>
        </w:r>
      </w:ins>
      <w:r>
        <w:t xml:space="preserve"> for sin, </w:t>
      </w:r>
      <w:ins w:id="4900" w:author="Ezra-redaktør" w:date="2026-10-18T13:44:37Z">
        <w:r>
          <w:t xml:space="preserve">and </w:t>
        </w:r>
      </w:ins>
      <w:r>
        <w:t xml:space="preserve">adjusted</w:t>
      </w:r>
      <w:ins w:id="4901" w:author="Ezra-redaktør" w:date="2026-10-18T13:44:37Z">
        <w:r>
          <w:t xml:space="preserve"> his</w:t>
        </w:r>
      </w:ins>
      <w:r>
        <w:t xml:space="preserve"> posture, </w:t>
      </w:r>
      <w:del w:id="4902" w:author="Ezra-redaktør" w:date="2026-10-18T13:44:37Z">
        <w:r>
          <w:delText xml:space="preserve">language,</w:delText>
        </w:r>
      </w:del>
      <w:ins w:id="4903" w:author="Ezra-redaktør" w:date="2026-10-18T13:44:37Z">
        <w:r>
          <w:t xml:space="preserve">his words, his</w:t>
        </w:r>
      </w:ins>
      <w:r>
        <w:t xml:space="preserve"> timing. Nothing changed.</w:t>
      </w:r>
    </w:p>
    <w:p>
      <w:del w:id="4904" w:author="Ezra-redaktør" w:date="2026-10-18T13:44:37Z">
        <w:r>
          <w:delText xml:space="preserve">What</w:delText>
        </w:r>
      </w:del>
      <w:ins w:id="4905" w:author="Ezra-redaktør" w:date="2026-10-18T13:44:37Z">
        <w:r>
          <w:t xml:space="preserve">The silence</w:t>
        </w:r>
      </w:ins>
      <w:r>
        <w:t xml:space="preserve"> unsettled him </w:t>
      </w:r>
      <w:del w:id="4906" w:author="Ezra-redaktør" w:date="2026-10-18T13:44:37Z">
        <w:r>
          <w:delText xml:space="preserve">most</w:delText>
        </w:r>
      </w:del>
      <w:ins w:id="4907" w:author="Ezra-redaktør" w:date="2026-10-18T13:44:37Z">
        <w:r>
          <w:t xml:space="preserve">less</w:t>
        </w:r>
      </w:ins>
      <w:r>
        <w:t xml:space="preserve"> </w:t>
      </w:r>
      <w:del w:id="4908" w:author="Ezra-redaktør" w:date="2026-10-18T13:44:37Z">
        <w:r>
          <w:delText xml:space="preserve">was not the silence, but</w:delText>
        </w:r>
      </w:del>
      <w:ins w:id="4909" w:author="Ezra-redaktør" w:date="2026-10-18T13:44:37Z">
        <w:r>
          <w:t xml:space="preserve">than</w:t>
        </w:r>
      </w:ins>
      <w:r>
        <w:t xml:space="preserve"> the fear that it meant something was wrong.</w:t>
      </w:r>
    </w:p>
    <w:p>
      <w:pPr>
        <w:pStyle w:val="Heading3"/>
      </w:pPr>
      <w:r>
        <w:t xml:space="preserve">Assumed Absence vs.</w:t>
      </w:r>
      <w:del w:id="4910" w:author="Ezra-redaktør" w:date="2026-10-18T13:44:37Z">
        <w:r>
          <w:delText xml:space="preserve"> </w:delText>
        </w:r>
      </w:del>
      <w:ins w:id="4911" w:author="Ezra-redaktør" w:date="2026-10-18T13:44:37Z">
        <w:r>
          <w:t xml:space="preserve"> </w:t>
        </w:r>
      </w:ins>
      <w:r>
        <w:t xml:space="preserve">Endurance</w:t>
      </w:r>
    </w:p>
    <w:p>
      <w:r>
        <w:t xml:space="preserve">| Assumed Absence</w:t>
      </w:r>
      <w:del w:id="4912" w:author="Ezra-redaktør" w:date="2026-10-18T13:44:37Z">
        <w:r>
          <w:delText xml:space="preserve">                    </w:delText>
        </w:r>
      </w:del>
      <w:ins w:id="4913" w:author="Ezra-redaktør" w:date="2026-10-18T13:44:37Z">
        <w:r>
          <w:t xml:space="preserve"> </w:t>
        </w:r>
      </w:ins>
      <w:r>
        <w:t xml:space="preserve">| Endurance</w:t>
      </w:r>
      <w:del w:id="4914" w:author="Ezra-redaktør" w:date="2026-10-18T13:44:37Z">
        <w:r>
          <w:delText xml:space="preserve">                            </w:delText>
        </w:r>
      </w:del>
      <w:ins w:id="4915" w:author="Ezra-redaktør" w:date="2026-10-18T13:44:37Z">
        <w:r>
          <w:t xml:space="preserve"> </w:t>
        </w:r>
      </w:ins>
      <w:r>
        <w:t xml:space="preserve">| </w:t>
      </w:r>
      <w:del w:id="4916" w:author="Ezra-redaktør" w:date="2026-10-18T13:44:37Z">
        <w:r>
          <w:delText xml:space="preserve">|------------------------------------|--------------------------------------|</w:delText>
        </w:r>
      </w:del>
      <w:ins w:id="4917" w:author="Ezra-redaktør" w:date="2026-10-18T13:44:37Z">
        <w:r>
          <w:t xml:space="preserve">| :- | :- |</w:t>
        </w:r>
      </w:ins>
      <w:r>
        <w:t xml:space="preserve"> | Equates silence with rejection</w:t>
      </w:r>
      <w:del w:id="4918" w:author="Ezra-redaktør" w:date="2026-10-18T13:44:37Z">
        <w:r>
          <w:delText xml:space="preserve">     </w:delText>
        </w:r>
      </w:del>
      <w:ins w:id="4919" w:author="Ezra-redaktør" w:date="2026-10-18T13:44:37Z">
        <w:r>
          <w:t xml:space="preserve"> </w:t>
        </w:r>
      </w:ins>
      <w:r>
        <w:t xml:space="preserve">| Distinguishes silence from absence</w:t>
      </w:r>
      <w:del w:id="4920" w:author="Ezra-redaktør" w:date="2026-10-18T13:44:37Z">
        <w:r>
          <w:delText xml:space="preserve">   </w:delText>
        </w:r>
      </w:del>
      <w:ins w:id="4921" w:author="Ezra-redaktør" w:date="2026-10-18T13:44:37Z">
        <w:r>
          <w:t xml:space="preserve"> </w:t>
        </w:r>
      </w:ins>
      <w:r>
        <w:t xml:space="preserve">| | Searches for immediate reassurance | Maintains direction without feedback | | Relies on feeling</w:t>
      </w:r>
      <w:del w:id="4922" w:author="Ezra-redaktør" w:date="2026-10-18T13:44:37Z">
        <w:r>
          <w:delText xml:space="preserve">                  </w:delText>
        </w:r>
      </w:del>
      <w:ins w:id="4923" w:author="Ezra-redaktør" w:date="2026-10-18T13:44:37Z">
        <w:r>
          <w:t xml:space="preserve"> </w:t>
        </w:r>
      </w:ins>
      <w:r>
        <w:t xml:space="preserve">| Relies on alignment</w:t>
      </w:r>
      <w:del w:id="4924" w:author="Ezra-redaktør" w:date="2026-10-18T13:44:37Z">
        <w:r>
          <w:delText xml:space="preserve">                  </w:delText>
        </w:r>
      </w:del>
      <w:ins w:id="4925" w:author="Ezra-redaktør" w:date="2026-10-18T13:44:37Z">
        <w:r>
          <w:t xml:space="preserve"> </w:t>
        </w:r>
      </w:ins>
      <w:r>
        <w:t xml:space="preserve">| | Interprets quiet as failure</w:t>
      </w:r>
      <w:del w:id="4926" w:author="Ezra-redaktør" w:date="2026-10-18T13:44:37Z">
        <w:r>
          <w:delText xml:space="preserve">        </w:delText>
        </w:r>
      </w:del>
      <w:ins w:id="4927" w:author="Ezra-redaktør" w:date="2026-10-18T13:44:37Z">
        <w:r>
          <w:t xml:space="preserve"> </w:t>
        </w:r>
      </w:ins>
      <w:r>
        <w:t xml:space="preserve">| Interprets quiet as maturity</w:t>
      </w:r>
      <w:del w:id="4928" w:author="Ezra-redaktør" w:date="2026-10-18T13:44:37Z">
        <w:r>
          <w:delText xml:space="preserve">         </w:delText>
        </w:r>
      </w:del>
      <w:ins w:id="4929" w:author="Ezra-redaktør" w:date="2026-10-18T13:44:37Z">
        <w:r>
          <w:t xml:space="preserve"> </w:t>
        </w:r>
      </w:ins>
      <w:r>
        <w:t xml:space="preserve">| | Withdraws attention</w:t>
      </w:r>
      <w:del w:id="4930" w:author="Ezra-redaktør" w:date="2026-10-18T13:44:37Z">
        <w:r>
          <w:delText xml:space="preserve">                </w:delText>
        </w:r>
      </w:del>
      <w:ins w:id="4931" w:author="Ezra-redaktør" w:date="2026-10-18T13:44:37Z">
        <w:r>
          <w:t xml:space="preserve"> </w:t>
        </w:r>
      </w:ins>
      <w:r>
        <w:t xml:space="preserve">| Sustains obedience</w:t>
      </w:r>
      <w:del w:id="4932" w:author="Ezra-redaktør" w:date="2026-10-18T13:44:37Z">
        <w:r>
          <w:delText xml:space="preserve">                   </w:delText>
        </w:r>
      </w:del>
      <w:ins w:id="4933" w:author="Ezra-redaktør" w:date="2026-10-18T13:44:37Z">
        <w:r>
          <w:t xml:space="preserve"> </w:t>
        </w:r>
      </w:ins>
      <w:r>
        <w:t xml:space="preserve">|</w:t>
      </w:r>
    </w:p>
    <w:p>
      <w:del w:id="4934" w:author="Ezra-redaktør" w:date="2026-10-18T13:44:37Z">
        <w:r>
          <w:delText xml:space="preserve">Silence is not removal. </w:delText>
        </w:r>
      </w:del>
      <w:r>
        <w:t xml:space="preserve">Often, </w:t>
      </w:r>
      <w:del w:id="4935" w:author="Ezra-redaktør" w:date="2026-10-18T13:44:37Z">
        <w:r>
          <w:delText xml:space="preserve">it</w:delText>
        </w:r>
      </w:del>
      <w:ins w:id="4936" w:author="Ezra-redaktør" w:date="2026-10-18T13:44:37Z">
        <w:r>
          <w:t xml:space="preserve">silence</w:t>
        </w:r>
      </w:ins>
      <w:r>
        <w:t xml:space="preserve"> is restraint.</w:t>
      </w:r>
    </w:p>
    <w:p>
      <w:pPr>
        <w:pStyle w:val="Heading3"/>
      </w:pPr>
      <w:r>
        <w:t xml:space="preserve">What This Day Is Really About</w:t>
      </w:r>
    </w:p>
    <w:p>
      <w:del w:id="4937" w:author="Ezra-redaktør" w:date="2026-10-18T13:44:37Z">
        <w:r>
          <w:delText xml:space="preserve">This day is not about restoring feeling. It</w:delText>
        </w:r>
      </w:del>
      <w:ins w:id="4938" w:author="Ezra-redaktør" w:date="2026-10-18T13:44:37Z">
        <w:r>
          <w:t xml:space="preserve">Today</w:t>
        </w:r>
      </w:ins>
      <w:r>
        <w:t xml:space="preserve"> is about </w:t>
      </w:r>
      <w:del w:id="4939" w:author="Ezra-redaktør" w:date="2026-10-18T13:44:37Z">
        <w:r>
          <w:delText xml:space="preserve">remaining</w:delText>
        </w:r>
      </w:del>
      <w:ins w:id="4940" w:author="Ezra-redaktør" w:date="2026-10-18T13:44:37Z">
        <w:r>
          <w:t xml:space="preserve">staying</w:t>
        </w:r>
      </w:ins>
      <w:r>
        <w:t xml:space="preserve"> faithful when reassurance is </w:t>
      </w:r>
      <w:del w:id="4941" w:author="Ezra-redaktør" w:date="2026-10-18T13:44:37Z">
        <w:r>
          <w:delText xml:space="preserve">withheld.</w:delText>
        </w:r>
      </w:del>
      <w:ins w:id="4942" w:author="Ezra-redaktør" w:date="2026-10-18T13:44:37Z">
        <w:r>
          <w:t xml:space="preserve">withheld,</w:t>
        </w:r>
      </w:ins>
      <w:r>
        <w:t xml:space="preserve"> </w:t>
      </w:r>
      <w:del w:id="4943" w:author="Ezra-redaktør" w:date="2026-10-18T13:44:37Z">
        <w:r>
          <w:delText xml:space="preserve">Formation</w:delText>
        </w:r>
      </w:del>
      <w:ins w:id="4944" w:author="Ezra-redaktør" w:date="2026-10-18T13:44:37Z">
        <w:r>
          <w:t xml:space="preserve">whether</w:t>
        </w:r>
      </w:ins>
      <w:r>
        <w:t xml:space="preserve"> </w:t>
      </w:r>
      <w:del w:id="4945" w:author="Ezra-redaktør" w:date="2026-10-18T13:44:37Z">
        <w:r>
          <w:delText xml:space="preserve">eventually</w:delText>
        </w:r>
      </w:del>
      <w:ins w:id="4946" w:author="Ezra-redaktør" w:date="2026-10-18T13:44:37Z">
        <w:r>
          <w:t xml:space="preserve">or not the feelings return. Sooner or later, formation</w:t>
        </w:r>
      </w:ins>
      <w:r>
        <w:t xml:space="preserve"> moves from stimulus to commitment. Early faith often feels close because it is being established. Later faith holds because it has been chosen.</w:t>
      </w:r>
    </w:p>
    <w:p>
      <w:r>
        <w:t xml:space="preserve">God does not always speak to </w:t>
      </w:r>
      <w:del w:id="4947" w:author="Ezra-redaktør" w:date="2026-10-18T13:44:37Z">
        <w:r>
          <w:delText xml:space="preserve">reduce</w:delText>
        </w:r>
      </w:del>
      <w:ins w:id="4948" w:author="Ezra-redaktør" w:date="2026-10-18T13:44:37Z">
        <w:r>
          <w:t xml:space="preserve">ease your</w:t>
        </w:r>
      </w:ins>
      <w:r>
        <w:t xml:space="preserve"> discomfort. Sometimes He stays </w:t>
      </w:r>
      <w:del w:id="4949" w:author="Ezra-redaktør" w:date="2026-10-18T13:44:37Z">
        <w:r>
          <w:delText xml:space="preserve">quiet, not because</w:delText>
        </w:r>
      </w:del>
      <w:ins w:id="4950" w:author="Ezra-redaktør" w:date="2026-10-18T13:44:37Z">
        <w:r>
          <w:t xml:space="preserve">quiet.</w:t>
        </w:r>
      </w:ins>
      <w:r>
        <w:t xml:space="preserve"> He </w:t>
      </w:r>
      <w:del w:id="4951" w:author="Ezra-redaktør" w:date="2026-10-18T13:44:37Z">
        <w:r>
          <w:delText xml:space="preserve">needs</w:delText>
        </w:r>
      </w:del>
      <w:ins w:id="4952" w:author="Ezra-redaktør" w:date="2026-10-18T13:44:37Z">
        <w:r>
          <w:t xml:space="preserve">has no need</w:t>
        </w:r>
      </w:ins>
      <w:r>
        <w:t xml:space="preserve"> to </w:t>
      </w:r>
      <w:del w:id="4953" w:author="Ezra-redaktør" w:date="2026-10-18T13:44:37Z">
        <w:r>
          <w:delText xml:space="preserve">discover</w:delText>
        </w:r>
      </w:del>
      <w:ins w:id="4954" w:author="Ezra-redaktør" w:date="2026-10-18T13:44:37Z">
        <w:r>
          <w:t xml:space="preserve">find out</w:t>
        </w:r>
      </w:ins>
      <w:r>
        <w:t xml:space="preserve"> what is in </w:t>
      </w:r>
      <w:del w:id="4955" w:author="Ezra-redaktør" w:date="2026-10-18T13:44:37Z">
        <w:r>
          <w:delText xml:space="preserve">you,</w:delText>
        </w:r>
      </w:del>
      <w:ins w:id="4956" w:author="Ezra-redaktør" w:date="2026-10-18T13:44:37Z">
        <w:r>
          <w:t xml:space="preserve">you.</w:t>
        </w:r>
      </w:ins>
      <w:r>
        <w:t xml:space="preserve"> </w:t>
      </w:r>
      <w:del w:id="4957" w:author="Ezra-redaktør" w:date="2026-10-18T13:44:37Z">
        <w:r>
          <w:delText xml:space="preserve">but</w:delText>
        </w:r>
      </w:del>
      <w:ins w:id="4958" w:author="Ezra-redaktør" w:date="2026-10-18T13:44:37Z">
        <w:r>
          <w:t xml:space="preserve">He</w:t>
        </w:r>
      </w:ins>
      <w:r>
        <w:t xml:space="preserve"> </w:t>
      </w:r>
      <w:del w:id="4959" w:author="Ezra-redaktør" w:date="2026-10-18T13:44:37Z">
        <w:r>
          <w:delText xml:space="preserve">so</w:delText>
        </w:r>
      </w:del>
      <w:ins w:id="4960" w:author="Ezra-redaktør" w:date="2026-10-18T13:44:37Z">
        <w:r>
          <w:t xml:space="preserve">is</w:t>
        </w:r>
      </w:ins>
      <w:r>
        <w:t xml:space="preserve"> </w:t>
      </w:r>
      <w:del w:id="4961" w:author="Ezra-redaktør" w:date="2026-10-18T13:44:37Z">
        <w:r>
          <w:delText xml:space="preserve">that</w:delText>
        </w:r>
      </w:del>
      <w:ins w:id="4962" w:author="Ezra-redaktør" w:date="2026-10-18T13:44:37Z">
        <w:r>
          <w:t xml:space="preserve">letting</w:t>
        </w:r>
      </w:ins>
      <w:r>
        <w:t xml:space="preserve"> you</w:t>
      </w:r>
      <w:del w:id="4963" w:author="Ezra-redaktør" w:date="2026-10-18T13:44:37Z">
        <w:r>
          <w:delText xml:space="preserve"> can</w:delText>
        </w:r>
      </w:del>
      <w:r>
        <w:t xml:space="preserve"> see what has been formed.</w:t>
      </w:r>
    </w:p>
    <w:p>
      <w:pPr>
        <w:pStyle w:val="Heading3"/>
      </w:pPr>
      <w:r>
        <w:t xml:space="preserve">The Practice</w:t>
      </w:r>
    </w:p>
    <w:p>
      <w:del w:id="4964" w:author="Ezra-redaktør" w:date="2026-10-18T13:44:37Z">
        <w:r>
          <w:delText xml:space="preserve">Today,</w:delText>
        </w:r>
      </w:del>
      <w:ins w:id="4965" w:author="Ezra-redaktør" w:date="2026-10-18T13:44:37Z">
        <w:r>
          <w:t xml:space="preserve">Seek</w:t>
        </w:r>
      </w:ins>
      <w:r>
        <w:t xml:space="preserve"> </w:t>
      </w:r>
      <w:del w:id="4966" w:author="Ezra-redaktør" w:date="2026-10-18T13:44:37Z">
        <w:r>
          <w:delText xml:space="preserve">do not seek</w:delText>
        </w:r>
      </w:del>
      <w:ins w:id="4967" w:author="Ezra-redaktør" w:date="2026-10-18T13:44:37Z">
        <w:r>
          <w:t xml:space="preserve">no</w:t>
        </w:r>
      </w:ins>
      <w:r>
        <w:t xml:space="preserve"> new </w:t>
      </w:r>
      <w:del w:id="4968" w:author="Ezra-redaktør" w:date="2026-10-18T13:44:37Z">
        <w:r>
          <w:delText xml:space="preserve">input.</w:delText>
        </w:r>
      </w:del>
      <w:ins w:id="4969" w:author="Ezra-redaktør" w:date="2026-10-18T13:44:37Z">
        <w:r>
          <w:t xml:space="preserve">input</w:t>
        </w:r>
      </w:ins>
      <w:r>
        <w:t xml:space="preserve"> </w:t>
      </w:r>
      <w:del w:id="4970" w:author="Ezra-redaktør" w:date="2026-10-18T13:44:37Z">
        <w:r>
          <w:delText xml:space="preserve">No</w:delText>
        </w:r>
      </w:del>
      <w:ins w:id="4971" w:author="Ezra-redaktør" w:date="2026-10-18T13:44:37Z">
        <w:r>
          <w:t xml:space="preserve">today: no</w:t>
        </w:r>
      </w:ins>
      <w:r>
        <w:t xml:space="preserve"> new words, no </w:t>
      </w:r>
      <w:del w:id="4972" w:author="Ezra-redaktør" w:date="2026-10-18T13:44:37Z">
        <w:r>
          <w:delText xml:space="preserve">new </w:delText>
        </w:r>
      </w:del>
      <w:r>
        <w:t xml:space="preserve">signs, no </w:t>
      </w:r>
      <w:del w:id="4973" w:author="Ezra-redaktør" w:date="2026-10-18T13:44:37Z">
        <w:r>
          <w:delText xml:space="preserve">new</w:delText>
        </w:r>
      </w:del>
      <w:ins w:id="4974" w:author="Ezra-redaktør" w:date="2026-10-18T13:44:37Z">
        <w:r>
          <w:t xml:space="preserve">fresh</w:t>
        </w:r>
      </w:ins>
      <w:r>
        <w:t xml:space="preserve"> confirmation. </w:t>
      </w:r>
      <w:del w:id="4975" w:author="Ezra-redaktør" w:date="2026-10-18T13:44:37Z">
        <w:r>
          <w:delText xml:space="preserve">Simply practice</w:delText>
        </w:r>
      </w:del>
      <w:ins w:id="4976" w:author="Ezra-redaktør" w:date="2026-10-18T13:44:37Z">
        <w:r>
          <w:t xml:space="preserve">Practice</w:t>
        </w:r>
      </w:ins>
      <w:r>
        <w:t xml:space="preserve"> what you already know is </w:t>
      </w:r>
      <w:del w:id="4977" w:author="Ezra-redaktør" w:date="2026-10-18T13:44:37Z">
        <w:r>
          <w:delText xml:space="preserve">aligned.</w:delText>
        </w:r>
      </w:del>
      <w:ins w:id="4978" w:author="Ezra-redaktør" w:date="2026-10-18T13:44:37Z">
        <w:r>
          <w:t xml:space="preserve">right.</w:t>
        </w:r>
      </w:ins>
      <w:r>
        <w:t xml:space="preserve"> Stay </w:t>
      </w:r>
      <w:del w:id="4979" w:author="Ezra-redaktør" w:date="2026-10-18T13:44:37Z">
        <w:r>
          <w:delText xml:space="preserve">present.</w:delText>
        </w:r>
      </w:del>
      <w:ins w:id="4980" w:author="Ezra-redaktør" w:date="2026-10-18T13:44:37Z">
        <w:r>
          <w:t xml:space="preserve">present</w:t>
        </w:r>
      </w:ins>
      <w:r>
        <w:t xml:space="preserve"> </w:t>
      </w:r>
      <w:del w:id="4981" w:author="Ezra-redaktør" w:date="2026-10-18T13:44:37Z">
        <w:r>
          <w:delText xml:space="preserve">Stay</w:delText>
        </w:r>
      </w:del>
      <w:ins w:id="4982" w:author="Ezra-redaktør" w:date="2026-10-18T13:44:37Z">
        <w:r>
          <w:t xml:space="preserve">and stay</w:t>
        </w:r>
      </w:ins>
      <w:r>
        <w:t xml:space="preserve"> faithful.</w:t>
      </w:r>
      <w:del w:id="4983" w:author="Ezra-redaktør" w:date="2026-10-18T13:44:37Z">
        <w:r>
          <w:delText xml:space="preserve"> Stay oriented.</w:delText>
        </w:r>
      </w:del>
    </w:p>
    <w:p>
      <w:r>
        <w:t xml:space="preserve">Silence does not cancel </w:t>
      </w:r>
      <w:ins w:id="4984" w:author="Ezra-redaktør" w:date="2026-10-18T13:44:37Z">
        <w:r>
          <w:t xml:space="preserve">your </w:t>
        </w:r>
      </w:ins>
      <w:r>
        <w:t xml:space="preserve">direction.</w:t>
      </w:r>
    </w:p>
    <w:p>
      <w:pPr>
        <w:pStyle w:val="Heading3"/>
      </w:pPr>
      <w:r>
        <w:t xml:space="preserve">Healing </w:t>
      </w:r>
      <w:del w:id="4985" w:author="Ezra-redaktør" w:date="2026-10-18T13:44:37Z">
        <w:r>
          <w:delText xml:space="preserve">Forge –</w:delText>
        </w:r>
      </w:del>
      <w:ins w:id="4986" w:author="Ezra-redaktør" w:date="2026-10-18T13:44:37Z">
        <w:r>
          <w:t xml:space="preserve">Forge:</w:t>
        </w:r>
      </w:ins>
      <w:r>
        <w:t xml:space="preserve"> When Silence Triggers Abandonment</w:t>
      </w:r>
    </w:p>
    <w:p>
      <w:r>
        <w:t xml:space="preserve">For some men, silence once meant danger: disconnection, withdrawal, being left alone </w:t>
      </w:r>
      <w:del w:id="4987" w:author="Ezra-redaktør" w:date="2026-10-18T13:44:37Z">
        <w:r>
          <w:delText xml:space="preserve">without</w:delText>
        </w:r>
      </w:del>
      <w:ins w:id="4988" w:author="Ezra-redaktør" w:date="2026-10-18T13:44:37Z">
        <w:r>
          <w:t xml:space="preserve">with no</w:t>
        </w:r>
      </w:ins>
      <w:r>
        <w:t xml:space="preserve"> explanation. God’s quiet can </w:t>
      </w:r>
      <w:del w:id="4989" w:author="Ezra-redaktør" w:date="2026-10-18T13:44:37Z">
        <w:r>
          <w:delText xml:space="preserve">awaken</w:delText>
        </w:r>
      </w:del>
      <w:ins w:id="4990" w:author="Ezra-redaktør" w:date="2026-10-18T13:44:37Z">
        <w:r>
          <w:t xml:space="preserve">wake</w:t>
        </w:r>
      </w:ins>
      <w:r>
        <w:t xml:space="preserve"> those memories. </w:t>
      </w:r>
      <w:del w:id="4991" w:author="Ezra-redaktør" w:date="2026-10-18T13:44:37Z">
        <w:r>
          <w:delText xml:space="preserve">This</w:delText>
        </w:r>
      </w:del>
      <w:ins w:id="4992" w:author="Ezra-redaktør" w:date="2026-10-18T13:44:37Z">
        <w:r>
          <w:t xml:space="preserve">His</w:t>
        </w:r>
      </w:ins>
      <w:r>
        <w:t xml:space="preserve"> </w:t>
      </w:r>
      <w:del w:id="4993" w:author="Ezra-redaktør" w:date="2026-10-18T13:44:37Z">
        <w:r>
          <w:delText xml:space="preserve">is not that. Silence here</w:delText>
        </w:r>
      </w:del>
      <w:ins w:id="4994" w:author="Ezra-redaktør" w:date="2026-10-18T13:44:37Z">
        <w:r>
          <w:t xml:space="preserve">silence</w:t>
        </w:r>
      </w:ins>
      <w:r>
        <w:t xml:space="preserve"> is not neglect. </w:t>
      </w:r>
      <w:del w:id="4995" w:author="Ezra-redaktør" w:date="2026-10-18T13:44:37Z">
        <w:r>
          <w:delText xml:space="preserve">It</w:delText>
        </w:r>
      </w:del>
      <w:ins w:id="4996" w:author="Ezra-redaktør" w:date="2026-10-18T13:44:37Z">
        <w:r>
          <w:t xml:space="preserve">He</w:t>
        </w:r>
      </w:ins>
      <w:r>
        <w:t xml:space="preserve"> </w:t>
      </w:r>
      <w:del w:id="4997" w:author="Ezra-redaktør" w:date="2026-10-18T13:44:37Z">
        <w:r>
          <w:delText xml:space="preserve">is trust. You are</w:delText>
        </w:r>
      </w:del>
      <w:ins w:id="4998" w:author="Ezra-redaktør" w:date="2026-10-18T13:44:37Z">
        <w:r>
          <w:t xml:space="preserve">has</w:t>
        </w:r>
      </w:ins>
      <w:r>
        <w:t xml:space="preserve"> not </w:t>
      </w:r>
      <w:del w:id="4999" w:author="Ezra-redaktør" w:date="2026-10-18T13:44:37Z">
        <w:r>
          <w:delText xml:space="preserve">being</w:delText>
        </w:r>
      </w:del>
      <w:ins w:id="5000" w:author="Ezra-redaktør" w:date="2026-10-18T13:44:37Z">
        <w:r>
          <w:t xml:space="preserve">let</w:t>
        </w:r>
      </w:ins>
      <w:r>
        <w:t xml:space="preserve"> </w:t>
      </w:r>
      <w:del w:id="5001" w:author="Ezra-redaktør" w:date="2026-10-18T13:44:37Z">
        <w:r>
          <w:delText xml:space="preserve">ignored.</w:delText>
        </w:r>
      </w:del>
      <w:ins w:id="5002" w:author="Ezra-redaktør" w:date="2026-10-18T13:44:37Z">
        <w:r>
          <w:t xml:space="preserve">go</w:t>
        </w:r>
      </w:ins>
      <w:r>
        <w:t xml:space="preserve"> </w:t>
      </w:r>
      <w:del w:id="5003" w:author="Ezra-redaktør" w:date="2026-10-18T13:44:37Z">
        <w:r>
          <w:delText xml:space="preserve">You</w:delText>
        </w:r>
      </w:del>
      <w:ins w:id="5004" w:author="Ezra-redaktør" w:date="2026-10-18T13:44:37Z">
        <w:r>
          <w:t xml:space="preserve">of</w:t>
        </w:r>
      </w:ins>
      <w:r>
        <w:t xml:space="preserve"> </w:t>
      </w:r>
      <w:del w:id="5005" w:author="Ezra-redaktør" w:date="2026-10-18T13:44:37Z">
        <w:r>
          <w:delText xml:space="preserve">are being relied upon.</w:delText>
        </w:r>
      </w:del>
      <w:ins w:id="5006" w:author="Ezra-redaktør" w:date="2026-10-18T13:44:37Z">
        <w:r>
          <w:t xml:space="preserve">you.</w:t>
        </w:r>
      </w:ins>
    </w:p>
    <w:p>
      <w:r>
        <w:t xml:space="preserve">*End of Day 30*</w:t>
      </w:r>
    </w:p>
    <w:p>
      <w:pPr>
        <w:pStyle w:val="Heading2"/>
      </w:pPr>
      <w:r>
        <w:t xml:space="preserve">Day </w:t>
      </w:r>
      <w:del w:id="5007" w:author="Ezra-redaktør" w:date="2026-10-18T13:44:37Z">
        <w:r>
          <w:delText xml:space="preserve">31 –</w:delText>
        </w:r>
      </w:del>
      <w:ins w:id="5008" w:author="Ezra-redaktør" w:date="2026-10-18T13:44:37Z">
        <w:r>
          <w:t xml:space="preserve">31:</w:t>
        </w:r>
      </w:ins>
      <w:r>
        <w:t xml:space="preserve"> The Body as an Instrument</w:t>
      </w:r>
    </w:p>
    <w:p>
      <w:r>
        <w:t xml:space="preserve">&gt; “Do you not know that your body is a temple of the Holy Spirit…?” </w:t>
      </w:r>
      <w:del w:id="5009" w:author="Ezra-redaktør" w:date="2026-10-18T13:44:37Z">
        <w:r>
          <w:delText xml:space="preserve">–</w:delText>
        </w:r>
      </w:del>
      <w:ins w:id="5010" w:author="Ezra-redaktør" w:date="2026-10-18T13:44:37Z">
        <w:r>
          <w:t xml:space="preserve">&gt; &gt;</w:t>
        </w:r>
      </w:ins>
      <w:r>
        <w:t xml:space="preserve"> 1 Corinthians 6:19</w:t>
      </w:r>
    </w:p>
    <w:p>
      <w:r>
        <w:t xml:space="preserve">Faith </w:t>
      </w:r>
      <w:del w:id="5011" w:author="Ezra-redaktør" w:date="2026-10-18T13:44:37Z">
        <w:r>
          <w:delText xml:space="preserve">does not live only</w:delText>
        </w:r>
      </w:del>
      <w:ins w:id="5012" w:author="Ezra-redaktør" w:date="2026-10-18T13:44:37Z">
        <w:r>
          <w:t xml:space="preserve">lives</w:t>
        </w:r>
      </w:ins>
      <w:r>
        <w:t xml:space="preserve"> in </w:t>
      </w:r>
      <w:del w:id="5013" w:author="Ezra-redaktør" w:date="2026-10-18T13:44:37Z">
        <w:r>
          <w:delText xml:space="preserve">thought.</w:delText>
        </w:r>
      </w:del>
      <w:ins w:id="5014" w:author="Ezra-redaktør" w:date="2026-10-18T13:44:37Z">
        <w:r>
          <w:t xml:space="preserve">your</w:t>
        </w:r>
      </w:ins>
      <w:r>
        <w:t xml:space="preserve"> </w:t>
      </w:r>
      <w:del w:id="5015" w:author="Ezra-redaktør" w:date="2026-10-18T13:44:37Z">
        <w:r>
          <w:delText xml:space="preserve">It</w:delText>
        </w:r>
      </w:del>
      <w:ins w:id="5016" w:author="Ezra-redaktør" w:date="2026-10-18T13:44:37Z">
        <w:r>
          <w:t xml:space="preserve">body</w:t>
        </w:r>
      </w:ins>
      <w:r>
        <w:t xml:space="preserve"> </w:t>
      </w:r>
      <w:del w:id="5017" w:author="Ezra-redaktør" w:date="2026-10-18T13:44:37Z">
        <w:r>
          <w:delText xml:space="preserve">lives</w:delText>
        </w:r>
      </w:del>
      <w:ins w:id="5018" w:author="Ezra-redaktør" w:date="2026-10-18T13:44:37Z">
        <w:r>
          <w:t xml:space="preserve">as well as your thoughts:</w:t>
        </w:r>
      </w:ins>
      <w:r>
        <w:t xml:space="preserve"> in posture, in breath, in fatigue, in restraint. What the body carries </w:t>
      </w:r>
      <w:del w:id="5019" w:author="Ezra-redaktør" w:date="2026-10-18T13:44:37Z">
        <w:r>
          <w:delText xml:space="preserve">eventually </w:delText>
        </w:r>
      </w:del>
      <w:r>
        <w:t xml:space="preserve">shapes what the soul can sustain.</w:t>
      </w:r>
    </w:p>
    <w:p>
      <w:pPr>
        <w:pStyle w:val="Heading3"/>
      </w:pPr>
      <w:r>
        <w:t xml:space="preserve">The Scenario</w:t>
      </w:r>
    </w:p>
    <w:p>
      <w:r>
        <w:t xml:space="preserve">Jared ignored his body without </w:t>
      </w:r>
      <w:del w:id="5020" w:author="Ezra-redaktør" w:date="2026-10-18T13:44:37Z">
        <w:r>
          <w:delText xml:space="preserve">intending</w:delText>
        </w:r>
      </w:del>
      <w:ins w:id="5021" w:author="Ezra-redaktør" w:date="2026-10-18T13:44:37Z">
        <w:r>
          <w:t xml:space="preserve">meaning</w:t>
        </w:r>
      </w:ins>
      <w:r>
        <w:t xml:space="preserve"> to. </w:t>
      </w:r>
      <w:del w:id="5022" w:author="Ezra-redaktør" w:date="2026-10-18T13:44:37Z">
        <w:r>
          <w:delText xml:space="preserve">Sleep</w:delText>
        </w:r>
      </w:del>
      <w:ins w:id="5023" w:author="Ezra-redaktør" w:date="2026-10-18T13:44:37Z">
        <w:r>
          <w:t xml:space="preserve">He</w:t>
        </w:r>
      </w:ins>
      <w:r>
        <w:t xml:space="preserve"> </w:t>
      </w:r>
      <w:del w:id="5024" w:author="Ezra-redaktør" w:date="2026-10-18T13:44:37Z">
        <w:r>
          <w:delText xml:space="preserve">shortened,</w:delText>
        </w:r>
      </w:del>
      <w:ins w:id="5025" w:author="Ezra-redaktør" w:date="2026-10-18T13:44:37Z">
        <w:r>
          <w:t xml:space="preserve">slept</w:t>
        </w:r>
      </w:ins>
      <w:r>
        <w:t xml:space="preserve"> </w:t>
      </w:r>
      <w:del w:id="5026" w:author="Ezra-redaktør" w:date="2026-10-18T13:44:37Z">
        <w:r>
          <w:delText xml:space="preserve">meals</w:delText>
        </w:r>
      </w:del>
      <w:ins w:id="5027" w:author="Ezra-redaktør" w:date="2026-10-18T13:44:37Z">
        <w:r>
          <w:t xml:space="preserve">less,</w:t>
        </w:r>
      </w:ins>
      <w:r>
        <w:t xml:space="preserve"> </w:t>
      </w:r>
      <w:del w:id="5028" w:author="Ezra-redaktør" w:date="2026-10-18T13:44:37Z">
        <w:r>
          <w:delText xml:space="preserve">rushed,</w:delText>
        </w:r>
      </w:del>
      <w:ins w:id="5029" w:author="Ezra-redaktør" w:date="2026-10-18T13:44:37Z">
        <w:r>
          <w:t xml:space="preserve">rushed</w:t>
        </w:r>
      </w:ins>
      <w:r>
        <w:t xml:space="preserve"> </w:t>
      </w:r>
      <w:del w:id="5030" w:author="Ezra-redaktør" w:date="2026-10-18T13:44:37Z">
        <w:r>
          <w:delText xml:space="preserve">movement</w:delText>
        </w:r>
      </w:del>
      <w:ins w:id="5031" w:author="Ezra-redaktør" w:date="2026-10-18T13:44:37Z">
        <w:r>
          <w:t xml:space="preserve">his</w:t>
        </w:r>
      </w:ins>
      <w:r>
        <w:t xml:space="preserve"> </w:t>
      </w:r>
      <w:del w:id="5032" w:author="Ezra-redaktør" w:date="2026-10-18T13:44:37Z">
        <w:r>
          <w:delText xml:space="preserve">replaced</w:delText>
        </w:r>
      </w:del>
      <w:ins w:id="5033" w:author="Ezra-redaktør" w:date="2026-10-18T13:44:37Z">
        <w:r>
          <w:t xml:space="preserve">meals,</w:t>
        </w:r>
      </w:ins>
      <w:r>
        <w:t xml:space="preserve"> </w:t>
      </w:r>
      <w:del w:id="5034" w:author="Ezra-redaktør" w:date="2026-10-18T13:44:37Z">
        <w:r>
          <w:delText xml:space="preserve">by</w:delText>
        </w:r>
      </w:del>
      <w:ins w:id="5035" w:author="Ezra-redaktør" w:date="2026-10-18T13:44:37Z">
        <w:r>
          <w:t xml:space="preserve">and</w:t>
        </w:r>
      </w:ins>
      <w:r>
        <w:t xml:space="preserve"> </w:t>
      </w:r>
      <w:del w:id="5036" w:author="Ezra-redaktør" w:date="2026-10-18T13:44:37Z">
        <w:r>
          <w:delText xml:space="preserve">sitting.</w:delText>
        </w:r>
      </w:del>
      <w:ins w:id="5037" w:author="Ezra-redaktør" w:date="2026-10-18T13:44:37Z">
        <w:r>
          <w:t xml:space="preserve">sat more than he moved.</w:t>
        </w:r>
      </w:ins>
      <w:r>
        <w:t xml:space="preserve"> Nothing felt urgent. </w:t>
      </w:r>
      <w:del w:id="5038" w:author="Ezra-redaktør" w:date="2026-10-18T13:44:37Z">
        <w:r>
          <w:delText xml:space="preserve">But</w:delText>
        </w:r>
      </w:del>
      <w:ins w:id="5039" w:author="Ezra-redaktør" w:date="2026-10-18T13:44:37Z">
        <w:r>
          <w:t xml:space="preserve">Slowly</w:t>
        </w:r>
      </w:ins>
      <w:r>
        <w:t xml:space="preserve"> </w:t>
      </w:r>
      <w:del w:id="5040" w:author="Ezra-redaktør" w:date="2026-10-18T13:44:37Z">
        <w:r>
          <w:delText xml:space="preserve">slowly,</w:delText>
        </w:r>
      </w:del>
      <w:ins w:id="5041" w:author="Ezra-redaktør" w:date="2026-10-18T13:44:37Z">
        <w:r>
          <w:t xml:space="preserve">his</w:t>
        </w:r>
      </w:ins>
      <w:r>
        <w:t xml:space="preserve"> attention narrowed. </w:t>
      </w:r>
      <w:del w:id="5042" w:author="Ezra-redaktør" w:date="2026-10-18T13:44:37Z">
        <w:r>
          <w:delText xml:space="preserve">Patience</w:delText>
        </w:r>
      </w:del>
      <w:ins w:id="5043" w:author="Ezra-redaktør" w:date="2026-10-18T13:44:37Z">
        <w:r>
          <w:t xml:space="preserve">His patience</w:t>
        </w:r>
      </w:ins>
      <w:r>
        <w:t xml:space="preserve"> thinned. Prayer grew abstract.</w:t>
      </w:r>
    </w:p>
    <w:p>
      <w:r>
        <w:t xml:space="preserve">He </w:t>
      </w:r>
      <w:del w:id="5044" w:author="Ezra-redaktør" w:date="2026-10-18T13:44:37Z">
        <w:r>
          <w:delText xml:space="preserve">thought</w:delText>
        </w:r>
      </w:del>
      <w:ins w:id="5045" w:author="Ezra-redaktør" w:date="2026-10-18T13:44:37Z">
        <w:r>
          <w:t xml:space="preserve">assumed</w:t>
        </w:r>
      </w:ins>
      <w:r>
        <w:t xml:space="preserve"> the problem was spiritual. It </w:t>
      </w:r>
      <w:del w:id="5046" w:author="Ezra-redaktør" w:date="2026-10-18T13:44:37Z">
        <w:r>
          <w:delText xml:space="preserve">wasn’t. His body </w:delText>
        </w:r>
      </w:del>
      <w:r>
        <w:t xml:space="preserve">was </w:t>
      </w:r>
      <w:del w:id="5047" w:author="Ezra-redaktør" w:date="2026-10-18T13:44:37Z">
        <w:r>
          <w:delText xml:space="preserve">leaking signal.</w:delText>
        </w:r>
      </w:del>
      <w:ins w:id="5048" w:author="Ezra-redaktør" w:date="2026-10-18T13:44:37Z">
        <w:r>
          <w:t xml:space="preserve">physical.</w:t>
        </w:r>
      </w:ins>
      <w:r>
        <w:t xml:space="preserve"> Fatigue </w:t>
      </w:r>
      <w:del w:id="5049" w:author="Ezra-redaktør" w:date="2026-10-18T13:44:37Z">
        <w:r>
          <w:delText xml:space="preserve">didn’t</w:delText>
        </w:r>
      </w:del>
      <w:ins w:id="5050" w:author="Ezra-redaktør" w:date="2026-10-18T13:44:37Z">
        <w:r>
          <w:t xml:space="preserve">had</w:t>
        </w:r>
      </w:ins>
      <w:r>
        <w:t xml:space="preserve"> </w:t>
      </w:r>
      <w:del w:id="5051" w:author="Ezra-redaktør" w:date="2026-10-18T13:44:37Z">
        <w:r>
          <w:delText xml:space="preserve">remove</w:delText>
        </w:r>
      </w:del>
      <w:ins w:id="5052" w:author="Ezra-redaktør" w:date="2026-10-18T13:44:37Z">
        <w:r>
          <w:t xml:space="preserve">not</w:t>
        </w:r>
      </w:ins>
      <w:r>
        <w:t xml:space="preserve"> </w:t>
      </w:r>
      <w:del w:id="5053" w:author="Ezra-redaktør" w:date="2026-10-18T13:44:37Z">
        <w:r>
          <w:delText xml:space="preserve">conviction;</w:delText>
        </w:r>
      </w:del>
      <w:ins w:id="5054" w:author="Ezra-redaktør" w:date="2026-10-18T13:44:37Z">
        <w:r>
          <w:t xml:space="preserve">taken his conviction away. It had made</w:t>
        </w:r>
      </w:ins>
      <w:r>
        <w:t xml:space="preserve"> it </w:t>
      </w:r>
      <w:del w:id="5055" w:author="Ezra-redaktør" w:date="2026-10-18T13:44:37Z">
        <w:r>
          <w:delText xml:space="preserve">distorted access</w:delText>
        </w:r>
      </w:del>
      <w:ins w:id="5056" w:author="Ezra-redaktør" w:date="2026-10-18T13:44:37Z">
        <w:r>
          <w:t xml:space="preserve">harder</w:t>
        </w:r>
      </w:ins>
      <w:r>
        <w:t xml:space="preserve"> to </w:t>
      </w:r>
      <w:del w:id="5057" w:author="Ezra-redaktør" w:date="2026-10-18T13:44:37Z">
        <w:r>
          <w:delText xml:space="preserve">it.</w:delText>
        </w:r>
      </w:del>
      <w:ins w:id="5058" w:author="Ezra-redaktør" w:date="2026-10-18T13:44:37Z">
        <w:r>
          <w:t xml:space="preserve">reach.</w:t>
        </w:r>
      </w:ins>
    </w:p>
    <w:p>
      <w:pPr>
        <w:pStyle w:val="Heading3"/>
      </w:pPr>
      <w:r>
        <w:t xml:space="preserve">Neglect vs.</w:t>
      </w:r>
      <w:del w:id="5059" w:author="Ezra-redaktør" w:date="2026-10-18T13:44:37Z">
        <w:r>
          <w:delText xml:space="preserve"> </w:delText>
        </w:r>
      </w:del>
      <w:ins w:id="5060" w:author="Ezra-redaktør" w:date="2026-10-18T13:44:37Z">
        <w:r>
          <w:t xml:space="preserve"> </w:t>
        </w:r>
      </w:ins>
      <w:r>
        <w:t xml:space="preserve">Stewardship</w:t>
      </w:r>
    </w:p>
    <w:p>
      <w:r>
        <w:t xml:space="preserve">| Neglect</w:t>
      </w:r>
      <w:del w:id="5061" w:author="Ezra-redaktør" w:date="2026-10-18T13:44:37Z">
        <w:r>
          <w:delText xml:space="preserve">                           </w:delText>
        </w:r>
      </w:del>
      <w:ins w:id="5062" w:author="Ezra-redaktør" w:date="2026-10-18T13:44:37Z">
        <w:r>
          <w:t xml:space="preserve"> </w:t>
        </w:r>
      </w:ins>
      <w:r>
        <w:t xml:space="preserve">| Stewardship</w:t>
      </w:r>
      <w:del w:id="5063" w:author="Ezra-redaktør" w:date="2026-10-18T13:44:37Z">
        <w:r>
          <w:delText xml:space="preserve">                     </w:delText>
        </w:r>
      </w:del>
      <w:ins w:id="5064" w:author="Ezra-redaktør" w:date="2026-10-18T13:44:37Z">
        <w:r>
          <w:t xml:space="preserve"> </w:t>
        </w:r>
      </w:ins>
      <w:r>
        <w:t xml:space="preserve">| </w:t>
      </w:r>
      <w:del w:id="5065" w:author="Ezra-redaktør" w:date="2026-10-18T13:44:37Z">
        <w:r>
          <w:delText xml:space="preserve">|-----------------------------------|---------------------------------|</w:delText>
        </w:r>
      </w:del>
      <w:ins w:id="5066" w:author="Ezra-redaktør" w:date="2026-10-18T13:44:37Z">
        <w:r>
          <w:t xml:space="preserve">| :- | :- |</w:t>
        </w:r>
      </w:ins>
      <w:r>
        <w:t xml:space="preserve"> | Treats the body as neutral</w:t>
      </w:r>
      <w:del w:id="5067" w:author="Ezra-redaktør" w:date="2026-10-18T13:44:37Z">
        <w:r>
          <w:delText xml:space="preserve">        </w:delText>
        </w:r>
      </w:del>
      <w:ins w:id="5068" w:author="Ezra-redaktør" w:date="2026-10-18T13:44:37Z">
        <w:r>
          <w:t xml:space="preserve"> </w:t>
        </w:r>
      </w:ins>
      <w:r>
        <w:t xml:space="preserve">| Treats the body as formative</w:t>
      </w:r>
      <w:del w:id="5069" w:author="Ezra-redaktør" w:date="2026-10-18T13:44:37Z">
        <w:r>
          <w:delText xml:space="preserve">    </w:delText>
        </w:r>
      </w:del>
      <w:ins w:id="5070" w:author="Ezra-redaktør" w:date="2026-10-18T13:44:37Z">
        <w:r>
          <w:t xml:space="preserve"> </w:t>
        </w:r>
      </w:ins>
      <w:r>
        <w:t xml:space="preserve">| | Ignores limits</w:t>
      </w:r>
      <w:del w:id="5071" w:author="Ezra-redaktør" w:date="2026-10-18T13:44:37Z">
        <w:r>
          <w:delText xml:space="preserve">                    </w:delText>
        </w:r>
      </w:del>
      <w:ins w:id="5072" w:author="Ezra-redaktør" w:date="2026-10-18T13:44:37Z">
        <w:r>
          <w:t xml:space="preserve"> </w:t>
        </w:r>
      </w:ins>
      <w:r>
        <w:t xml:space="preserve">| Respects capacity</w:t>
      </w:r>
      <w:del w:id="5073" w:author="Ezra-redaktør" w:date="2026-10-18T13:44:37Z">
        <w:r>
          <w:delText xml:space="preserve">               </w:delText>
        </w:r>
      </w:del>
      <w:ins w:id="5074" w:author="Ezra-redaktør" w:date="2026-10-18T13:44:37Z">
        <w:r>
          <w:t xml:space="preserve"> </w:t>
        </w:r>
      </w:ins>
      <w:r>
        <w:t xml:space="preserve">| | Pushes until collapse</w:t>
      </w:r>
      <w:del w:id="5075" w:author="Ezra-redaktør" w:date="2026-10-18T13:44:37Z">
        <w:r>
          <w:delText xml:space="preserve">             </w:delText>
        </w:r>
      </w:del>
      <w:ins w:id="5076" w:author="Ezra-redaktør" w:date="2026-10-18T13:44:37Z">
        <w:r>
          <w:t xml:space="preserve"> </w:t>
        </w:r>
      </w:ins>
      <w:r>
        <w:t xml:space="preserve">| Trains within margin</w:t>
      </w:r>
      <w:del w:id="5077" w:author="Ezra-redaktør" w:date="2026-10-18T13:44:37Z">
        <w:r>
          <w:delText xml:space="preserve">            </w:delText>
        </w:r>
      </w:del>
      <w:ins w:id="5078" w:author="Ezra-redaktør" w:date="2026-10-18T13:44:37Z">
        <w:r>
          <w:t xml:space="preserve"> </w:t>
        </w:r>
      </w:ins>
      <w:r>
        <w:t xml:space="preserve">| | Seeks output</w:t>
      </w:r>
      <w:del w:id="5079" w:author="Ezra-redaktør" w:date="2026-10-18T13:44:37Z">
        <w:r>
          <w:delText xml:space="preserve">                      </w:delText>
        </w:r>
      </w:del>
      <w:ins w:id="5080" w:author="Ezra-redaktør" w:date="2026-10-18T13:44:37Z">
        <w:r>
          <w:t xml:space="preserve"> </w:t>
        </w:r>
      </w:ins>
      <w:r>
        <w:t xml:space="preserve">| Preserves signal</w:t>
      </w:r>
      <w:del w:id="5081" w:author="Ezra-redaktør" w:date="2026-10-18T13:44:37Z">
        <w:r>
          <w:delText xml:space="preserve">                </w:delText>
        </w:r>
      </w:del>
      <w:ins w:id="5082" w:author="Ezra-redaktør" w:date="2026-10-18T13:44:37Z">
        <w:r>
          <w:t xml:space="preserve"> </w:t>
        </w:r>
      </w:ins>
      <w:r>
        <w:t xml:space="preserve">| | Mistakes exhaustion for sacrifice | Practices sustainable obedience |</w:t>
      </w:r>
    </w:p>
    <w:p>
      <w:r>
        <w:t xml:space="preserve">The body is not an obstacle. It is a conduit.</w:t>
      </w:r>
    </w:p>
    <w:p>
      <w:pPr>
        <w:pStyle w:val="Heading3"/>
      </w:pPr>
      <w:r>
        <w:t xml:space="preserve">What This Day Is Really About</w:t>
      </w:r>
    </w:p>
    <w:p>
      <w:del w:id="5083" w:author="Ezra-redaktør" w:date="2026-10-18T13:44:37Z">
        <w:r>
          <w:delText xml:space="preserve">This day</w:delText>
        </w:r>
      </w:del>
      <w:ins w:id="5084" w:author="Ezra-redaktør" w:date="2026-10-18T13:44:37Z">
        <w:r>
          <w:t xml:space="preserve">Fitness</w:t>
        </w:r>
      </w:ins>
      <w:r>
        <w:t xml:space="preserve"> is </w:t>
      </w:r>
      <w:del w:id="5085" w:author="Ezra-redaktør" w:date="2026-10-18T13:44:37Z">
        <w:r>
          <w:delText xml:space="preserve">not</w:delText>
        </w:r>
      </w:del>
      <w:ins w:id="5086" w:author="Ezra-redaktør" w:date="2026-10-18T13:44:37Z">
        <w:r>
          <w:t xml:space="preserve">a</w:t>
        </w:r>
      </w:ins>
      <w:r>
        <w:t xml:space="preserve"> </w:t>
      </w:r>
      <w:del w:id="5087" w:author="Ezra-redaktør" w:date="2026-10-18T13:44:37Z">
        <w:r>
          <w:delText xml:space="preserve">about</w:delText>
        </w:r>
      </w:del>
      <w:ins w:id="5088" w:author="Ezra-redaktør" w:date="2026-10-18T13:44:37Z">
        <w:r>
          <w:t xml:space="preserve">side</w:t>
        </w:r>
      </w:ins>
      <w:r>
        <w:t xml:space="preserve"> </w:t>
      </w:r>
      <w:del w:id="5089" w:author="Ezra-redaktør" w:date="2026-10-18T13:44:37Z">
        <w:r>
          <w:delText xml:space="preserve">fitness.</w:delText>
        </w:r>
      </w:del>
      <w:ins w:id="5090" w:author="Ezra-redaktør" w:date="2026-10-18T13:44:37Z">
        <w:r>
          <w:t xml:space="preserve">issue.</w:t>
        </w:r>
      </w:ins>
      <w:r>
        <w:t xml:space="preserve"> </w:t>
      </w:r>
      <w:del w:id="5091" w:author="Ezra-redaktør" w:date="2026-10-18T13:44:37Z">
        <w:r>
          <w:delText xml:space="preserve">It</w:delText>
        </w:r>
      </w:del>
      <w:ins w:id="5092" w:author="Ezra-redaktør" w:date="2026-10-18T13:44:37Z">
        <w:r>
          <w:t xml:space="preserve">Faithfulness to the body you were given</w:t>
        </w:r>
      </w:ins>
      <w:r>
        <w:t xml:space="preserve"> is </w:t>
      </w:r>
      <w:del w:id="5093" w:author="Ezra-redaktør" w:date="2026-10-18T13:44:37Z">
        <w:r>
          <w:delText xml:space="preserve">about</w:delText>
        </w:r>
      </w:del>
      <w:ins w:id="5094" w:author="Ezra-redaktør" w:date="2026-10-18T13:44:37Z">
        <w:r>
          <w:t xml:space="preserve">the</w:t>
        </w:r>
      </w:ins>
      <w:r>
        <w:t xml:space="preserve"> </w:t>
      </w:r>
      <w:del w:id="5095" w:author="Ezra-redaktør" w:date="2026-10-18T13:44:37Z">
        <w:r>
          <w:delText xml:space="preserve">fidelity.</w:delText>
        </w:r>
      </w:del>
      <w:ins w:id="5096" w:author="Ezra-redaktør" w:date="2026-10-18T13:44:37Z">
        <w:r>
          <w:t xml:space="preserve">point.</w:t>
        </w:r>
      </w:ins>
      <w:r>
        <w:t xml:space="preserve"> A violinist does not despise his instrument for needing </w:t>
      </w:r>
      <w:del w:id="5097" w:author="Ezra-redaktør" w:date="2026-10-18T13:44:37Z">
        <w:r>
          <w:delText xml:space="preserve">tuning;</w:delText>
        </w:r>
      </w:del>
      <w:ins w:id="5098" w:author="Ezra-redaktør" w:date="2026-10-18T13:44:37Z">
        <w:r>
          <w:t xml:space="preserve">tuning.</w:t>
        </w:r>
      </w:ins>
      <w:r>
        <w:t xml:space="preserve"> </w:t>
      </w:r>
      <w:del w:id="5099" w:author="Ezra-redaktør" w:date="2026-10-18T13:44:37Z">
        <w:r>
          <w:delText xml:space="preserve">he</w:delText>
        </w:r>
      </w:del>
      <w:ins w:id="5100" w:author="Ezra-redaktør" w:date="2026-10-18T13:44:37Z">
        <w:r>
          <w:t xml:space="preserve">He</w:t>
        </w:r>
      </w:ins>
      <w:r>
        <w:t xml:space="preserve"> tunes it, because everything he intends to play depends on it. Formation </w:t>
      </w:r>
      <w:del w:id="5101" w:author="Ezra-redaktør" w:date="2026-10-18T13:44:37Z">
        <w:r>
          <w:delText xml:space="preserve">does</w:delText>
        </w:r>
      </w:del>
      <w:ins w:id="5102" w:author="Ezra-redaktør" w:date="2026-10-18T13:44:37Z">
        <w:r>
          <w:t xml:space="preserve">asks</w:t>
        </w:r>
      </w:ins>
      <w:r>
        <w:t xml:space="preserve"> </w:t>
      </w:r>
      <w:del w:id="5103" w:author="Ezra-redaktør" w:date="2026-10-18T13:44:37Z">
        <w:r>
          <w:delText xml:space="preserve">not ask the</w:delText>
        </w:r>
      </w:del>
      <w:ins w:id="5104" w:author="Ezra-redaktør" w:date="2026-10-18T13:44:37Z">
        <w:r>
          <w:t xml:space="preserve">your</w:t>
        </w:r>
      </w:ins>
      <w:r>
        <w:t xml:space="preserve"> body to </w:t>
      </w:r>
      <w:del w:id="5105" w:author="Ezra-redaktør" w:date="2026-10-18T13:44:37Z">
        <w:r>
          <w:delText xml:space="preserve">perform</w:delText>
        </w:r>
      </w:del>
      <w:ins w:id="5106" w:author="Ezra-redaktør" w:date="2026-10-18T13:44:37Z">
        <w:r>
          <w:t xml:space="preserve">cooperate,</w:t>
        </w:r>
      </w:ins>
      <w:r>
        <w:t xml:space="preserve"> </w:t>
      </w:r>
      <w:del w:id="5107" w:author="Ezra-redaktør" w:date="2026-10-18T13:44:37Z">
        <w:r>
          <w:delText xml:space="preserve">endlessly.</w:delText>
        </w:r>
      </w:del>
      <w:ins w:id="5108" w:author="Ezra-redaktør" w:date="2026-10-18T13:44:37Z">
        <w:r>
          <w:t xml:space="preserve">and</w:t>
        </w:r>
      </w:ins>
      <w:r>
        <w:t xml:space="preserve"> </w:t>
      </w:r>
      <w:del w:id="5109" w:author="Ezra-redaktør" w:date="2026-10-18T13:44:37Z">
        <w:r>
          <w:delText xml:space="preserve">It</w:delText>
        </w:r>
      </w:del>
      <w:ins w:id="5110" w:author="Ezra-redaktør" w:date="2026-10-18T13:44:37Z">
        <w:r>
          <w:t xml:space="preserve">endless</w:t>
        </w:r>
      </w:ins>
      <w:r>
        <w:t xml:space="preserve"> </w:t>
      </w:r>
      <w:del w:id="5111" w:author="Ezra-redaktør" w:date="2026-10-18T13:44:37Z">
        <w:r>
          <w:delText xml:space="preserve">asks</w:delText>
        </w:r>
      </w:del>
      <w:ins w:id="5112" w:author="Ezra-redaktør" w:date="2026-10-18T13:44:37Z">
        <w:r>
          <w:t xml:space="preserve">performance</w:t>
        </w:r>
      </w:ins>
      <w:r>
        <w:t xml:space="preserve"> </w:t>
      </w:r>
      <w:del w:id="5113" w:author="Ezra-redaktør" w:date="2026-10-18T13:44:37Z">
        <w:r>
          <w:delText xml:space="preserve">it</w:delText>
        </w:r>
      </w:del>
      <w:ins w:id="5114" w:author="Ezra-redaktør" w:date="2026-10-18T13:44:37Z">
        <w:r>
          <w:t xml:space="preserve">was</w:t>
        </w:r>
      </w:ins>
      <w:r>
        <w:t xml:space="preserve"> </w:t>
      </w:r>
      <w:del w:id="5115" w:author="Ezra-redaktør" w:date="2026-10-18T13:44:37Z">
        <w:r>
          <w:delText xml:space="preserve">to</w:delText>
        </w:r>
      </w:del>
      <w:ins w:id="5116" w:author="Ezra-redaktør" w:date="2026-10-18T13:44:37Z">
        <w:r>
          <w:t xml:space="preserve">never</w:t>
        </w:r>
      </w:ins>
      <w:r>
        <w:t xml:space="preserve"> </w:t>
      </w:r>
      <w:del w:id="5117" w:author="Ezra-redaktør" w:date="2026-10-18T13:44:37Z">
        <w:r>
          <w:delText xml:space="preserve">cooperate.</w:delText>
        </w:r>
      </w:del>
      <w:ins w:id="5118" w:author="Ezra-redaktør" w:date="2026-10-18T13:44:37Z">
        <w:r>
          <w:t xml:space="preserve">part of the request.</w:t>
        </w:r>
      </w:ins>
    </w:p>
    <w:p>
      <w:r>
        <w:t xml:space="preserve">Spiritual discipline cannot override physical neglect. When </w:t>
      </w:r>
      <w:del w:id="5119" w:author="Ezra-redaktør" w:date="2026-10-18T13:44:37Z">
        <w:r>
          <w:delText xml:space="preserve">the</w:delText>
        </w:r>
      </w:del>
      <w:ins w:id="5120" w:author="Ezra-redaktør" w:date="2026-10-18T13:44:37Z">
        <w:r>
          <w:t xml:space="preserve">you</w:t>
        </w:r>
      </w:ins>
      <w:r>
        <w:t xml:space="preserve"> </w:t>
      </w:r>
      <w:del w:id="5121" w:author="Ezra-redaktør" w:date="2026-10-18T13:44:37Z">
        <w:r>
          <w:delText xml:space="preserve">body</w:delText>
        </w:r>
      </w:del>
      <w:ins w:id="5122" w:author="Ezra-redaktør" w:date="2026-10-18T13:44:37Z">
        <w:r>
          <w:t xml:space="preserve">disregard</w:t>
        </w:r>
      </w:ins>
      <w:r>
        <w:t xml:space="preserve"> </w:t>
      </w:r>
      <w:del w:id="5123" w:author="Ezra-redaktør" w:date="2026-10-18T13:44:37Z">
        <w:r>
          <w:delText xml:space="preserve">is</w:delText>
        </w:r>
      </w:del>
      <w:ins w:id="5124" w:author="Ezra-redaktør" w:date="2026-10-18T13:44:37Z">
        <w:r>
          <w:t xml:space="preserve">your</w:t>
        </w:r>
      </w:ins>
      <w:r>
        <w:t xml:space="preserve"> </w:t>
      </w:r>
      <w:del w:id="5125" w:author="Ezra-redaktør" w:date="2026-10-18T13:44:37Z">
        <w:r>
          <w:delText xml:space="preserve">disregarded,</w:delText>
        </w:r>
      </w:del>
      <w:ins w:id="5126" w:author="Ezra-redaktør" w:date="2026-10-18T13:44:37Z">
        <w:r>
          <w:t xml:space="preserve">body,</w:t>
        </w:r>
      </w:ins>
      <w:r>
        <w:t xml:space="preserve"> clarity fades, </w:t>
      </w:r>
      <w:del w:id="5127" w:author="Ezra-redaktør" w:date="2026-10-18T13:44:37Z">
        <w:r>
          <w:delText xml:space="preserve">reaction</w:delText>
        </w:r>
      </w:del>
      <w:ins w:id="5128" w:author="Ezra-redaktør" w:date="2026-10-18T13:44:37Z">
        <w:r>
          <w:t xml:space="preserve">reactions</w:t>
        </w:r>
      </w:ins>
      <w:r>
        <w:t xml:space="preserve"> </w:t>
      </w:r>
      <w:del w:id="5129" w:author="Ezra-redaktør" w:date="2026-10-18T13:44:37Z">
        <w:r>
          <w:delText xml:space="preserve">intensifies,</w:delText>
        </w:r>
      </w:del>
      <w:ins w:id="5130" w:author="Ezra-redaktør" w:date="2026-10-18T13:44:37Z">
        <w:r>
          <w:t xml:space="preserve">sharpen,</w:t>
        </w:r>
      </w:ins>
      <w:r>
        <w:t xml:space="preserve"> and endurance shortens. Caring for </w:t>
      </w:r>
      <w:del w:id="5131" w:author="Ezra-redaktør" w:date="2026-10-18T13:44:37Z">
        <w:r>
          <w:delText xml:space="preserve">the body is not self-indulgence. It</w:delText>
        </w:r>
      </w:del>
      <w:ins w:id="5132" w:author="Ezra-redaktør" w:date="2026-10-18T13:44:37Z">
        <w:r>
          <w:t xml:space="preserve">it</w:t>
        </w:r>
      </w:ins>
      <w:r>
        <w:t xml:space="preserve"> is stewardship of </w:t>
      </w:r>
      <w:del w:id="5133" w:author="Ezra-redaktør" w:date="2026-10-18T13:44:37Z">
        <w:r>
          <w:delText xml:space="preserve">capacity.</w:delText>
        </w:r>
      </w:del>
      <w:ins w:id="5134" w:author="Ezra-redaktør" w:date="2026-10-18T13:44:37Z">
        <w:r>
          <w:t xml:space="preserve">what you have been given, and there is nothing self-indulgent about it.</w:t>
        </w:r>
      </w:ins>
    </w:p>
    <w:p>
      <w:pPr>
        <w:pStyle w:val="Heading3"/>
      </w:pPr>
      <w:r>
        <w:t xml:space="preserve">The Practice</w:t>
      </w:r>
    </w:p>
    <w:p>
      <w:del w:id="5135" w:author="Ezra-redaktør" w:date="2026-10-18T13:44:37Z">
        <w:r>
          <w:delText xml:space="preserve">Today, adjust</w:delText>
        </w:r>
      </w:del>
      <w:ins w:id="5136" w:author="Ezra-redaktør" w:date="2026-10-18T13:44:37Z">
        <w:r>
          <w:t xml:space="preserve">Adjust</w:t>
        </w:r>
      </w:ins>
      <w:r>
        <w:t xml:space="preserve"> one physical </w:t>
      </w:r>
      <w:del w:id="5137" w:author="Ezra-redaktør" w:date="2026-10-18T13:44:37Z">
        <w:r>
          <w:delText xml:space="preserve">input:</w:delText>
        </w:r>
      </w:del>
      <w:ins w:id="5138" w:author="Ezra-redaktør" w:date="2026-10-18T13:44:37Z">
        <w:r>
          <w:t xml:space="preserve">input</w:t>
        </w:r>
      </w:ins>
      <w:r>
        <w:t xml:space="preserve"> </w:t>
      </w:r>
      <w:del w:id="5139" w:author="Ezra-redaktør" w:date="2026-10-18T13:44:37Z">
        <w:r>
          <w:delText xml:space="preserve">one,</w:delText>
        </w:r>
      </w:del>
      <w:ins w:id="5140" w:author="Ezra-redaktør" w:date="2026-10-18T13:44:37Z">
        <w:r>
          <w:t xml:space="preserve">today.</w:t>
        </w:r>
      </w:ins>
      <w:r>
        <w:t xml:space="preserve"> </w:t>
      </w:r>
      <w:del w:id="5141" w:author="Ezra-redaktør" w:date="2026-10-18T13:44:37Z">
        <w:r>
          <w:delText xml:space="preserve">not</w:delText>
        </w:r>
      </w:del>
      <w:ins w:id="5142" w:author="Ezra-redaktør" w:date="2026-10-18T13:44:37Z">
        <w:r>
          <w:t xml:space="preserve">Pick</w:t>
        </w:r>
      </w:ins>
      <w:r>
        <w:t xml:space="preserve"> </w:t>
      </w:r>
      <w:del w:id="5143" w:author="Ezra-redaktør" w:date="2026-10-18T13:44:37Z">
        <w:r>
          <w:delText xml:space="preserve">four.</w:delText>
        </w:r>
      </w:del>
      <w:ins w:id="5144" w:author="Ezra-redaktør" w:date="2026-10-18T13:44:37Z">
        <w:r>
          <w:t xml:space="preserve">one</w:t>
        </w:r>
      </w:ins>
      <w:r>
        <w:t xml:space="preserve"> </w:t>
      </w:r>
      <w:del w:id="5145" w:author="Ezra-redaktør" w:date="2026-10-18T13:44:37Z">
        <w:r>
          <w:delText xml:space="preserve">Sleep</w:delText>
        </w:r>
      </w:del>
      <w:ins w:id="5146" w:author="Ezra-redaktør" w:date="2026-10-18T13:44:37Z">
        <w:r>
          <w:t xml:space="preserve">of</w:t>
        </w:r>
      </w:ins>
      <w:r>
        <w:t xml:space="preserve"> </w:t>
      </w:r>
      <w:del w:id="5147" w:author="Ezra-redaktør" w:date="2026-10-18T13:44:37Z">
        <w:r>
          <w:delText xml:space="preserve">slightly</w:delText>
        </w:r>
      </w:del>
      <w:ins w:id="5148" w:author="Ezra-redaktør" w:date="2026-10-18T13:44:37Z">
        <w:r>
          <w:t xml:space="preserve">these four: go to sleep a little</w:t>
        </w:r>
      </w:ins>
      <w:r>
        <w:t xml:space="preserve"> earlier, eat with attention, move your body </w:t>
      </w:r>
      <w:del w:id="5149" w:author="Ezra-redaktør" w:date="2026-10-18T13:44:37Z">
        <w:r>
          <w:delText xml:space="preserve">briefly,</w:delText>
        </w:r>
      </w:del>
      <w:ins w:id="5150" w:author="Ezra-redaktør" w:date="2026-10-18T13:44:37Z">
        <w:r>
          <w:t xml:space="preserve">for a few minutes,</w:t>
        </w:r>
      </w:ins>
      <w:r>
        <w:t xml:space="preserve"> or breathe without distraction. </w:t>
      </w:r>
      <w:del w:id="5151" w:author="Ezra-redaktør" w:date="2026-10-18T13:44:37Z">
        <w:r>
          <w:delText xml:space="preserve">Do</w:delText>
        </w:r>
      </w:del>
      <w:ins w:id="5152" w:author="Ezra-redaktør" w:date="2026-10-18T13:44:37Z">
        <w:r>
          <w:t xml:space="preserve">Leave</w:t>
        </w:r>
      </w:ins>
      <w:r>
        <w:t xml:space="preserve"> </w:t>
      </w:r>
      <w:del w:id="5153" w:author="Ezra-redaktør" w:date="2026-10-18T13:44:37Z">
        <w:r>
          <w:delText xml:space="preserve">not</w:delText>
        </w:r>
      </w:del>
      <w:ins w:id="5154" w:author="Ezra-redaktør" w:date="2026-10-18T13:44:37Z">
        <w:r>
          <w:t xml:space="preserve">the</w:t>
        </w:r>
      </w:ins>
      <w:r>
        <w:t xml:space="preserve"> </w:t>
      </w:r>
      <w:del w:id="5155" w:author="Ezra-redaktør" w:date="2026-10-18T13:44:37Z">
        <w:r>
          <w:delText xml:space="preserve">optimize</w:delText>
        </w:r>
      </w:del>
      <w:ins w:id="5156" w:author="Ezra-redaktør" w:date="2026-10-18T13:44:37Z">
        <w:r>
          <w:t xml:space="preserve">rest</w:t>
        </w:r>
      </w:ins>
      <w:r>
        <w:t xml:space="preserve"> </w:t>
      </w:r>
      <w:del w:id="5157" w:author="Ezra-redaktør" w:date="2026-10-18T13:44:37Z">
        <w:r>
          <w:delText xml:space="preserve">everything. Honor one signal.</w:delText>
        </w:r>
      </w:del>
      <w:ins w:id="5158" w:author="Ezra-redaktør" w:date="2026-10-18T13:44:37Z">
        <w:r>
          <w:t xml:space="preserve">alone.</w:t>
        </w:r>
      </w:ins>
    </w:p>
    <w:p>
      <w:r>
        <w:t xml:space="preserve">The goal is </w:t>
      </w:r>
      <w:ins w:id="5159" w:author="Ezra-redaktør" w:date="2026-10-18T13:44:37Z">
        <w:r>
          <w:t xml:space="preserve">availability, </w:t>
        </w:r>
      </w:ins>
      <w:r>
        <w:t xml:space="preserve">not energy.</w:t>
      </w:r>
      <w:del w:id="5160" w:author="Ezra-redaktør" w:date="2026-10-18T13:44:37Z">
        <w:r>
          <w:delText xml:space="preserve"> It is availability.</w:delText>
        </w:r>
      </w:del>
    </w:p>
    <w:p>
      <w:pPr>
        <w:pStyle w:val="Heading3"/>
      </w:pPr>
      <w:r>
        <w:t xml:space="preserve">Healing </w:t>
      </w:r>
      <w:del w:id="5161" w:author="Ezra-redaktør" w:date="2026-10-18T13:44:37Z">
        <w:r>
          <w:delText xml:space="preserve">Forge –</w:delText>
        </w:r>
      </w:del>
      <w:ins w:id="5162" w:author="Ezra-redaktør" w:date="2026-10-18T13:44:37Z">
        <w:r>
          <w:t xml:space="preserve">Forge:</w:t>
        </w:r>
      </w:ins>
      <w:r>
        <w:t xml:space="preserve"> When the Body Learned to Endure Alone</w:t>
      </w:r>
    </w:p>
    <w:p>
      <w:del w:id="5163" w:author="Ezra-redaktør" w:date="2026-10-18T13:44:37Z">
        <w:r>
          <w:delText xml:space="preserve">For some men, the</w:delText>
        </w:r>
      </w:del>
      <w:ins w:id="5164" w:author="Ezra-redaktør" w:date="2026-10-18T13:44:37Z">
        <w:r>
          <w:t xml:space="preserve">Your</w:t>
        </w:r>
      </w:ins>
      <w:r>
        <w:t xml:space="preserve"> body </w:t>
      </w:r>
      <w:ins w:id="5165" w:author="Ezra-redaktør" w:date="2026-10-18T13:44:37Z">
        <w:r>
          <w:t xml:space="preserve">may have </w:t>
        </w:r>
      </w:ins>
      <w:r>
        <w:t xml:space="preserve">learned </w:t>
      </w:r>
      <w:del w:id="5166" w:author="Ezra-redaktør" w:date="2026-10-18T13:44:37Z">
        <w:r>
          <w:delText xml:space="preserve">endurance</w:delText>
        </w:r>
      </w:del>
      <w:ins w:id="5167" w:author="Ezra-redaktør" w:date="2026-10-18T13:44:37Z">
        <w:r>
          <w:t xml:space="preserve">to</w:t>
        </w:r>
      </w:ins>
      <w:r>
        <w:t xml:space="preserve"> </w:t>
      </w:r>
      <w:del w:id="5168" w:author="Ezra-redaktør" w:date="2026-10-18T13:44:37Z">
        <w:r>
          <w:delText xml:space="preserve">early:</w:delText>
        </w:r>
      </w:del>
      <w:ins w:id="5169" w:author="Ezra-redaktør" w:date="2026-10-18T13:44:37Z">
        <w:r>
          <w:t xml:space="preserve">endure early,</w:t>
        </w:r>
      </w:ins>
      <w:r>
        <w:t xml:space="preserve"> through stress, </w:t>
      </w:r>
      <w:del w:id="5170" w:author="Ezra-redaktør" w:date="2026-10-18T13:44:37Z">
        <w:r>
          <w:delText xml:space="preserve">through </w:delText>
        </w:r>
      </w:del>
      <w:r>
        <w:t xml:space="preserve">responsibility, </w:t>
      </w:r>
      <w:del w:id="5171" w:author="Ezra-redaktør" w:date="2026-10-18T13:44:37Z">
        <w:r>
          <w:delText xml:space="preserve">through</w:delText>
        </w:r>
      </w:del>
      <w:ins w:id="5172" w:author="Ezra-redaktør" w:date="2026-10-18T13:44:37Z">
        <w:r>
          <w:t xml:space="preserve">and</w:t>
        </w:r>
      </w:ins>
      <w:r>
        <w:t xml:space="preserve"> </w:t>
      </w:r>
      <w:del w:id="5173" w:author="Ezra-redaktør" w:date="2026-10-18T13:44:37Z">
        <w:r>
          <w:delText xml:space="preserve">silence.</w:delText>
        </w:r>
      </w:del>
      <w:ins w:id="5174" w:author="Ezra-redaktør" w:date="2026-10-18T13:44:37Z">
        <w:r>
          <w:t xml:space="preserve">silence,</w:t>
        </w:r>
      </w:ins>
      <w:r>
        <w:t xml:space="preserve"> </w:t>
      </w:r>
      <w:del w:id="5175" w:author="Ezra-redaktør" w:date="2026-10-18T13:44:37Z">
        <w:r>
          <w:delText xml:space="preserve">Care</w:delText>
        </w:r>
      </w:del>
      <w:ins w:id="5176" w:author="Ezra-redaktør" w:date="2026-10-18T13:44:37Z">
        <w:r>
          <w:t xml:space="preserve">at a time when care</w:t>
        </w:r>
      </w:ins>
      <w:r>
        <w:t xml:space="preserve"> felt </w:t>
      </w:r>
      <w:del w:id="5177" w:author="Ezra-redaktør" w:date="2026-10-18T13:44:37Z">
        <w:r>
          <w:delText xml:space="preserve">unsafe,</w:delText>
        </w:r>
      </w:del>
      <w:ins w:id="5178" w:author="Ezra-redaktør" w:date="2026-10-18T13:44:37Z">
        <w:r>
          <w:t xml:space="preserve">unsafe</w:t>
        </w:r>
      </w:ins>
      <w:r>
        <w:t xml:space="preserve"> or unnecessary. </w:t>
      </w:r>
      <w:del w:id="5179" w:author="Ezra-redaktør" w:date="2026-10-18T13:44:37Z">
        <w:r>
          <w:delText xml:space="preserve">Stewardship</w:delText>
        </w:r>
      </w:del>
      <w:ins w:id="5180" w:author="Ezra-redaktør" w:date="2026-10-18T13:44:37Z">
        <w:r>
          <w:t xml:space="preserve">Looking after it</w:t>
        </w:r>
      </w:ins>
      <w:r>
        <w:t xml:space="preserve"> can feel </w:t>
      </w:r>
      <w:del w:id="5181" w:author="Ezra-redaktør" w:date="2026-10-18T13:44:37Z">
        <w:r>
          <w:delText xml:space="preserve">unfamiliar.</w:delText>
        </w:r>
      </w:del>
      <w:ins w:id="5182" w:author="Ezra-redaktør" w:date="2026-10-18T13:44:37Z">
        <w:r>
          <w:t xml:space="preserve">unfamiliar now.</w:t>
        </w:r>
      </w:ins>
      <w:r>
        <w:t xml:space="preserve"> Begin gently. Listening to </w:t>
      </w:r>
      <w:del w:id="5183" w:author="Ezra-redaktør" w:date="2026-10-18T13:44:37Z">
        <w:r>
          <w:delText xml:space="preserve">the</w:delText>
        </w:r>
      </w:del>
      <w:ins w:id="5184" w:author="Ezra-redaktør" w:date="2026-10-18T13:44:37Z">
        <w:r>
          <w:t xml:space="preserve">your</w:t>
        </w:r>
      </w:ins>
      <w:r>
        <w:t xml:space="preserve"> body </w:t>
      </w:r>
      <w:del w:id="5185" w:author="Ezra-redaktør" w:date="2026-10-18T13:44:37Z">
        <w:r>
          <w:delText xml:space="preserve">is</w:delText>
        </w:r>
      </w:del>
      <w:ins w:id="5186" w:author="Ezra-redaktør" w:date="2026-10-18T13:44:37Z">
        <w:r>
          <w:t xml:space="preserve">respects</w:t>
        </w:r>
      </w:ins>
      <w:r>
        <w:t xml:space="preserve"> </w:t>
      </w:r>
      <w:del w:id="5187" w:author="Ezra-redaktør" w:date="2026-10-18T13:44:37Z">
        <w:r>
          <w:delText xml:space="preserve">not weakness. It is alignment with</w:delText>
        </w:r>
      </w:del>
      <w:ins w:id="5188" w:author="Ezra-redaktør" w:date="2026-10-18T13:44:37Z">
        <w:r>
          <w:t xml:space="preserve">the</w:t>
        </w:r>
      </w:ins>
      <w:r>
        <w:t xml:space="preserve"> limits God </w:t>
      </w:r>
      <w:del w:id="5189" w:author="Ezra-redaktør" w:date="2026-10-18T13:44:37Z">
        <w:r>
          <w:delText xml:space="preserve">already</w:delText>
        </w:r>
      </w:del>
      <w:ins w:id="5190" w:author="Ezra-redaktør" w:date="2026-10-18T13:44:37Z">
        <w:r>
          <w:t xml:space="preserve">designed</w:t>
        </w:r>
      </w:ins>
      <w:r>
        <w:t xml:space="preserve"> </w:t>
      </w:r>
      <w:del w:id="5191" w:author="Ezra-redaktør" w:date="2026-10-18T13:44:37Z">
        <w:r>
          <w:delText xml:space="preserve">designed.</w:delText>
        </w:r>
      </w:del>
      <w:ins w:id="5192" w:author="Ezra-redaktør" w:date="2026-10-18T13:44:37Z">
        <w:r>
          <w:t xml:space="preserve">into it, and there is no weakness in that.</w:t>
        </w:r>
      </w:ins>
    </w:p>
    <w:p>
      <w:r>
        <w:t xml:space="preserve">*End of Day 31*</w:t>
      </w:r>
    </w:p>
    <w:p>
      <w:pPr>
        <w:pStyle w:val="Heading2"/>
      </w:pPr>
      <w:r>
        <w:t xml:space="preserve">Day </w:t>
      </w:r>
      <w:del w:id="5193" w:author="Ezra-redaktør" w:date="2026-10-18T13:44:37Z">
        <w:r>
          <w:delText xml:space="preserve">32 –</w:delText>
        </w:r>
      </w:del>
      <w:ins w:id="5194" w:author="Ezra-redaktør" w:date="2026-10-18T13:44:37Z">
        <w:r>
          <w:t xml:space="preserve">32:</w:t>
        </w:r>
      </w:ins>
      <w:r>
        <w:t xml:space="preserve"> The Discipline of Finishing</w:t>
      </w:r>
    </w:p>
    <w:p>
      <w:r>
        <w:t xml:space="preserve">&gt; “Let us not grow weary of doing good, for in due season we will reap, if we do not give up.” </w:t>
      </w:r>
      <w:del w:id="5195" w:author="Ezra-redaktør" w:date="2026-10-18T13:44:37Z">
        <w:r>
          <w:delText xml:space="preserve">–</w:delText>
        </w:r>
      </w:del>
      <w:ins w:id="5196" w:author="Ezra-redaktør" w:date="2026-10-18T13:44:37Z">
        <w:r>
          <w:t xml:space="preserve">&gt; &gt;</w:t>
        </w:r>
      </w:ins>
      <w:r>
        <w:t xml:space="preserve"> Galatians 6:9</w:t>
      </w:r>
    </w:p>
    <w:p>
      <w:r>
        <w:t xml:space="preserve">Beginnings attract energy. Finishing </w:t>
      </w:r>
      <w:del w:id="5197" w:author="Ezra-redaktør" w:date="2026-10-18T13:44:37Z">
        <w:r>
          <w:delText xml:space="preserve">requires</w:delText>
        </w:r>
      </w:del>
      <w:ins w:id="5198" w:author="Ezra-redaktør" w:date="2026-10-18T13:44:37Z">
        <w:r>
          <w:t xml:space="preserve">needs</w:t>
        </w:r>
      </w:ins>
      <w:r>
        <w:t xml:space="preserve"> something </w:t>
      </w:r>
      <w:del w:id="5199" w:author="Ezra-redaktør" w:date="2026-10-18T13:44:37Z">
        <w:r>
          <w:delText xml:space="preserve">else,</w:delText>
        </w:r>
      </w:del>
      <w:ins w:id="5200" w:author="Ezra-redaktør" w:date="2026-10-18T13:44:37Z">
        <w:r>
          <w:t xml:space="preserve">else. Intensity, talent, and novelty will</w:t>
        </w:r>
      </w:ins>
      <w:r>
        <w:t xml:space="preserve"> not </w:t>
      </w:r>
      <w:del w:id="5201" w:author="Ezra-redaktør" w:date="2026-10-18T13:44:37Z">
        <w:r>
          <w:delText xml:space="preserve">intensity,</w:delText>
        </w:r>
      </w:del>
      <w:ins w:id="5202" w:author="Ezra-redaktør" w:date="2026-10-18T13:44:37Z">
        <w:r>
          <w:t xml:space="preserve">get</w:t>
        </w:r>
      </w:ins>
      <w:r>
        <w:t xml:space="preserve"> </w:t>
      </w:r>
      <w:del w:id="5203" w:author="Ezra-redaktør" w:date="2026-10-18T13:44:37Z">
        <w:r>
          <w:delText xml:space="preserve">not</w:delText>
        </w:r>
      </w:del>
      <w:ins w:id="5204" w:author="Ezra-redaktør" w:date="2026-10-18T13:44:37Z">
        <w:r>
          <w:t xml:space="preserve">you</w:t>
        </w:r>
      </w:ins>
      <w:r>
        <w:t xml:space="preserve"> </w:t>
      </w:r>
      <w:del w:id="5205" w:author="Ezra-redaktør" w:date="2026-10-18T13:44:37Z">
        <w:r>
          <w:delText xml:space="preserve">talent,</w:delText>
        </w:r>
      </w:del>
      <w:ins w:id="5206" w:author="Ezra-redaktør" w:date="2026-10-18T13:44:37Z">
        <w:r>
          <w:t xml:space="preserve">there.</w:t>
        </w:r>
      </w:ins>
      <w:r>
        <w:t xml:space="preserve"> </w:t>
      </w:r>
      <w:del w:id="5207" w:author="Ezra-redaktør" w:date="2026-10-18T13:44:37Z">
        <w:r>
          <w:delText xml:space="preserve">not</w:delText>
        </w:r>
      </w:del>
      <w:ins w:id="5208" w:author="Ezra-redaktør" w:date="2026-10-18T13:44:37Z">
        <w:r>
          <w:t xml:space="preserve">Endurance</w:t>
        </w:r>
      </w:ins>
      <w:r>
        <w:t xml:space="preserve"> </w:t>
      </w:r>
      <w:del w:id="5209" w:author="Ezra-redaktør" w:date="2026-10-18T13:44:37Z">
        <w:r>
          <w:delText xml:space="preserve">novelty. Endurance.</w:delText>
        </w:r>
      </w:del>
      <w:ins w:id="5210" w:author="Ezra-redaktør" w:date="2026-10-18T13:44:37Z">
        <w:r>
          <w:t xml:space="preserve">will.</w:t>
        </w:r>
      </w:ins>
      <w:r>
        <w:t xml:space="preserve"> Most formation</w:t>
      </w:r>
      <w:del w:id="5211" w:author="Ezra-redaktør" w:date="2026-10-18T13:44:37Z">
        <w:r>
          <w:delText xml:space="preserve"> does not fail at the start. It</w:delText>
        </w:r>
      </w:del>
      <w:r>
        <w:t xml:space="preserve"> fails near the end, when progress feels ordinary and </w:t>
      </w:r>
      <w:ins w:id="5212" w:author="Ezra-redaktør" w:date="2026-10-18T13:44:37Z">
        <w:r>
          <w:t xml:space="preserve">the </w:t>
        </w:r>
      </w:ins>
      <w:r>
        <w:t xml:space="preserve">reward </w:t>
      </w:r>
      <w:del w:id="5213" w:author="Ezra-redaktør" w:date="2026-10-18T13:44:37Z">
        <w:r>
          <w:delText xml:space="preserve">feels</w:delText>
        </w:r>
      </w:del>
      <w:ins w:id="5214" w:author="Ezra-redaktør" w:date="2026-10-18T13:44:37Z">
        <w:r>
          <w:t xml:space="preserve">seems</w:t>
        </w:r>
      </w:ins>
      <w:r>
        <w:t xml:space="preserve"> </w:t>
      </w:r>
      <w:del w:id="5215" w:author="Ezra-redaktør" w:date="2026-10-18T13:44:37Z">
        <w:r>
          <w:delText xml:space="preserve">delayed.</w:delText>
        </w:r>
      </w:del>
      <w:ins w:id="5216" w:author="Ezra-redaktør" w:date="2026-10-18T13:44:37Z">
        <w:r>
          <w:t xml:space="preserve">far off.</w:t>
        </w:r>
      </w:ins>
    </w:p>
    <w:p>
      <w:pPr>
        <w:pStyle w:val="Heading3"/>
      </w:pPr>
      <w:r>
        <w:t xml:space="preserve">The Scenario</w:t>
      </w:r>
    </w:p>
    <w:p>
      <w:r>
        <w:t xml:space="preserve">Ian started strong. The plan was clear, the habits were consistent, </w:t>
      </w:r>
      <w:ins w:id="5217" w:author="Ezra-redaktør" w:date="2026-10-18T13:44:37Z">
        <w:r>
          <w:t xml:space="preserve">and </w:t>
        </w:r>
      </w:ins>
      <w:r>
        <w:t xml:space="preserve">the direction was set. Then momentum slowed. Nothing went </w:t>
      </w:r>
      <w:del w:id="5218" w:author="Ezra-redaktør" w:date="2026-10-18T13:44:37Z">
        <w:r>
          <w:delText xml:space="preserve">wrong;</w:delText>
        </w:r>
      </w:del>
      <w:ins w:id="5219" w:author="Ezra-redaktør" w:date="2026-10-18T13:44:37Z">
        <w:r>
          <w:t xml:space="preserve">wrong and</w:t>
        </w:r>
      </w:ins>
      <w:r>
        <w:t xml:space="preserve"> nothing collapsed. It just stopped feeling meaningful. The work </w:t>
      </w:r>
      <w:del w:id="5220" w:author="Ezra-redaktør" w:date="2026-10-18T13:44:37Z">
        <w:r>
          <w:delText xml:space="preserve">continued,</w:delText>
        </w:r>
      </w:del>
      <w:ins w:id="5221" w:author="Ezra-redaktør" w:date="2026-10-18T13:44:37Z">
        <w:r>
          <w:t xml:space="preserve">went</w:t>
        </w:r>
      </w:ins>
      <w:r>
        <w:t xml:space="preserve"> </w:t>
      </w:r>
      <w:del w:id="5222" w:author="Ezra-redaktør" w:date="2026-10-18T13:44:37Z">
        <w:r>
          <w:delText xml:space="preserve">but</w:delText>
        </w:r>
      </w:del>
      <w:ins w:id="5223" w:author="Ezra-redaktør" w:date="2026-10-18T13:44:37Z">
        <w:r>
          <w:t xml:space="preserve">on</w:t>
        </w:r>
      </w:ins>
      <w:r>
        <w:t xml:space="preserve"> without urgency.</w:t>
      </w:r>
    </w:p>
    <w:p>
      <w:r>
        <w:t xml:space="preserve">He </w:t>
      </w:r>
      <w:del w:id="5224" w:author="Ezra-redaktør" w:date="2026-10-18T13:44:37Z">
        <w:r>
          <w:delText xml:space="preserve">considered</w:delText>
        </w:r>
      </w:del>
      <w:ins w:id="5225" w:author="Ezra-redaktør" w:date="2026-10-18T13:44:37Z">
        <w:r>
          <w:t xml:space="preserve">thought about</w:t>
        </w:r>
      </w:ins>
      <w:r>
        <w:t xml:space="preserve"> adjusting the </w:t>
      </w:r>
      <w:del w:id="5226" w:author="Ezra-redaktør" w:date="2026-10-18T13:44:37Z">
        <w:r>
          <w:delText xml:space="preserve">goal.</w:delText>
        </w:r>
      </w:del>
      <w:ins w:id="5227" w:author="Ezra-redaktør" w:date="2026-10-18T13:44:37Z">
        <w:r>
          <w:t xml:space="preserve">goal,</w:t>
        </w:r>
      </w:ins>
      <w:r>
        <w:t xml:space="preserve"> </w:t>
      </w:r>
      <w:del w:id="5228" w:author="Ezra-redaktør" w:date="2026-10-18T13:44:37Z">
        <w:r>
          <w:delText xml:space="preserve">Refining</w:delText>
        </w:r>
      </w:del>
      <w:ins w:id="5229" w:author="Ezra-redaktør" w:date="2026-10-18T13:44:37Z">
        <w:r>
          <w:t xml:space="preserve">refining</w:t>
        </w:r>
      </w:ins>
      <w:r>
        <w:t xml:space="preserve"> the </w:t>
      </w:r>
      <w:del w:id="5230" w:author="Ezra-redaktør" w:date="2026-10-18T13:44:37Z">
        <w:r>
          <w:delText xml:space="preserve">method.</w:delText>
        </w:r>
      </w:del>
      <w:ins w:id="5231" w:author="Ezra-redaktør" w:date="2026-10-18T13:44:37Z">
        <w:r>
          <w:t xml:space="preserve">method,</w:t>
        </w:r>
      </w:ins>
      <w:r>
        <w:t xml:space="preserve"> </w:t>
      </w:r>
      <w:del w:id="5232" w:author="Ezra-redaktør" w:date="2026-10-18T13:44:37Z">
        <w:r>
          <w:delText xml:space="preserve">Restarting</w:delText>
        </w:r>
      </w:del>
      <w:ins w:id="5233" w:author="Ezra-redaktør" w:date="2026-10-18T13:44:37Z">
        <w:r>
          <w:t xml:space="preserve">restarting</w:t>
        </w:r>
      </w:ins>
      <w:r>
        <w:t xml:space="preserve"> </w:t>
      </w:r>
      <w:del w:id="5234" w:author="Ezra-redaktør" w:date="2026-10-18T13:44:37Z">
        <w:r>
          <w:delText xml:space="preserve">later,</w:delText>
        </w:r>
      </w:del>
      <w:ins w:id="5235" w:author="Ezra-redaktør" w:date="2026-10-18T13:44:37Z">
        <w:r>
          <w:t xml:space="preserve">later</w:t>
        </w:r>
      </w:ins>
      <w:r>
        <w:t xml:space="preserve"> with </w:t>
      </w:r>
      <w:del w:id="5236" w:author="Ezra-redaktør" w:date="2026-10-18T13:44:37Z">
        <w:r>
          <w:delText xml:space="preserve">clarity.</w:delText>
        </w:r>
      </w:del>
      <w:ins w:id="5237" w:author="Ezra-redaktør" w:date="2026-10-18T13:44:37Z">
        <w:r>
          <w:t xml:space="preserve">a</w:t>
        </w:r>
      </w:ins>
      <w:r>
        <w:t xml:space="preserve"> </w:t>
      </w:r>
      <w:del w:id="5238" w:author="Ezra-redaktør" w:date="2026-10-18T13:44:37Z">
        <w:r>
          <w:delText xml:space="preserve">What</w:delText>
        </w:r>
      </w:del>
      <w:ins w:id="5239" w:author="Ezra-redaktør" w:date="2026-10-18T13:44:37Z">
        <w:r>
          <w:t xml:space="preserve">clearer</w:t>
        </w:r>
      </w:ins>
      <w:r>
        <w:t xml:space="preserve"> </w:t>
      </w:r>
      <w:del w:id="5240" w:author="Ezra-redaktør" w:date="2026-10-18T13:44:37Z">
        <w:r>
          <w:delText xml:space="preserve">tempted</w:delText>
        </w:r>
      </w:del>
      <w:ins w:id="5241" w:author="Ezra-redaktør" w:date="2026-10-18T13:44:37Z">
        <w:r>
          <w:t xml:space="preserve">head.</w:t>
        </w:r>
      </w:ins>
      <w:r>
        <w:t xml:space="preserve"> </w:t>
      </w:r>
      <w:del w:id="5242" w:author="Ezra-redaktør" w:date="2026-10-18T13:44:37Z">
        <w:r>
          <w:delText xml:space="preserve">him</w:delText>
        </w:r>
      </w:del>
      <w:ins w:id="5243" w:author="Ezra-redaktør" w:date="2026-10-18T13:44:37Z">
        <w:r>
          <w:t xml:space="preserve">It</w:t>
        </w:r>
      </w:ins>
      <w:r>
        <w:t xml:space="preserve"> </w:t>
      </w:r>
      <w:del w:id="5244" w:author="Ezra-redaktør" w:date="2026-10-18T13:44:37Z">
        <w:r>
          <w:delText xml:space="preserve">was</w:delText>
        </w:r>
      </w:del>
      <w:ins w:id="5245" w:author="Ezra-redaktør" w:date="2026-10-18T13:44:37Z">
        <w:r>
          <w:t xml:space="preserve">looked</w:t>
        </w:r>
      </w:ins>
      <w:r>
        <w:t xml:space="preserve"> </w:t>
      </w:r>
      <w:del w:id="5246" w:author="Ezra-redaktør" w:date="2026-10-18T13:44:37Z">
        <w:r>
          <w:delText xml:space="preserve">not</w:delText>
        </w:r>
      </w:del>
      <w:ins w:id="5247" w:author="Ezra-redaktør" w:date="2026-10-18T13:44:37Z">
        <w:r>
          <w:t xml:space="preserve">like</w:t>
        </w:r>
      </w:ins>
      <w:r>
        <w:t xml:space="preserve"> </w:t>
      </w:r>
      <w:del w:id="5248" w:author="Ezra-redaktør" w:date="2026-10-18T13:44:37Z">
        <w:r>
          <w:delText xml:space="preserve">escape.</w:delText>
        </w:r>
      </w:del>
      <w:ins w:id="5249" w:author="Ezra-redaktør" w:date="2026-10-18T13:44:37Z">
        <w:r>
          <w:t xml:space="preserve">wisdom.</w:t>
        </w:r>
      </w:ins>
      <w:r>
        <w:t xml:space="preserve"> It was </w:t>
      </w:r>
      <w:del w:id="5250" w:author="Ezra-redaktør" w:date="2026-10-18T13:44:37Z">
        <w:r>
          <w:delText xml:space="preserve">incompletion</w:delText>
        </w:r>
      </w:del>
      <w:ins w:id="5251" w:author="Ezra-redaktør" w:date="2026-10-18T13:44:37Z">
        <w:r>
          <w:t xml:space="preserve">a</w:t>
        </w:r>
      </w:ins>
      <w:r>
        <w:t xml:space="preserve"> </w:t>
      </w:r>
      <w:del w:id="5252" w:author="Ezra-redaktør" w:date="2026-10-18T13:44:37Z">
        <w:r>
          <w:delText xml:space="preserve">disguised</w:delText>
        </w:r>
      </w:del>
      <w:ins w:id="5253" w:author="Ezra-redaktør" w:date="2026-10-18T13:44:37Z">
        <w:r>
          <w:t xml:space="preserve">way</w:t>
        </w:r>
      </w:ins>
      <w:r>
        <w:t xml:space="preserve"> </w:t>
      </w:r>
      <w:del w:id="5254" w:author="Ezra-redaktør" w:date="2026-10-18T13:44:37Z">
        <w:r>
          <w:delText xml:space="preserve">as</w:delText>
        </w:r>
      </w:del>
      <w:ins w:id="5255" w:author="Ezra-redaktør" w:date="2026-10-18T13:44:37Z">
        <w:r>
          <w:t xml:space="preserve">of</w:t>
        </w:r>
      </w:ins>
      <w:r>
        <w:t xml:space="preserve"> </w:t>
      </w:r>
      <w:del w:id="5256" w:author="Ezra-redaktør" w:date="2026-10-18T13:44:37Z">
        <w:r>
          <w:delText xml:space="preserve">wisdom.</w:delText>
        </w:r>
      </w:del>
      <w:ins w:id="5257" w:author="Ezra-redaktør" w:date="2026-10-18T13:44:37Z">
        <w:r>
          <w:t xml:space="preserve">never finishing.</w:t>
        </w:r>
      </w:ins>
    </w:p>
    <w:p>
      <w:pPr>
        <w:pStyle w:val="Heading3"/>
      </w:pPr>
      <w:r>
        <w:t xml:space="preserve">Abandonment vs.</w:t>
      </w:r>
      <w:del w:id="5258" w:author="Ezra-redaktør" w:date="2026-10-18T13:44:37Z">
        <w:r>
          <w:delText xml:space="preserve"> </w:delText>
        </w:r>
      </w:del>
      <w:ins w:id="5259" w:author="Ezra-redaktør" w:date="2026-10-18T13:44:37Z">
        <w:r>
          <w:t xml:space="preserve"> </w:t>
        </w:r>
      </w:ins>
      <w:r>
        <w:t xml:space="preserve">Completion</w:t>
      </w:r>
    </w:p>
    <w:p>
      <w:r>
        <w:t xml:space="preserve">| Abandonment</w:t>
      </w:r>
      <w:del w:id="5260" w:author="Ezra-redaktør" w:date="2026-10-18T13:44:37Z">
        <w:r>
          <w:delText xml:space="preserve">                       </w:delText>
        </w:r>
      </w:del>
      <w:ins w:id="5261" w:author="Ezra-redaktør" w:date="2026-10-18T13:44:37Z">
        <w:r>
          <w:t xml:space="preserve"> </w:t>
        </w:r>
      </w:ins>
      <w:r>
        <w:t xml:space="preserve">| Completion</w:t>
      </w:r>
      <w:del w:id="5262" w:author="Ezra-redaktør" w:date="2026-10-18T13:44:37Z">
        <w:r>
          <w:delText xml:space="preserve">                     </w:delText>
        </w:r>
      </w:del>
      <w:ins w:id="5263" w:author="Ezra-redaktør" w:date="2026-10-18T13:44:37Z">
        <w:r>
          <w:t xml:space="preserve"> </w:t>
        </w:r>
      </w:ins>
      <w:r>
        <w:t xml:space="preserve">| </w:t>
      </w:r>
      <w:del w:id="5264" w:author="Ezra-redaktør" w:date="2026-10-18T13:44:37Z">
        <w:r>
          <w:delText xml:space="preserve">|-----------------------------------|--------------------------------|</w:delText>
        </w:r>
      </w:del>
      <w:ins w:id="5265" w:author="Ezra-redaktør" w:date="2026-10-18T13:44:37Z">
        <w:r>
          <w:t xml:space="preserve">| :- | :- |</w:t>
        </w:r>
      </w:ins>
      <w:r>
        <w:t xml:space="preserve"> | Chases renewed excitement</w:t>
      </w:r>
      <w:del w:id="5266" w:author="Ezra-redaktør" w:date="2026-10-18T13:44:37Z">
        <w:r>
          <w:delText xml:space="preserve">         </w:delText>
        </w:r>
      </w:del>
      <w:ins w:id="5267" w:author="Ezra-redaktør" w:date="2026-10-18T13:44:37Z">
        <w:r>
          <w:t xml:space="preserve"> </w:t>
        </w:r>
      </w:ins>
      <w:r>
        <w:t xml:space="preserve">| Honors prior commitment</w:t>
      </w:r>
      <w:del w:id="5268" w:author="Ezra-redaktør" w:date="2026-10-18T13:44:37Z">
        <w:r>
          <w:delText xml:space="preserve">        </w:delText>
        </w:r>
      </w:del>
      <w:ins w:id="5269" w:author="Ezra-redaktør" w:date="2026-10-18T13:44:37Z">
        <w:r>
          <w:t xml:space="preserve"> </w:t>
        </w:r>
      </w:ins>
      <w:r>
        <w:t xml:space="preserve">| | Reframes disengagement as insight | Names fatigue honestly</w:t>
      </w:r>
      <w:del w:id="5270" w:author="Ezra-redaktør" w:date="2026-10-18T13:44:37Z">
        <w:r>
          <w:delText xml:space="preserve">         </w:delText>
        </w:r>
      </w:del>
      <w:ins w:id="5271" w:author="Ezra-redaktør" w:date="2026-10-18T13:44:37Z">
        <w:r>
          <w:t xml:space="preserve"> </w:t>
        </w:r>
      </w:ins>
      <w:r>
        <w:t xml:space="preserve">| | Seeks a cleaner restart</w:t>
      </w:r>
      <w:del w:id="5272" w:author="Ezra-redaktør" w:date="2026-10-18T13:44:37Z">
        <w:r>
          <w:delText xml:space="preserve">           </w:delText>
        </w:r>
      </w:del>
      <w:ins w:id="5273" w:author="Ezra-redaktør" w:date="2026-10-18T13:44:37Z">
        <w:r>
          <w:t xml:space="preserve"> </w:t>
        </w:r>
      </w:ins>
      <w:r>
        <w:t xml:space="preserve">| Carries weight to the end</w:t>
      </w:r>
      <w:del w:id="5274" w:author="Ezra-redaktør" w:date="2026-10-18T13:44:37Z">
        <w:r>
          <w:delText xml:space="preserve">      </w:delText>
        </w:r>
      </w:del>
      <w:ins w:id="5275" w:author="Ezra-redaktør" w:date="2026-10-18T13:44:37Z">
        <w:r>
          <w:t xml:space="preserve"> </w:t>
        </w:r>
      </w:ins>
      <w:r>
        <w:t xml:space="preserve">| | Avoids the dull stretch</w:t>
      </w:r>
      <w:del w:id="5276" w:author="Ezra-redaktør" w:date="2026-10-18T13:44:37Z">
        <w:r>
          <w:delText xml:space="preserve">           </w:delText>
        </w:r>
      </w:del>
      <w:ins w:id="5277" w:author="Ezra-redaktør" w:date="2026-10-18T13:44:37Z">
        <w:r>
          <w:t xml:space="preserve"> </w:t>
        </w:r>
      </w:ins>
      <w:r>
        <w:t xml:space="preserve">| Endures it</w:t>
      </w:r>
      <w:del w:id="5278" w:author="Ezra-redaktør" w:date="2026-10-18T13:44:37Z">
        <w:r>
          <w:delText xml:space="preserve">                     </w:delText>
        </w:r>
      </w:del>
      <w:ins w:id="5279" w:author="Ezra-redaktør" w:date="2026-10-18T13:44:37Z">
        <w:r>
          <w:t xml:space="preserve"> </w:t>
        </w:r>
      </w:ins>
      <w:r>
        <w:t xml:space="preserve">| | Leaves potential unrealized</w:t>
      </w:r>
      <w:del w:id="5280" w:author="Ezra-redaktør" w:date="2026-10-18T13:44:37Z">
        <w:r>
          <w:delText xml:space="preserve">       </w:delText>
        </w:r>
      </w:del>
      <w:ins w:id="5281" w:author="Ezra-redaktør" w:date="2026-10-18T13:44:37Z">
        <w:r>
          <w:t xml:space="preserve"> </w:t>
        </w:r>
      </w:ins>
      <w:r>
        <w:t xml:space="preserve">| Converts effort into formation |</w:t>
      </w:r>
    </w:p>
    <w:p>
      <w:r>
        <w:t xml:space="preserve">Finishing</w:t>
      </w:r>
      <w:ins w:id="5282" w:author="Ezra-redaktør" w:date="2026-10-18T13:44:37Z">
        <w:r>
          <w:t xml:space="preserve"> means closure. Perfection</w:t>
        </w:r>
      </w:ins>
      <w:r>
        <w:t xml:space="preserve"> is not </w:t>
      </w:r>
      <w:del w:id="5283" w:author="Ezra-redaktør" w:date="2026-10-18T13:44:37Z">
        <w:r>
          <w:delText xml:space="preserve">about perfection. It is about closure.</w:delText>
        </w:r>
      </w:del>
      <w:ins w:id="5284" w:author="Ezra-redaktør" w:date="2026-10-18T13:44:37Z">
        <w:r>
          <w:t xml:space="preserve">required.</w:t>
        </w:r>
      </w:ins>
    </w:p>
    <w:p>
      <w:pPr>
        <w:pStyle w:val="Heading3"/>
      </w:pPr>
      <w:r>
        <w:t xml:space="preserve">What This Day Is Really About</w:t>
      </w:r>
    </w:p>
    <w:p>
      <w:del w:id="5285" w:author="Ezra-redaktør" w:date="2026-10-18T13:44:37Z">
        <w:r>
          <w:delText xml:space="preserve">This day is not about doing more. It is about finishing</w:delText>
        </w:r>
      </w:del>
      <w:ins w:id="5286" w:author="Ezra-redaktør" w:date="2026-10-18T13:44:37Z">
        <w:r>
          <w:t xml:space="preserve">Finish</w:t>
        </w:r>
      </w:ins>
      <w:r>
        <w:t xml:space="preserve"> what </w:t>
      </w:r>
      <w:del w:id="5287" w:author="Ezra-redaktør" w:date="2026-10-18T13:44:37Z">
        <w:r>
          <w:delText xml:space="preserve">formation</w:delText>
        </w:r>
      </w:del>
      <w:ins w:id="5288" w:author="Ezra-redaktør" w:date="2026-10-18T13:44:37Z">
        <w:r>
          <w:t xml:space="preserve">you</w:t>
        </w:r>
      </w:ins>
      <w:r>
        <w:t xml:space="preserve"> began. A house four-fifths built shelters no one. Incomplete cycles weaken </w:t>
      </w:r>
      <w:del w:id="5289" w:author="Ezra-redaktør" w:date="2026-10-18T13:44:37Z">
        <w:r>
          <w:delText xml:space="preserve">trust:</w:delText>
        </w:r>
      </w:del>
      <w:ins w:id="5290" w:author="Ezra-redaktør" w:date="2026-10-18T13:44:37Z">
        <w:r>
          <w:t xml:space="preserve">your trust</w:t>
        </w:r>
      </w:ins>
      <w:r>
        <w:t xml:space="preserve"> in yourself, in your word, </w:t>
      </w:r>
      <w:ins w:id="5291" w:author="Ezra-redaktør" w:date="2026-10-18T13:44:37Z">
        <w:r>
          <w:t xml:space="preserve">and </w:t>
        </w:r>
      </w:ins>
      <w:r>
        <w:t xml:space="preserve">in your </w:t>
      </w:r>
      <w:del w:id="5292" w:author="Ezra-redaktør" w:date="2026-10-18T13:44:37Z">
        <w:r>
          <w:delText xml:space="preserve">direction.</w:delText>
        </w:r>
      </w:del>
      <w:ins w:id="5293" w:author="Ezra-redaktør" w:date="2026-10-18T13:44:37Z">
        <w:r>
          <w:t xml:space="preserve">direction,</w:t>
        </w:r>
      </w:ins>
      <w:r>
        <w:t xml:space="preserve"> </w:t>
      </w:r>
      <w:del w:id="5294" w:author="Ezra-redaktør" w:date="2026-10-18T13:44:37Z">
        <w:r>
          <w:delText xml:space="preserve">Not</w:delText>
        </w:r>
      </w:del>
      <w:ins w:id="5295" w:author="Ezra-redaktør" w:date="2026-10-18T13:44:37Z">
        <w:r>
          <w:t xml:space="preserve">even</w:t>
        </w:r>
      </w:ins>
      <w:r>
        <w:t xml:space="preserve"> </w:t>
      </w:r>
      <w:del w:id="5296" w:author="Ezra-redaktør" w:date="2026-10-18T13:44:37Z">
        <w:r>
          <w:delText xml:space="preserve">because</w:delText>
        </w:r>
      </w:del>
      <w:ins w:id="5297" w:author="Ezra-redaktør" w:date="2026-10-18T13:44:37Z">
        <w:r>
          <w:t xml:space="preserve">when</w:t>
        </w:r>
      </w:ins>
      <w:r>
        <w:t xml:space="preserve"> the work </w:t>
      </w:r>
      <w:del w:id="5298" w:author="Ezra-redaktør" w:date="2026-10-18T13:44:37Z">
        <w:r>
          <w:delText xml:space="preserve">failed,</w:delText>
        </w:r>
      </w:del>
      <w:ins w:id="5299" w:author="Ezra-redaktør" w:date="2026-10-18T13:44:37Z">
        <w:r>
          <w:t xml:space="preserve">itself</w:t>
        </w:r>
      </w:ins>
      <w:r>
        <w:t xml:space="preserve"> </w:t>
      </w:r>
      <w:del w:id="5300" w:author="Ezra-redaktør" w:date="2026-10-18T13:44:37Z">
        <w:r>
          <w:delText xml:space="preserve">but</w:delText>
        </w:r>
      </w:del>
      <w:ins w:id="5301" w:author="Ezra-redaktør" w:date="2026-10-18T13:44:37Z">
        <w:r>
          <w:t xml:space="preserve">did</w:t>
        </w:r>
      </w:ins>
      <w:r>
        <w:t xml:space="preserve"> </w:t>
      </w:r>
      <w:del w:id="5302" w:author="Ezra-redaktør" w:date="2026-10-18T13:44:37Z">
        <w:r>
          <w:delText xml:space="preserve">because</w:delText>
        </w:r>
      </w:del>
      <w:ins w:id="5303" w:author="Ezra-redaktør" w:date="2026-10-18T13:44:37Z">
        <w:r>
          <w:t xml:space="preserve">not</w:t>
        </w:r>
      </w:ins>
      <w:r>
        <w:t xml:space="preserve"> </w:t>
      </w:r>
      <w:del w:id="5304" w:author="Ezra-redaktør" w:date="2026-10-18T13:44:37Z">
        <w:r>
          <w:delText xml:space="preserve">endurance</w:delText>
        </w:r>
      </w:del>
      <w:ins w:id="5305" w:author="Ezra-redaktør" w:date="2026-10-18T13:44:37Z">
        <w:r>
          <w:t xml:space="preserve">fail. What</w:t>
        </w:r>
      </w:ins>
      <w:r>
        <w:t xml:space="preserve"> was cut </w:t>
      </w:r>
      <w:del w:id="5306" w:author="Ezra-redaktør" w:date="2026-10-18T13:44:37Z">
        <w:r>
          <w:delText xml:space="preserve">short.</w:delText>
        </w:r>
      </w:del>
      <w:ins w:id="5307" w:author="Ezra-redaktør" w:date="2026-10-18T13:44:37Z">
        <w:r>
          <w:t xml:space="preserve">short was endurance.</w:t>
        </w:r>
      </w:ins>
    </w:p>
    <w:p>
      <w:r>
        <w:t xml:space="preserve">Completion trains something </w:t>
      </w:r>
      <w:del w:id="5308" w:author="Ezra-redaktør" w:date="2026-10-18T13:44:37Z">
        <w:r>
          <w:delText xml:space="preserve">unique.</w:delText>
        </w:r>
      </w:del>
      <w:ins w:id="5309" w:author="Ezra-redaktør" w:date="2026-10-18T13:44:37Z">
        <w:r>
          <w:t xml:space="preserve">nothing else can.</w:t>
        </w:r>
      </w:ins>
      <w:r>
        <w:t xml:space="preserve"> It teaches your nervous system, your will, and your faith that you can </w:t>
      </w:r>
      <w:del w:id="5310" w:author="Ezra-redaktør" w:date="2026-10-18T13:44:37Z">
        <w:r>
          <w:delText xml:space="preserve">remain</w:delText>
        </w:r>
      </w:del>
      <w:ins w:id="5311" w:author="Ezra-redaktør" w:date="2026-10-18T13:44:37Z">
        <w:r>
          <w:t xml:space="preserve">stay</w:t>
        </w:r>
      </w:ins>
      <w:r>
        <w:t xml:space="preserve"> </w:t>
      </w:r>
      <w:del w:id="5312" w:author="Ezra-redaktør" w:date="2026-10-18T13:44:37Z">
        <w:r>
          <w:delText xml:space="preserve">present until</w:delText>
        </w:r>
      </w:del>
      <w:ins w:id="5313" w:author="Ezra-redaktør" w:date="2026-10-18T13:44:37Z">
        <w:r>
          <w:t xml:space="preserve">with</w:t>
        </w:r>
      </w:ins>
      <w:r>
        <w:t xml:space="preserve"> a task </w:t>
      </w:r>
      <w:del w:id="5314" w:author="Ezra-redaktør" w:date="2026-10-18T13:44:37Z">
        <w:r>
          <w:delText xml:space="preserve">is</w:delText>
        </w:r>
      </w:del>
      <w:ins w:id="5315" w:author="Ezra-redaktør" w:date="2026-10-18T13:44:37Z">
        <w:r>
          <w:t xml:space="preserve">until</w:t>
        </w:r>
      </w:ins>
      <w:r>
        <w:t xml:space="preserve"> </w:t>
      </w:r>
      <w:del w:id="5316" w:author="Ezra-redaktør" w:date="2026-10-18T13:44:37Z">
        <w:r>
          <w:delText xml:space="preserve">released,</w:delText>
        </w:r>
      </w:del>
      <w:ins w:id="5317" w:author="Ezra-redaktør" w:date="2026-10-18T13:44:37Z">
        <w:r>
          <w:t xml:space="preserve">you</w:t>
        </w:r>
      </w:ins>
      <w:r>
        <w:t xml:space="preserve"> </w:t>
      </w:r>
      <w:del w:id="5318" w:author="Ezra-redaktør" w:date="2026-10-18T13:44:37Z">
        <w:r>
          <w:delText xml:space="preserve">not</w:delText>
        </w:r>
      </w:del>
      <w:ins w:id="5319" w:author="Ezra-redaktør" w:date="2026-10-18T13:44:37Z">
        <w:r>
          <w:t xml:space="preserve">are</w:t>
        </w:r>
      </w:ins>
      <w:r>
        <w:t xml:space="preserve"> </w:t>
      </w:r>
      <w:del w:id="5320" w:author="Ezra-redaktør" w:date="2026-10-18T13:44:37Z">
        <w:r>
          <w:delText xml:space="preserve">escaped.</w:delText>
        </w:r>
      </w:del>
      <w:ins w:id="5321" w:author="Ezra-redaktør" w:date="2026-10-18T13:44:37Z">
        <w:r>
          <w:t xml:space="preserve">released from it, instead of escaping it.</w:t>
        </w:r>
      </w:ins>
    </w:p>
    <w:p>
      <w:pPr>
        <w:pStyle w:val="Heading3"/>
      </w:pPr>
      <w:r>
        <w:t xml:space="preserve">The Practice</w:t>
      </w:r>
    </w:p>
    <w:p>
      <w:del w:id="5322" w:author="Ezra-redaktør" w:date="2026-10-18T13:44:37Z">
        <w:r>
          <w:delText xml:space="preserve">Identify</w:delText>
        </w:r>
      </w:del>
      <w:ins w:id="5323" w:author="Ezra-redaktør" w:date="2026-10-18T13:44:37Z">
        <w:r>
          <w:t xml:space="preserve">Think of</w:t>
        </w:r>
      </w:ins>
      <w:r>
        <w:t xml:space="preserve"> one thing you are avoiding finishing. </w:t>
      </w:r>
      <w:del w:id="5324" w:author="Ezra-redaktør" w:date="2026-10-18T13:44:37Z">
        <w:r>
          <w:delText xml:space="preserve">Not</w:delText>
        </w:r>
      </w:del>
      <w:ins w:id="5325" w:author="Ezra-redaktør" w:date="2026-10-18T13:44:37Z">
        <w:r>
          <w:t xml:space="preserve">Look past</w:t>
        </w:r>
      </w:ins>
      <w:r>
        <w:t xml:space="preserve"> the hardest </w:t>
      </w:r>
      <w:del w:id="5326" w:author="Ezra-redaktør" w:date="2026-10-18T13:44:37Z">
        <w:r>
          <w:delText xml:space="preserve">thing. Not the</w:delText>
        </w:r>
      </w:del>
      <w:ins w:id="5327" w:author="Ezra-redaktør" w:date="2026-10-18T13:44:37Z">
        <w:r>
          <w:t xml:space="preserve">and</w:t>
        </w:r>
      </w:ins>
      <w:r>
        <w:t xml:space="preserve"> most dramatic </w:t>
      </w:r>
      <w:del w:id="5328" w:author="Ezra-redaktør" w:date="2026-10-18T13:44:37Z">
        <w:r>
          <w:delText xml:space="preserve">thing.</w:delText>
        </w:r>
      </w:del>
      <w:ins w:id="5329" w:author="Ezra-redaktør" w:date="2026-10-18T13:44:37Z">
        <w:r>
          <w:t xml:space="preserve">ones</w:t>
        </w:r>
      </w:ins>
      <w:r>
        <w:t xml:space="preserve"> </w:t>
      </w:r>
      <w:del w:id="5330" w:author="Ezra-redaktør" w:date="2026-10-18T13:44:37Z">
        <w:r>
          <w:delText xml:space="preserve">The</w:delText>
        </w:r>
      </w:del>
      <w:ins w:id="5331" w:author="Ezra-redaktør" w:date="2026-10-18T13:44:37Z">
        <w:r>
          <w:t xml:space="preserve">to the</w:t>
        </w:r>
      </w:ins>
      <w:r>
        <w:t xml:space="preserve"> quiet one that </w:t>
      </w:r>
      <w:del w:id="5332" w:author="Ezra-redaktør" w:date="2026-10-18T13:44:37Z">
        <w:r>
          <w:delText xml:space="preserve">lingers</w:delText>
        </w:r>
      </w:del>
      <w:ins w:id="5333" w:author="Ezra-redaktør" w:date="2026-10-18T13:44:37Z">
        <w:r>
          <w:t xml:space="preserve">keeps</w:t>
        </w:r>
      </w:ins>
      <w:r>
        <w:t xml:space="preserve"> </w:t>
      </w:r>
      <w:del w:id="5334" w:author="Ezra-redaktør" w:date="2026-10-18T13:44:37Z">
        <w:r>
          <w:delText xml:space="preserve">incomplete.</w:delText>
        </w:r>
      </w:del>
      <w:ins w:id="5335" w:author="Ezra-redaktør" w:date="2026-10-18T13:44:37Z">
        <w:r>
          <w:t xml:space="preserve">lingering.</w:t>
        </w:r>
      </w:ins>
      <w:r>
        <w:t xml:space="preserve"> Take one step that clearly moves it toward completion. Name the </w:t>
      </w:r>
      <w:del w:id="5336" w:author="Ezra-redaktør" w:date="2026-10-18T13:44:37Z">
        <w:r>
          <w:delText xml:space="preserve">end.</w:delText>
        </w:r>
      </w:del>
      <w:ins w:id="5337" w:author="Ezra-redaktør" w:date="2026-10-18T13:44:37Z">
        <w:r>
          <w:t xml:space="preserve">end,</w:t>
        </w:r>
      </w:ins>
      <w:r>
        <w:t xml:space="preserve"> </w:t>
      </w:r>
      <w:del w:id="5338" w:author="Ezra-redaktør" w:date="2026-10-18T13:44:37Z">
        <w:r>
          <w:delText xml:space="preserve">Then</w:delText>
        </w:r>
      </w:del>
      <w:ins w:id="5339" w:author="Ezra-redaktør" w:date="2026-10-18T13:44:37Z">
        <w:r>
          <w:t xml:space="preserve">then</w:t>
        </w:r>
      </w:ins>
      <w:r>
        <w:t xml:space="preserve"> walk toward it.</w:t>
      </w:r>
    </w:p>
    <w:p>
      <w:r>
        <w:t xml:space="preserve">Finishing is how discipline </w:t>
      </w:r>
      <w:del w:id="5340" w:author="Ezra-redaktør" w:date="2026-10-18T13:44:37Z">
        <w:r>
          <w:delText xml:space="preserve">matures.</w:delText>
        </w:r>
      </w:del>
      <w:ins w:id="5341" w:author="Ezra-redaktør" w:date="2026-10-18T13:44:37Z">
        <w:r>
          <w:t xml:space="preserve">grows up.</w:t>
        </w:r>
      </w:ins>
    </w:p>
    <w:p>
      <w:pPr>
        <w:pStyle w:val="Heading3"/>
      </w:pPr>
      <w:r>
        <w:t xml:space="preserve">Healing </w:t>
      </w:r>
      <w:del w:id="5342" w:author="Ezra-redaktør" w:date="2026-10-18T13:44:37Z">
        <w:r>
          <w:delText xml:space="preserve">Forge –</w:delText>
        </w:r>
      </w:del>
      <w:ins w:id="5343" w:author="Ezra-redaktør" w:date="2026-10-18T13:44:37Z">
        <w:r>
          <w:t xml:space="preserve">Forge:</w:t>
        </w:r>
      </w:ins>
      <w:r>
        <w:t xml:space="preserve"> When Finishing Once Meant Loss</w:t>
      </w:r>
    </w:p>
    <w:p>
      <w:del w:id="5344" w:author="Ezra-redaktør" w:date="2026-10-18T13:44:37Z">
        <w:r>
          <w:delText xml:space="preserve">For</w:delText>
        </w:r>
      </w:del>
      <w:ins w:id="5345" w:author="Ezra-redaktør" w:date="2026-10-18T13:44:37Z">
        <w:r>
          <w:t xml:space="preserve">Endings</w:t>
        </w:r>
      </w:ins>
      <w:r>
        <w:t xml:space="preserve"> </w:t>
      </w:r>
      <w:del w:id="5346" w:author="Ezra-redaktør" w:date="2026-10-18T13:44:37Z">
        <w:r>
          <w:delText xml:space="preserve">some</w:delText>
        </w:r>
      </w:del>
      <w:ins w:id="5347" w:author="Ezra-redaktør" w:date="2026-10-18T13:44:37Z">
        <w:r>
          <w:t xml:space="preserve">may</w:t>
        </w:r>
      </w:ins>
      <w:r>
        <w:t xml:space="preserve"> </w:t>
      </w:r>
      <w:del w:id="5348" w:author="Ezra-redaktør" w:date="2026-10-18T13:44:37Z">
        <w:r>
          <w:delText xml:space="preserve">men,</w:delText>
        </w:r>
      </w:del>
      <w:ins w:id="5349" w:author="Ezra-redaktør" w:date="2026-10-18T13:44:37Z">
        <w:r>
          <w:t xml:space="preserve">have</w:t>
        </w:r>
      </w:ins>
      <w:r>
        <w:t xml:space="preserve"> </w:t>
      </w:r>
      <w:del w:id="5350" w:author="Ezra-redaktør" w:date="2026-10-18T13:44:37Z">
        <w:r>
          <w:delText xml:space="preserve">endings</w:delText>
        </w:r>
      </w:del>
      <w:ins w:id="5351" w:author="Ezra-redaktør" w:date="2026-10-18T13:44:37Z">
        <w:r>
          <w:t xml:space="preserve">brought</w:t>
        </w:r>
      </w:ins>
      <w:r>
        <w:t xml:space="preserve"> </w:t>
      </w:r>
      <w:del w:id="5352" w:author="Ezra-redaktør" w:date="2026-10-18T13:44:37Z">
        <w:r>
          <w:delText xml:space="preserve">came with</w:delText>
        </w:r>
      </w:del>
      <w:ins w:id="5353" w:author="Ezra-redaktør" w:date="2026-10-18T13:44:37Z">
        <w:r>
          <w:t xml:space="preserve">you</w:t>
        </w:r>
      </w:ins>
      <w:r>
        <w:t xml:space="preserve"> pain: separation, conflict, </w:t>
      </w:r>
      <w:del w:id="5354" w:author="Ezra-redaktør" w:date="2026-10-18T13:44:37Z">
        <w:r>
          <w:delText xml:space="preserve">withdrawal</w:delText>
        </w:r>
      </w:del>
      <w:ins w:id="5355" w:author="Ezra-redaktør" w:date="2026-10-18T13:44:37Z">
        <w:r>
          <w:t xml:space="preserve">connection</w:t>
        </w:r>
      </w:ins>
      <w:r>
        <w:t xml:space="preserve"> </w:t>
      </w:r>
      <w:del w:id="5356" w:author="Ezra-redaktør" w:date="2026-10-18T13:44:37Z">
        <w:r>
          <w:delText xml:space="preserve">of connection.</w:delText>
        </w:r>
      </w:del>
      <w:ins w:id="5357" w:author="Ezra-redaktør" w:date="2026-10-18T13:44:37Z">
        <w:r>
          <w:t xml:space="preserve">withdrawn.</w:t>
        </w:r>
      </w:ins>
      <w:r>
        <w:t xml:space="preserve"> Stopping early felt safer than risking disappointment at the end. </w:t>
      </w:r>
      <w:del w:id="5358" w:author="Ezra-redaktør" w:date="2026-10-18T13:44:37Z">
        <w:r>
          <w:delText xml:space="preserve">This</w:delText>
        </w:r>
      </w:del>
      <w:ins w:id="5359" w:author="Ezra-redaktør" w:date="2026-10-18T13:44:37Z">
        <w:r>
          <w:t xml:space="preserve">The ending asked of you here brings things together, and no one</w:t>
        </w:r>
      </w:ins>
      <w:r>
        <w:t xml:space="preserve"> is </w:t>
      </w:r>
      <w:del w:id="5360" w:author="Ezra-redaktør" w:date="2026-10-18T13:44:37Z">
        <w:r>
          <w:delText xml:space="preserve">not</w:delText>
        </w:r>
      </w:del>
      <w:ins w:id="5361" w:author="Ezra-redaktør" w:date="2026-10-18T13:44:37Z">
        <w:r>
          <w:t xml:space="preserve">abandoned</w:t>
        </w:r>
      </w:ins>
      <w:r>
        <w:t xml:space="preserve"> </w:t>
      </w:r>
      <w:del w:id="5362" w:author="Ezra-redaktør" w:date="2026-10-18T13:44:37Z">
        <w:r>
          <w:delText xml:space="preserve">that.</w:delText>
        </w:r>
      </w:del>
      <w:ins w:id="5363" w:author="Ezra-redaktør" w:date="2026-10-18T13:44:37Z">
        <w:r>
          <w:t xml:space="preserve">in</w:t>
        </w:r>
      </w:ins>
      <w:r>
        <w:t xml:space="preserve"> </w:t>
      </w:r>
      <w:del w:id="5364" w:author="Ezra-redaktør" w:date="2026-10-18T13:44:37Z">
        <w:r>
          <w:delText xml:space="preserve">Completion here is not abandonment. It is integration.</w:delText>
        </w:r>
      </w:del>
      <w:ins w:id="5365" w:author="Ezra-redaktør" w:date="2026-10-18T13:44:37Z">
        <w:r>
          <w:t xml:space="preserve">it.</w:t>
        </w:r>
      </w:ins>
      <w:r>
        <w:t xml:space="preserve"> You are allowed to close what no longer needs carrying.</w:t>
      </w:r>
    </w:p>
    <w:p>
      <w:r>
        <w:t xml:space="preserve">*End of Day 32*</w:t>
      </w:r>
    </w:p>
    <w:p>
      <w:pPr>
        <w:pStyle w:val="Heading1"/>
      </w:pPr>
      <w:del w:id="5366" w:author="Ezra-redaktør" w:date="2026-10-18T13:44:37Z">
        <w:r>
          <w:delText xml:space="preserve">PHASE</w:delText>
        </w:r>
      </w:del>
      <w:ins w:id="5367" w:author="Ezra-redaktør" w:date="2026-10-18T13:44:37Z">
        <w:r>
          <w:t xml:space="preserve">Phase</w:t>
        </w:r>
      </w:ins>
      <w:r>
        <w:t xml:space="preserve"> </w:t>
      </w:r>
      <w:del w:id="5368" w:author="Ezra-redaktør" w:date="2026-10-18T13:44:37Z">
        <w:r>
          <w:delText xml:space="preserve">V</w:delText>
        </w:r>
      </w:del>
      <w:ins w:id="5369" w:author="Ezra-redaktør" w:date="2026-10-18T13:44:37Z">
        <w:r>
          <w:t xml:space="preserve">V:</w:t>
        </w:r>
      </w:ins>
      <w:r>
        <w:t xml:space="preserve"> </w:t>
      </w:r>
      <w:del w:id="5370" w:author="Ezra-redaktør" w:date="2026-10-18T13:44:37Z">
        <w:r>
          <w:delText xml:space="preserve">– ELEVATE</w:delText>
        </w:r>
      </w:del>
      <w:ins w:id="5371" w:author="Ezra-redaktør" w:date="2026-10-18T13:44:37Z">
        <w:r>
          <w:t xml:space="preserve">Elevate</w:t>
        </w:r>
      </w:ins>
    </w:p>
    <w:p>
      <w:r>
        <w:t xml:space="preserve">*Order without illusion*</w:t>
      </w:r>
    </w:p>
    <w:p>
      <w:pPr>
        <w:pStyle w:val="Heading2"/>
      </w:pPr>
      <w:r>
        <w:t xml:space="preserve">Day </w:t>
      </w:r>
      <w:del w:id="5372" w:author="Ezra-redaktør" w:date="2026-10-18T13:44:37Z">
        <w:r>
          <w:delText xml:space="preserve">33 –</w:delText>
        </w:r>
      </w:del>
      <w:ins w:id="5373" w:author="Ezra-redaktør" w:date="2026-10-18T13:44:37Z">
        <w:r>
          <w:t xml:space="preserve">33:</w:t>
        </w:r>
      </w:ins>
      <w:r>
        <w:t xml:space="preserve"> Strength That Serves</w:t>
      </w:r>
    </w:p>
    <w:p>
      <w:r>
        <w:t xml:space="preserve">&gt; “Whoever would be great among you must be your servant.” </w:t>
      </w:r>
      <w:del w:id="5374" w:author="Ezra-redaktør" w:date="2026-10-18T13:44:37Z">
        <w:r>
          <w:delText xml:space="preserve">–</w:delText>
        </w:r>
      </w:del>
      <w:ins w:id="5375" w:author="Ezra-redaktør" w:date="2026-10-18T13:44:37Z">
        <w:r>
          <w:t xml:space="preserve">&gt; &gt;</w:t>
        </w:r>
      </w:ins>
      <w:r>
        <w:t xml:space="preserve"> Mark 10:43</w:t>
      </w:r>
    </w:p>
    <w:p>
      <w:r>
        <w:t xml:space="preserve">Strength matures in silence. It is built inward through restraint, consistency, and endurance. </w:t>
      </w:r>
      <w:del w:id="5376" w:author="Ezra-redaktør" w:date="2026-10-18T13:44:37Z">
        <w:r>
          <w:delText xml:space="preserve">But it</w:delText>
        </w:r>
      </w:del>
      <w:ins w:id="5377" w:author="Ezra-redaktør" w:date="2026-10-18T13:44:37Z">
        <w:r>
          <w:t xml:space="preserve">It</w:t>
        </w:r>
      </w:ins>
      <w:r>
        <w:t xml:space="preserve"> does not </w:t>
      </w:r>
      <w:del w:id="5378" w:author="Ezra-redaktør" w:date="2026-10-18T13:44:37Z">
        <w:r>
          <w:delText xml:space="preserve">end</w:delText>
        </w:r>
      </w:del>
      <w:ins w:id="5379" w:author="Ezra-redaktør" w:date="2026-10-18T13:44:37Z">
        <w:r>
          <w:t xml:space="preserve">stay</w:t>
        </w:r>
      </w:ins>
      <w:r>
        <w:t xml:space="preserve"> there. What is formed </w:t>
      </w:r>
      <w:del w:id="5380" w:author="Ezra-redaktør" w:date="2026-10-18T13:44:37Z">
        <w:r>
          <w:delText xml:space="preserve">inwardly</w:delText>
        </w:r>
      </w:del>
      <w:ins w:id="5381" w:author="Ezra-redaktør" w:date="2026-10-18T13:44:37Z">
        <w:r>
          <w:t xml:space="preserve">inside</w:t>
        </w:r>
      </w:ins>
      <w:r>
        <w:t xml:space="preserve"> must eventually turn </w:t>
      </w:r>
      <w:del w:id="5382" w:author="Ezra-redaktør" w:date="2026-10-18T13:44:37Z">
        <w:r>
          <w:delText xml:space="preserve">outward, not to dominate, but</w:delText>
        </w:r>
      </w:del>
      <w:ins w:id="5383" w:author="Ezra-redaktør" w:date="2026-10-18T13:44:37Z">
        <w:r>
          <w:t xml:space="preserve">outward</w:t>
        </w:r>
      </w:ins>
      <w:r>
        <w:t xml:space="preserve"> to serve.</w:t>
      </w:r>
    </w:p>
    <w:p>
      <w:pPr>
        <w:pStyle w:val="Heading3"/>
      </w:pPr>
      <w:r>
        <w:t xml:space="preserve">The Scenario</w:t>
      </w:r>
    </w:p>
    <w:p>
      <w:r>
        <w:t xml:space="preserve">Jordan had become capable. People noticed his </w:t>
      </w:r>
      <w:del w:id="5384" w:author="Ezra-redaktør" w:date="2026-10-18T13:44:37Z">
        <w:r>
          <w:delText xml:space="preserve">reliability;</w:delText>
        </w:r>
      </w:del>
      <w:ins w:id="5385" w:author="Ezra-redaktør" w:date="2026-10-18T13:44:37Z">
        <w:r>
          <w:t xml:space="preserve">reliability.</w:t>
        </w:r>
      </w:ins>
      <w:r>
        <w:t xml:space="preserve"> </w:t>
      </w:r>
      <w:del w:id="5386" w:author="Ezra-redaktør" w:date="2026-10-18T13:44:37Z">
        <w:r>
          <w:delText xml:space="preserve">he</w:delText>
        </w:r>
      </w:del>
      <w:ins w:id="5387" w:author="Ezra-redaktør" w:date="2026-10-18T13:44:37Z">
        <w:r>
          <w:t xml:space="preserve">He</w:t>
        </w:r>
      </w:ins>
      <w:r>
        <w:t xml:space="preserve"> carried pressure well and stayed steady when others pulled back. Requests </w:t>
      </w:r>
      <w:del w:id="5388" w:author="Ezra-redaktør" w:date="2026-10-18T13:44:37Z">
        <w:r>
          <w:delText xml:space="preserve">began</w:delText>
        </w:r>
      </w:del>
      <w:ins w:id="5389" w:author="Ezra-redaktør" w:date="2026-10-18T13:44:37Z">
        <w:r>
          <w:t xml:space="preserve">started</w:t>
        </w:r>
      </w:ins>
      <w:r>
        <w:t xml:space="preserve"> </w:t>
      </w:r>
      <w:del w:id="5390" w:author="Ezra-redaktør" w:date="2026-10-18T13:44:37Z">
        <w:r>
          <w:delText xml:space="preserve">to</w:delText>
        </w:r>
      </w:del>
      <w:ins w:id="5391" w:author="Ezra-redaktør" w:date="2026-10-18T13:44:37Z">
        <w:r>
          <w:t xml:space="preserve">coming:</w:t>
        </w:r>
      </w:ins>
      <w:r>
        <w:t xml:space="preserve"> </w:t>
      </w:r>
      <w:del w:id="5392" w:author="Ezra-redaktør" w:date="2026-10-18T13:44:37Z">
        <w:r>
          <w:delText xml:space="preserve">come:</w:delText>
        </w:r>
      </w:del>
      <w:ins w:id="5393" w:author="Ezra-redaktør" w:date="2026-10-18T13:44:37Z">
        <w:r>
          <w:t xml:space="preserve">for</w:t>
        </w:r>
      </w:ins>
      <w:r>
        <w:t xml:space="preserve"> advice, </w:t>
      </w:r>
      <w:ins w:id="5394" w:author="Ezra-redaktør" w:date="2026-10-18T13:44:37Z">
        <w:r>
          <w:t xml:space="preserve">for </w:t>
        </w:r>
      </w:ins>
      <w:r>
        <w:t xml:space="preserve">help,</w:t>
      </w:r>
      <w:ins w:id="5395" w:author="Ezra-redaktør" w:date="2026-10-18T13:44:37Z">
        <w:r>
          <w:t xml:space="preserve"> for</w:t>
        </w:r>
      </w:ins>
      <w:r>
        <w:t xml:space="preserve"> leadership. At first he resisted. Serving felt like </w:t>
      </w:r>
      <w:ins w:id="5396" w:author="Ezra-redaktør" w:date="2026-10-18T13:44:37Z">
        <w:r>
          <w:t xml:space="preserve">a </w:t>
        </w:r>
      </w:ins>
      <w:r>
        <w:t xml:space="preserve">distraction from his own formation.</w:t>
      </w:r>
    </w:p>
    <w:p>
      <w:del w:id="5397" w:author="Ezra-redaktør" w:date="2026-10-18T13:44:37Z">
        <w:r>
          <w:delText xml:space="preserve">But over</w:delText>
        </w:r>
      </w:del>
      <w:ins w:id="5398" w:author="Ezra-redaktør" w:date="2026-10-18T13:44:37Z">
        <w:r>
          <w:t xml:space="preserve">Over</w:t>
        </w:r>
      </w:ins>
      <w:r>
        <w:t xml:space="preserve"> time he noticed </w:t>
      </w:r>
      <w:del w:id="5399" w:author="Ezra-redaktør" w:date="2026-10-18T13:44:37Z">
        <w:r>
          <w:delText xml:space="preserve">something</w:delText>
        </w:r>
      </w:del>
      <w:ins w:id="5400" w:author="Ezra-redaktør" w:date="2026-10-18T13:44:37Z">
        <w:r>
          <w:t xml:space="preserve">something.</w:t>
        </w:r>
      </w:ins>
      <w:r>
        <w:t xml:space="preserve"> </w:t>
      </w:r>
      <w:del w:id="5401" w:author="Ezra-redaktør" w:date="2026-10-18T13:44:37Z">
        <w:r>
          <w:delText xml:space="preserve">else. Unused</w:delText>
        </w:r>
      </w:del>
      <w:ins w:id="5402" w:author="Ezra-redaktør" w:date="2026-10-18T13:44:37Z">
        <w:r>
          <w:t xml:space="preserve">The</w:t>
        </w:r>
      </w:ins>
      <w:r>
        <w:t xml:space="preserve"> strength </w:t>
      </w:r>
      <w:del w:id="5403" w:author="Ezra-redaktør" w:date="2026-10-18T13:44:37Z">
        <w:r>
          <w:delText xml:space="preserve">began</w:delText>
        </w:r>
      </w:del>
      <w:ins w:id="5404" w:author="Ezra-redaktør" w:date="2026-10-18T13:44:37Z">
        <w:r>
          <w:t xml:space="preserve">he kept to himself had begun</w:t>
        </w:r>
      </w:ins>
      <w:r>
        <w:t xml:space="preserve"> to serve only </w:t>
      </w:r>
      <w:del w:id="5405" w:author="Ezra-redaktør" w:date="2026-10-18T13:44:37Z">
        <w:r>
          <w:delText xml:space="preserve">itself.</w:delText>
        </w:r>
      </w:del>
      <w:ins w:id="5406" w:author="Ezra-redaktør" w:date="2026-10-18T13:44:37Z">
        <w:r>
          <w:t xml:space="preserve">himself.</w:t>
        </w:r>
      </w:ins>
      <w:r>
        <w:t xml:space="preserve"> It did not </w:t>
      </w:r>
      <w:del w:id="5407" w:author="Ezra-redaktør" w:date="2026-10-18T13:44:37Z">
        <w:r>
          <w:delText xml:space="preserve">decay,</w:delText>
        </w:r>
      </w:del>
      <w:ins w:id="5408" w:author="Ezra-redaktør" w:date="2026-10-18T13:44:37Z">
        <w:r>
          <w:t xml:space="preserve">decay.</w:t>
        </w:r>
      </w:ins>
      <w:r>
        <w:t xml:space="preserve"> </w:t>
      </w:r>
      <w:del w:id="5409" w:author="Ezra-redaktør" w:date="2026-10-18T13:44:37Z">
        <w:r>
          <w:delText xml:space="preserve">but it</w:delText>
        </w:r>
      </w:del>
      <w:ins w:id="5410" w:author="Ezra-redaktør" w:date="2026-10-18T13:44:37Z">
        <w:r>
          <w:t xml:space="preserve">It</w:t>
        </w:r>
      </w:ins>
      <w:r>
        <w:t xml:space="preserve"> narrowed.</w:t>
      </w:r>
      <w:del w:id="5411" w:author="Ezra-redaktør" w:date="2026-10-18T13:44:37Z">
        <w:r>
          <w:delText xml:space="preserve"> Strength that never leaves the self eventually turns inward on itself.</w:delText>
        </w:r>
      </w:del>
    </w:p>
    <w:p>
      <w:pPr>
        <w:pStyle w:val="Heading3"/>
      </w:pPr>
      <w:del w:id="5412" w:author="Ezra-redaktør" w:date="2026-10-18T13:44:37Z">
        <w:r>
          <w:delText xml:space="preserve">Influence</w:delText>
        </w:r>
      </w:del>
      <w:ins w:id="5413" w:author="Ezra-redaktør" w:date="2026-10-18T13:44:37Z">
        <w:r>
          <w:t xml:space="preserve">Status</w:t>
        </w:r>
      </w:ins>
      <w:r>
        <w:t xml:space="preserve"> vs.</w:t>
      </w:r>
      <w:del w:id="5414" w:author="Ezra-redaktør" w:date="2026-10-18T13:44:37Z">
        <w:r>
          <w:delText xml:space="preserve"> </w:delText>
        </w:r>
      </w:del>
      <w:ins w:id="5415" w:author="Ezra-redaktør" w:date="2026-10-18T13:44:37Z">
        <w:r>
          <w:t xml:space="preserve"> </w:t>
        </w:r>
      </w:ins>
      <w:r>
        <w:t xml:space="preserve">Service</w:t>
      </w:r>
    </w:p>
    <w:p>
      <w:r>
        <w:t xml:space="preserve">| </w:t>
      </w:r>
      <w:del w:id="5416" w:author="Ezra-redaktør" w:date="2026-10-18T13:44:37Z">
        <w:r>
          <w:delText xml:space="preserve">Influence                   </w:delText>
        </w:r>
      </w:del>
      <w:ins w:id="5417" w:author="Ezra-redaktør" w:date="2026-10-18T13:44:37Z">
        <w:r>
          <w:t xml:space="preserve">Status </w:t>
        </w:r>
      </w:ins>
      <w:r>
        <w:t xml:space="preserve">| Service</w:t>
      </w:r>
      <w:del w:id="5418" w:author="Ezra-redaktør" w:date="2026-10-18T13:44:37Z">
        <w:r>
          <w:delText xml:space="preserve">                            </w:delText>
        </w:r>
      </w:del>
      <w:ins w:id="5419" w:author="Ezra-redaktør" w:date="2026-10-18T13:44:37Z">
        <w:r>
          <w:t xml:space="preserve"> </w:t>
        </w:r>
      </w:ins>
      <w:r>
        <w:t xml:space="preserve">| </w:t>
      </w:r>
      <w:del w:id="5420" w:author="Ezra-redaktør" w:date="2026-10-18T13:44:37Z">
        <w:r>
          <w:delText xml:space="preserve">|-----------------------------|------------------------------------|</w:delText>
        </w:r>
      </w:del>
      <w:ins w:id="5421" w:author="Ezra-redaktør" w:date="2026-10-18T13:44:37Z">
        <w:r>
          <w:t xml:space="preserve">| :- | :- |</w:t>
        </w:r>
      </w:ins>
      <w:r>
        <w:t xml:space="preserve"> | Draws attention</w:t>
      </w:r>
      <w:del w:id="5422" w:author="Ezra-redaktør" w:date="2026-10-18T13:44:37Z">
        <w:r>
          <w:delText xml:space="preserve">             </w:delText>
        </w:r>
      </w:del>
      <w:ins w:id="5423" w:author="Ezra-redaktør" w:date="2026-10-18T13:44:37Z">
        <w:r>
          <w:t xml:space="preserve"> </w:t>
        </w:r>
      </w:ins>
      <w:r>
        <w:t xml:space="preserve">| Directs strength outward</w:t>
      </w:r>
      <w:del w:id="5424" w:author="Ezra-redaktør" w:date="2026-10-18T13:44:37Z">
        <w:r>
          <w:delText xml:space="preserve">           </w:delText>
        </w:r>
      </w:del>
      <w:ins w:id="5425" w:author="Ezra-redaktør" w:date="2026-10-18T13:44:37Z">
        <w:r>
          <w:t xml:space="preserve"> </w:t>
        </w:r>
      </w:ins>
      <w:r>
        <w:t xml:space="preserve">| | Seeks recognition</w:t>
      </w:r>
      <w:del w:id="5426" w:author="Ezra-redaktør" w:date="2026-10-18T13:44:37Z">
        <w:r>
          <w:delText xml:space="preserve">           </w:delText>
        </w:r>
      </w:del>
      <w:ins w:id="5427" w:author="Ezra-redaktør" w:date="2026-10-18T13:44:37Z">
        <w:r>
          <w:t xml:space="preserve"> </w:t>
        </w:r>
      </w:ins>
      <w:r>
        <w:t xml:space="preserve">| Accepts obscurity</w:t>
      </w:r>
      <w:del w:id="5428" w:author="Ezra-redaktør" w:date="2026-10-18T13:44:37Z">
        <w:r>
          <w:delText xml:space="preserve">                  </w:delText>
        </w:r>
      </w:del>
      <w:ins w:id="5429" w:author="Ezra-redaktør" w:date="2026-10-18T13:44:37Z">
        <w:r>
          <w:t xml:space="preserve"> </w:t>
        </w:r>
      </w:ins>
      <w:r>
        <w:t xml:space="preserve">| | Measures impact by response | Measures faithfulness by alignment | | Protects capacity</w:t>
      </w:r>
      <w:del w:id="5430" w:author="Ezra-redaktør" w:date="2026-10-18T13:44:37Z">
        <w:r>
          <w:delText xml:space="preserve">           </w:delText>
        </w:r>
      </w:del>
      <w:ins w:id="5431" w:author="Ezra-redaktør" w:date="2026-10-18T13:44:37Z">
        <w:r>
          <w:t xml:space="preserve"> </w:t>
        </w:r>
      </w:ins>
      <w:r>
        <w:t xml:space="preserve">| Invests capacity</w:t>
      </w:r>
      <w:del w:id="5432" w:author="Ezra-redaktør" w:date="2026-10-18T13:44:37Z">
        <w:r>
          <w:delText xml:space="preserve">                   </w:delText>
        </w:r>
      </w:del>
      <w:ins w:id="5433" w:author="Ezra-redaktør" w:date="2026-10-18T13:44:37Z">
        <w:r>
          <w:t xml:space="preserve"> </w:t>
        </w:r>
      </w:ins>
      <w:r>
        <w:t xml:space="preserve">| | Grows authority</w:t>
      </w:r>
      <w:del w:id="5434" w:author="Ezra-redaktør" w:date="2026-10-18T13:44:37Z">
        <w:r>
          <w:delText xml:space="preserve">             </w:delText>
        </w:r>
      </w:del>
      <w:ins w:id="5435" w:author="Ezra-redaktør" w:date="2026-10-18T13:44:37Z">
        <w:r>
          <w:t xml:space="preserve"> </w:t>
        </w:r>
      </w:ins>
      <w:r>
        <w:t xml:space="preserve">| Grows trust</w:t>
      </w:r>
      <w:del w:id="5436" w:author="Ezra-redaktør" w:date="2026-10-18T13:44:37Z">
        <w:r>
          <w:delText xml:space="preserve">                        </w:delText>
        </w:r>
      </w:del>
      <w:ins w:id="5437" w:author="Ezra-redaktør" w:date="2026-10-18T13:44:37Z">
        <w:r>
          <w:t xml:space="preserve"> </w:t>
        </w:r>
      </w:ins>
      <w:r>
        <w:t xml:space="preserve">|</w:t>
      </w:r>
    </w:p>
    <w:p>
      <w:r>
        <w:t xml:space="preserve">Strength</w:t>
      </w:r>
      <w:del w:id="5438" w:author="Ezra-redaktør" w:date="2026-10-18T13:44:37Z">
        <w:r>
          <w:delText xml:space="preserve"> is not given to elevate identity. It</w:delText>
        </w:r>
      </w:del>
      <w:r>
        <w:t xml:space="preserve"> is given to carry weight for others.</w:t>
      </w:r>
    </w:p>
    <w:p>
      <w:pPr>
        <w:pStyle w:val="Heading3"/>
      </w:pPr>
      <w:r>
        <w:t xml:space="preserve">What This Day Is Really About</w:t>
      </w:r>
    </w:p>
    <w:p>
      <w:del w:id="5439" w:author="Ezra-redaktør" w:date="2026-10-18T13:44:37Z">
        <w:r>
          <w:delText xml:space="preserve">This</w:delText>
        </w:r>
      </w:del>
      <w:ins w:id="5440" w:author="Ezra-redaktør" w:date="2026-10-18T13:44:37Z">
        <w:r>
          <w:t xml:space="preserve">What</w:t>
        </w:r>
      </w:ins>
      <w:r>
        <w:t xml:space="preserve"> </w:t>
      </w:r>
      <w:del w:id="5441" w:author="Ezra-redaktør" w:date="2026-10-18T13:44:37Z">
        <w:r>
          <w:delText xml:space="preserve">day</w:delText>
        </w:r>
      </w:del>
      <w:ins w:id="5442" w:author="Ezra-redaktør" w:date="2026-10-18T13:44:37Z">
        <w:r>
          <w:t xml:space="preserve">matters</w:t>
        </w:r>
      </w:ins>
      <w:r>
        <w:t xml:space="preserve"> is </w:t>
      </w:r>
      <w:del w:id="5443" w:author="Ezra-redaktør" w:date="2026-10-18T13:44:37Z">
        <w:r>
          <w:delText xml:space="preserve">not</w:delText>
        </w:r>
      </w:del>
      <w:ins w:id="5444" w:author="Ezra-redaktør" w:date="2026-10-18T13:44:37Z">
        <w:r>
          <w:t xml:space="preserve">which</w:t>
        </w:r>
      </w:ins>
      <w:r>
        <w:t xml:space="preserve"> </w:t>
      </w:r>
      <w:del w:id="5445" w:author="Ezra-redaktør" w:date="2026-10-18T13:44:37Z">
        <w:r>
          <w:delText xml:space="preserve">about</w:delText>
        </w:r>
      </w:del>
      <w:ins w:id="5446" w:author="Ezra-redaktør" w:date="2026-10-18T13:44:37Z">
        <w:r>
          <w:t xml:space="preserve">way your strength faces. Titles and</w:t>
        </w:r>
      </w:ins>
      <w:r>
        <w:t xml:space="preserve"> leadership </w:t>
      </w:r>
      <w:del w:id="5447" w:author="Ezra-redaktør" w:date="2026-10-18T13:44:37Z">
        <w:r>
          <w:delText xml:space="preserve">roles.</w:delText>
        </w:r>
      </w:del>
      <w:ins w:id="5448" w:author="Ezra-redaktør" w:date="2026-10-18T13:44:37Z">
        <w:r>
          <w:t xml:space="preserve">roles</w:t>
        </w:r>
      </w:ins>
      <w:r>
        <w:t xml:space="preserve"> </w:t>
      </w:r>
      <w:del w:id="5449" w:author="Ezra-redaktør" w:date="2026-10-18T13:44:37Z">
        <w:r>
          <w:delText xml:space="preserve">It</w:delText>
        </w:r>
      </w:del>
      <w:ins w:id="5450" w:author="Ezra-redaktør" w:date="2026-10-18T13:44:37Z">
        <w:r>
          <w:t xml:space="preserve">hardly</w:t>
        </w:r>
      </w:ins>
      <w:r>
        <w:t xml:space="preserve"> </w:t>
      </w:r>
      <w:del w:id="5451" w:author="Ezra-redaktør" w:date="2026-10-18T13:44:37Z">
        <w:r>
          <w:delText xml:space="preserve">is</w:delText>
        </w:r>
      </w:del>
      <w:ins w:id="5452" w:author="Ezra-redaktør" w:date="2026-10-18T13:44:37Z">
        <w:r>
          <w:t xml:space="preserve">come</w:t>
        </w:r>
      </w:ins>
      <w:r>
        <w:t xml:space="preserve"> </w:t>
      </w:r>
      <w:del w:id="5453" w:author="Ezra-redaktør" w:date="2026-10-18T13:44:37Z">
        <w:r>
          <w:delText xml:space="preserve">about</w:delText>
        </w:r>
      </w:del>
      <w:ins w:id="5454" w:author="Ezra-redaktør" w:date="2026-10-18T13:44:37Z">
        <w:r>
          <w:t xml:space="preserve">into</w:t>
        </w:r>
      </w:ins>
      <w:r>
        <w:t xml:space="preserve"> </w:t>
      </w:r>
      <w:del w:id="5455" w:author="Ezra-redaktør" w:date="2026-10-18T13:44:37Z">
        <w:r>
          <w:delText xml:space="preserve">orientation.</w:delText>
        </w:r>
      </w:del>
      <w:ins w:id="5456" w:author="Ezra-redaktør" w:date="2026-10-18T13:44:37Z">
        <w:r>
          <w:t xml:space="preserve">it.</w:t>
        </w:r>
      </w:ins>
      <w:r>
        <w:t xml:space="preserve"> Formation that never </w:t>
      </w:r>
      <w:del w:id="5457" w:author="Ezra-redaktør" w:date="2026-10-18T13:44:37Z">
        <w:r>
          <w:delText xml:space="preserve">expresses</w:delText>
        </w:r>
      </w:del>
      <w:ins w:id="5458" w:author="Ezra-redaktør" w:date="2026-10-18T13:44:37Z">
        <w:r>
          <w:t xml:space="preserve">shows</w:t>
        </w:r>
      </w:ins>
      <w:r>
        <w:t xml:space="preserve"> itself </w:t>
      </w:r>
      <w:del w:id="5459" w:author="Ezra-redaktør" w:date="2026-10-18T13:44:37Z">
        <w:r>
          <w:delText xml:space="preserve">becomes</w:delText>
        </w:r>
      </w:del>
      <w:ins w:id="5460" w:author="Ezra-redaktør" w:date="2026-10-18T13:44:37Z">
        <w:r>
          <w:t xml:space="preserve">stays</w:t>
        </w:r>
      </w:ins>
      <w:r>
        <w:t xml:space="preserve"> incomplete, </w:t>
      </w:r>
      <w:del w:id="5461" w:author="Ezra-redaktør" w:date="2026-10-18T13:44:37Z">
        <w:r>
          <w:delText xml:space="preserve">not</w:delText>
        </w:r>
      </w:del>
      <w:ins w:id="5462" w:author="Ezra-redaktør" w:date="2026-10-18T13:44:37Z">
        <w:r>
          <w:t xml:space="preserve">even when the discipline behind it was real,</w:t>
        </w:r>
      </w:ins>
      <w:r>
        <w:t xml:space="preserve"> because </w:t>
      </w:r>
      <w:del w:id="5463" w:author="Ezra-redaktør" w:date="2026-10-18T13:44:37Z">
        <w:r>
          <w:delText xml:space="preserve">discipline failed, but because</w:delText>
        </w:r>
      </w:del>
      <w:ins w:id="5464" w:author="Ezra-redaktør" w:date="2026-10-18T13:44:37Z">
        <w:r>
          <w:t xml:space="preserve">its</w:t>
        </w:r>
      </w:ins>
      <w:r>
        <w:t xml:space="preserve"> purpose</w:t>
      </w:r>
      <w:ins w:id="5465" w:author="Ezra-redaktør" w:date="2026-10-18T13:44:37Z">
        <w:r>
          <w:t xml:space="preserve"> has</w:t>
        </w:r>
      </w:ins>
      <w:r>
        <w:t xml:space="preserve"> stalled. Strength </w:t>
      </w:r>
      <w:del w:id="5466" w:author="Ezra-redaktør" w:date="2026-10-18T13:44:37Z">
        <w:r>
          <w:delText xml:space="preserve">reaches</w:delText>
        </w:r>
      </w:del>
      <w:ins w:id="5467" w:author="Ezra-redaktør" w:date="2026-10-18T13:44:37Z">
        <w:r>
          <w:t xml:space="preserve">is</w:t>
        </w:r>
      </w:ins>
      <w:r>
        <w:t xml:space="preserve"> </w:t>
      </w:r>
      <w:del w:id="5468" w:author="Ezra-redaktør" w:date="2026-10-18T13:44:37Z">
        <w:r>
          <w:delText xml:space="preserve">maturity only</w:delText>
        </w:r>
      </w:del>
      <w:ins w:id="5469" w:author="Ezra-redaktør" w:date="2026-10-18T13:44:37Z">
        <w:r>
          <w:t xml:space="preserve">mature</w:t>
        </w:r>
      </w:ins>
      <w:r>
        <w:t xml:space="preserve"> when it </w:t>
      </w:r>
      <w:del w:id="5470" w:author="Ezra-redaktør" w:date="2026-10-18T13:44:37Z">
        <w:r>
          <w:delText xml:space="preserve">becomes</w:delText>
        </w:r>
      </w:del>
      <w:ins w:id="5471" w:author="Ezra-redaktør" w:date="2026-10-18T13:44:37Z">
        <w:r>
          <w:t xml:space="preserve">is</w:t>
        </w:r>
      </w:ins>
      <w:r>
        <w:t xml:space="preserve"> available.</w:t>
      </w:r>
    </w:p>
    <w:p>
      <w:r>
        <w:t xml:space="preserve">Servanthood</w:t>
      </w:r>
      <w:del w:id="5472" w:author="Ezra-redaktør" w:date="2026-10-18T13:44:37Z">
        <w:r>
          <w:delText xml:space="preserve"> is not weakness. It</w:delText>
        </w:r>
      </w:del>
      <w:r>
        <w:t xml:space="preserve"> is strength freely offered, </w:t>
      </w:r>
      <w:del w:id="5473" w:author="Ezra-redaktør" w:date="2026-10-18T13:44:37Z">
        <w:r>
          <w:delText xml:space="preserve">without</w:delText>
        </w:r>
      </w:del>
      <w:ins w:id="5474" w:author="Ezra-redaktør" w:date="2026-10-18T13:44:37Z">
        <w:r>
          <w:t xml:space="preserve">with</w:t>
        </w:r>
      </w:ins>
      <w:r>
        <w:t xml:space="preserve"> </w:t>
      </w:r>
      <w:del w:id="5475" w:author="Ezra-redaktør" w:date="2026-10-18T13:44:37Z">
        <w:r>
          <w:delText xml:space="preserve">demand</w:delText>
        </w:r>
      </w:del>
      <w:ins w:id="5476" w:author="Ezra-redaktør" w:date="2026-10-18T13:44:37Z">
        <w:r>
          <w:t xml:space="preserve">nothing</w:t>
        </w:r>
      </w:ins>
      <w:r>
        <w:t xml:space="preserve"> </w:t>
      </w:r>
      <w:del w:id="5477" w:author="Ezra-redaktør" w:date="2026-10-18T13:44:37Z">
        <w:r>
          <w:delText xml:space="preserve">for</w:delText>
        </w:r>
      </w:del>
      <w:ins w:id="5478" w:author="Ezra-redaktør" w:date="2026-10-18T13:44:37Z">
        <w:r>
          <w:t xml:space="preserve">demanded in</w:t>
        </w:r>
      </w:ins>
      <w:r>
        <w:t xml:space="preserve"> return.</w:t>
      </w:r>
    </w:p>
    <w:p>
      <w:pPr>
        <w:pStyle w:val="Heading3"/>
      </w:pPr>
      <w:r>
        <w:t xml:space="preserve">The Practice</w:t>
      </w:r>
    </w:p>
    <w:p>
      <w:del w:id="5479" w:author="Ezra-redaktør" w:date="2026-10-18T13:44:37Z">
        <w:r>
          <w:delText xml:space="preserve">Today, place</w:delText>
        </w:r>
      </w:del>
      <w:ins w:id="5480" w:author="Ezra-redaktør" w:date="2026-10-18T13:44:37Z">
        <w:r>
          <w:t xml:space="preserve">Put</w:t>
        </w:r>
      </w:ins>
      <w:r>
        <w:t xml:space="preserve"> your strength somewhere </w:t>
      </w:r>
      <w:del w:id="5481" w:author="Ezra-redaktør" w:date="2026-10-18T13:44:37Z">
        <w:r>
          <w:delText xml:space="preserve">useful.</w:delText>
        </w:r>
      </w:del>
      <w:ins w:id="5482" w:author="Ezra-redaktør" w:date="2026-10-18T13:44:37Z">
        <w:r>
          <w:t xml:space="preserve">useful</w:t>
        </w:r>
      </w:ins>
      <w:r>
        <w:t xml:space="preserve"> </w:t>
      </w:r>
      <w:del w:id="5483" w:author="Ezra-redaktør" w:date="2026-10-18T13:44:37Z">
        <w:r>
          <w:delText xml:space="preserve">Not</w:delText>
        </w:r>
      </w:del>
      <w:ins w:id="5484" w:author="Ezra-redaktør" w:date="2026-10-18T13:44:37Z">
        <w:r>
          <w:t xml:space="preserve">today.</w:t>
        </w:r>
      </w:ins>
      <w:r>
        <w:t xml:space="preserve"> </w:t>
      </w:r>
      <w:del w:id="5485" w:author="Ezra-redaktør" w:date="2026-10-18T13:44:37Z">
        <w:r>
          <w:delText xml:space="preserve">impressively.</w:delText>
        </w:r>
      </w:del>
      <w:ins w:id="5486" w:author="Ezra-redaktør" w:date="2026-10-18T13:44:37Z">
        <w:r>
          <w:t xml:space="preserve">Do</w:t>
        </w:r>
      </w:ins>
      <w:r>
        <w:t xml:space="preserve"> </w:t>
      </w:r>
      <w:del w:id="5487" w:author="Ezra-redaktør" w:date="2026-10-18T13:44:37Z">
        <w:r>
          <w:delText xml:space="preserve">Not</w:delText>
        </w:r>
      </w:del>
      <w:ins w:id="5488" w:author="Ezra-redaktør" w:date="2026-10-18T13:44:37Z">
        <w:r>
          <w:t xml:space="preserve">it</w:t>
        </w:r>
      </w:ins>
      <w:r>
        <w:t xml:space="preserve"> </w:t>
      </w:r>
      <w:del w:id="5489" w:author="Ezra-redaktør" w:date="2026-10-18T13:44:37Z">
        <w:r>
          <w:delText xml:space="preserve">publicly.</w:delText>
        </w:r>
      </w:del>
      <w:ins w:id="5490" w:author="Ezra-redaktør" w:date="2026-10-18T13:44:37Z">
        <w:r>
          <w:t xml:space="preserve">quietly,</w:t>
        </w:r>
      </w:ins>
      <w:r>
        <w:t xml:space="preserve"> </w:t>
      </w:r>
      <w:del w:id="5491" w:author="Ezra-redaktør" w:date="2026-10-18T13:44:37Z">
        <w:r>
          <w:delText xml:space="preserve">Quietly.</w:delText>
        </w:r>
      </w:del>
      <w:ins w:id="5492" w:author="Ezra-redaktør" w:date="2026-10-18T13:44:37Z">
        <w:r>
          <w:t xml:space="preserve">without</w:t>
        </w:r>
      </w:ins>
      <w:r>
        <w:t xml:space="preserve"> </w:t>
      </w:r>
      <w:del w:id="5493" w:author="Ezra-redaktør" w:date="2026-10-18T13:44:37Z">
        <w:r>
          <w:delText xml:space="preserve">Assist</w:delText>
        </w:r>
      </w:del>
      <w:ins w:id="5494" w:author="Ezra-redaktør" w:date="2026-10-18T13:44:37Z">
        <w:r>
          <w:t xml:space="preserve">an audience. Help</w:t>
        </w:r>
      </w:ins>
      <w:r>
        <w:t xml:space="preserve"> where </w:t>
      </w:r>
      <w:ins w:id="5495" w:author="Ezra-redaktør" w:date="2026-10-18T13:44:37Z">
        <w:r>
          <w:t xml:space="preserve">there is a </w:t>
        </w:r>
      </w:ins>
      <w:r>
        <w:t xml:space="preserve">load </w:t>
      </w:r>
      <w:del w:id="5496" w:author="Ezra-redaktør" w:date="2026-10-18T13:44:37Z">
        <w:r>
          <w:delText xml:space="preserve">exists.</w:delText>
        </w:r>
      </w:del>
      <w:ins w:id="5497" w:author="Ezra-redaktør" w:date="2026-10-18T13:44:37Z">
        <w:r>
          <w:t xml:space="preserve">to carry.</w:t>
        </w:r>
      </w:ins>
      <w:r>
        <w:t xml:space="preserve"> Support</w:t>
      </w:r>
      <w:ins w:id="5498" w:author="Ezra-redaktør" w:date="2026-10-18T13:44:37Z">
        <w:r>
          <w:t xml:space="preserve"> someone</w:t>
        </w:r>
      </w:ins>
      <w:r>
        <w:t xml:space="preserve"> where consistency matters. Serve without announcing it.</w:t>
      </w:r>
    </w:p>
    <w:p>
      <w:r>
        <w:t xml:space="preserve">Do not overextend. Offer what </w:t>
      </w:r>
      <w:del w:id="5499" w:author="Ezra-redaktør" w:date="2026-10-18T13:44:37Z">
        <w:r>
          <w:delText xml:space="preserve">is</w:delText>
        </w:r>
      </w:del>
      <w:ins w:id="5500" w:author="Ezra-redaktør" w:date="2026-10-18T13:44:37Z">
        <w:r>
          <w:t xml:space="preserve">has</w:t>
        </w:r>
      </w:ins>
      <w:r>
        <w:t xml:space="preserve"> already </w:t>
      </w:r>
      <w:del w:id="5501" w:author="Ezra-redaktør" w:date="2026-10-18T13:44:37Z">
        <w:r>
          <w:delText xml:space="preserve">formed.</w:delText>
        </w:r>
      </w:del>
      <w:ins w:id="5502" w:author="Ezra-redaktør" w:date="2026-10-18T13:44:37Z">
        <w:r>
          <w:t xml:space="preserve">been formed in you.</w:t>
        </w:r>
      </w:ins>
      <w:r>
        <w:t xml:space="preserve"> That is how strength stays clean.</w:t>
      </w:r>
    </w:p>
    <w:p>
      <w:pPr>
        <w:pStyle w:val="Heading3"/>
      </w:pPr>
      <w:r>
        <w:t xml:space="preserve">Healing </w:t>
      </w:r>
      <w:del w:id="5503" w:author="Ezra-redaktør" w:date="2026-10-18T13:44:37Z">
        <w:r>
          <w:delText xml:space="preserve">Forge –</w:delText>
        </w:r>
      </w:del>
      <w:ins w:id="5504" w:author="Ezra-redaktør" w:date="2026-10-18T13:44:37Z">
        <w:r>
          <w:t xml:space="preserve">Forge:</w:t>
        </w:r>
      </w:ins>
      <w:r>
        <w:t xml:space="preserve"> When Serving Once Meant Exploitation</w:t>
      </w:r>
    </w:p>
    <w:p>
      <w:del w:id="5505" w:author="Ezra-redaktør" w:date="2026-10-18T13:44:37Z">
        <w:r>
          <w:delText xml:space="preserve">For</w:delText>
        </w:r>
      </w:del>
      <w:ins w:id="5506" w:author="Ezra-redaktør" w:date="2026-10-18T13:44:37Z">
        <w:r>
          <w:t xml:space="preserve">Serving</w:t>
        </w:r>
      </w:ins>
      <w:r>
        <w:t xml:space="preserve"> </w:t>
      </w:r>
      <w:del w:id="5507" w:author="Ezra-redaktør" w:date="2026-10-18T13:44:37Z">
        <w:r>
          <w:delText xml:space="preserve">some</w:delText>
        </w:r>
      </w:del>
      <w:ins w:id="5508" w:author="Ezra-redaktør" w:date="2026-10-18T13:44:37Z">
        <w:r>
          <w:t xml:space="preserve">others</w:t>
        </w:r>
      </w:ins>
      <w:r>
        <w:t xml:space="preserve"> </w:t>
      </w:r>
      <w:del w:id="5509" w:author="Ezra-redaktør" w:date="2026-10-18T13:44:37Z">
        <w:r>
          <w:delText xml:space="preserve">men,</w:delText>
        </w:r>
      </w:del>
      <w:ins w:id="5510" w:author="Ezra-redaktør" w:date="2026-10-18T13:44:37Z">
        <w:r>
          <w:t xml:space="preserve">can</w:t>
        </w:r>
      </w:ins>
      <w:r>
        <w:t xml:space="preserve"> </w:t>
      </w:r>
      <w:del w:id="5511" w:author="Ezra-redaktør" w:date="2026-10-18T13:44:37Z">
        <w:r>
          <w:delText xml:space="preserve">service</w:delText>
        </w:r>
      </w:del>
      <w:ins w:id="5512" w:author="Ezra-redaktør" w:date="2026-10-18T13:44:37Z">
        <w:r>
          <w:t xml:space="preserve">leave</w:t>
        </w:r>
      </w:ins>
      <w:r>
        <w:t xml:space="preserve"> </w:t>
      </w:r>
      <w:del w:id="5513" w:author="Ezra-redaktør" w:date="2026-10-18T13:44:37Z">
        <w:r>
          <w:delText xml:space="preserve">once</w:delText>
        </w:r>
      </w:del>
      <w:ins w:id="5514" w:author="Ezra-redaktør" w:date="2026-10-18T13:44:37Z">
        <w:r>
          <w:t xml:space="preserve">scars.</w:t>
        </w:r>
      </w:ins>
      <w:r>
        <w:t xml:space="preserve"> </w:t>
      </w:r>
      <w:del w:id="5515" w:author="Ezra-redaktør" w:date="2026-10-18T13:44:37Z">
        <w:r>
          <w:delText xml:space="preserve">meant</w:delText>
        </w:r>
      </w:del>
      <w:ins w:id="5516" w:author="Ezra-redaktør" w:date="2026-10-18T13:44:37Z">
        <w:r>
          <w:t xml:space="preserve">You</w:t>
        </w:r>
      </w:ins>
      <w:r>
        <w:t xml:space="preserve"> </w:t>
      </w:r>
      <w:del w:id="5517" w:author="Ezra-redaktør" w:date="2026-10-18T13:44:37Z">
        <w:r>
          <w:delText xml:space="preserve">depletion:</w:delText>
        </w:r>
      </w:del>
      <w:ins w:id="5518" w:author="Ezra-redaktør" w:date="2026-10-18T13:44:37Z">
        <w:r>
          <w:t xml:space="preserve">may</w:t>
        </w:r>
      </w:ins>
      <w:r>
        <w:t xml:space="preserve"> </w:t>
      </w:r>
      <w:del w:id="5519" w:author="Ezra-redaktør" w:date="2026-10-18T13:44:37Z">
        <w:r>
          <w:delText xml:space="preserve">being</w:delText>
        </w:r>
      </w:del>
      <w:ins w:id="5520" w:author="Ezra-redaktør" w:date="2026-10-18T13:44:37Z">
        <w:r>
          <w:t xml:space="preserve">have been</w:t>
        </w:r>
      </w:ins>
      <w:r>
        <w:t xml:space="preserve"> relied on </w:t>
      </w:r>
      <w:del w:id="5521" w:author="Ezra-redaktør" w:date="2026-10-18T13:44:37Z">
        <w:r>
          <w:delText xml:space="preserve">without</w:delText>
        </w:r>
      </w:del>
      <w:ins w:id="5522" w:author="Ezra-redaktør" w:date="2026-10-18T13:44:37Z">
        <w:r>
          <w:t xml:space="preserve">but</w:t>
        </w:r>
      </w:ins>
      <w:r>
        <w:t xml:space="preserve"> </w:t>
      </w:r>
      <w:del w:id="5523" w:author="Ezra-redaktør" w:date="2026-10-18T13:44:37Z">
        <w:r>
          <w:delText xml:space="preserve">being</w:delText>
        </w:r>
      </w:del>
      <w:ins w:id="5524" w:author="Ezra-redaktør" w:date="2026-10-18T13:44:37Z">
        <w:r>
          <w:t xml:space="preserve">never</w:t>
        </w:r>
      </w:ins>
      <w:r>
        <w:t xml:space="preserve"> protected, </w:t>
      </w:r>
      <w:del w:id="5525" w:author="Ezra-redaktør" w:date="2026-10-18T13:44:37Z">
        <w:r>
          <w:delText xml:space="preserve">being </w:delText>
        </w:r>
      </w:del>
      <w:r>
        <w:t xml:space="preserve">needed </w:t>
      </w:r>
      <w:del w:id="5526" w:author="Ezra-redaktør" w:date="2026-10-18T13:44:37Z">
        <w:r>
          <w:delText xml:space="preserve">without</w:delText>
        </w:r>
      </w:del>
      <w:ins w:id="5527" w:author="Ezra-redaktør" w:date="2026-10-18T13:44:37Z">
        <w:r>
          <w:t xml:space="preserve">but</w:t>
        </w:r>
      </w:ins>
      <w:r>
        <w:t xml:space="preserve"> </w:t>
      </w:r>
      <w:del w:id="5528" w:author="Ezra-redaktør" w:date="2026-10-18T13:44:37Z">
        <w:r>
          <w:delText xml:space="preserve">being</w:delText>
        </w:r>
      </w:del>
      <w:ins w:id="5529" w:author="Ezra-redaktør" w:date="2026-10-18T13:44:37Z">
        <w:r>
          <w:t xml:space="preserve">never</w:t>
        </w:r>
      </w:ins>
      <w:r>
        <w:t xml:space="preserve"> seen. It taught </w:t>
      </w:r>
      <w:del w:id="5530" w:author="Ezra-redaktør" w:date="2026-10-18T13:44:37Z">
        <w:r>
          <w:delText xml:space="preserve">withdrawal.</w:delText>
        </w:r>
      </w:del>
      <w:ins w:id="5531" w:author="Ezra-redaktør" w:date="2026-10-18T13:44:37Z">
        <w:r>
          <w:t xml:space="preserve">you</w:t>
        </w:r>
      </w:ins>
      <w:r>
        <w:t xml:space="preserve"> </w:t>
      </w:r>
      <w:del w:id="5532" w:author="Ezra-redaktør" w:date="2026-10-18T13:44:37Z">
        <w:r>
          <w:delText xml:space="preserve">This</w:delText>
        </w:r>
      </w:del>
      <w:ins w:id="5533" w:author="Ezra-redaktør" w:date="2026-10-18T13:44:37Z">
        <w:r>
          <w:t xml:space="preserve">to</w:t>
        </w:r>
      </w:ins>
      <w:r>
        <w:t xml:space="preserve"> </w:t>
      </w:r>
      <w:del w:id="5534" w:author="Ezra-redaktør" w:date="2026-10-18T13:44:37Z">
        <w:r>
          <w:delText xml:space="preserve">is</w:delText>
        </w:r>
      </w:del>
      <w:ins w:id="5535" w:author="Ezra-redaktør" w:date="2026-10-18T13:44:37Z">
        <w:r>
          <w:t xml:space="preserve">withdraw.</w:t>
        </w:r>
      </w:ins>
      <w:r>
        <w:t xml:space="preserve"> </w:t>
      </w:r>
      <w:del w:id="5536" w:author="Ezra-redaktør" w:date="2026-10-18T13:44:37Z">
        <w:r>
          <w:delText xml:space="preserve">different.</w:delText>
        </w:r>
      </w:del>
      <w:ins w:id="5537" w:author="Ezra-redaktør" w:date="2026-10-18T13:44:37Z">
        <w:r>
          <w:t xml:space="preserve">The</w:t>
        </w:r>
      </w:ins>
      <w:r>
        <w:t xml:space="preserve"> </w:t>
      </w:r>
      <w:del w:id="5538" w:author="Ezra-redaktør" w:date="2026-10-18T13:44:37Z">
        <w:r>
          <w:delText xml:space="preserve">Service</w:delText>
        </w:r>
      </w:del>
      <w:ins w:id="5539" w:author="Ezra-redaktør" w:date="2026-10-18T13:44:37Z">
        <w:r>
          <w:t xml:space="preserve">service asked of you</w:t>
        </w:r>
      </w:ins>
      <w:r>
        <w:t xml:space="preserve"> here is chosen, not </w:t>
      </w:r>
      <w:del w:id="5540" w:author="Ezra-redaktør" w:date="2026-10-18T13:44:37Z">
        <w:r>
          <w:delText xml:space="preserve">coerced.</w:delText>
        </w:r>
      </w:del>
      <w:ins w:id="5541" w:author="Ezra-redaktør" w:date="2026-10-18T13:44:37Z">
        <w:r>
          <w:t xml:space="preserve">coerced,</w:t>
        </w:r>
      </w:ins>
      <w:r>
        <w:t xml:space="preserve"> </w:t>
      </w:r>
      <w:del w:id="5542" w:author="Ezra-redaktør" w:date="2026-10-18T13:44:37Z">
        <w:r>
          <w:delText xml:space="preserve">Boundaried.</w:delText>
        </w:r>
      </w:del>
      <w:ins w:id="5543" w:author="Ezra-redaktør" w:date="2026-10-18T13:44:37Z">
        <w:r>
          <w:t xml:space="preserve">and</w:t>
        </w:r>
      </w:ins>
      <w:r>
        <w:t xml:space="preserve"> </w:t>
      </w:r>
      <w:del w:id="5544" w:author="Ezra-redaktør" w:date="2026-10-18T13:44:37Z">
        <w:r>
          <w:delText xml:space="preserve">Aligned.</w:delText>
        </w:r>
      </w:del>
      <w:ins w:id="5545" w:author="Ezra-redaktør" w:date="2026-10-18T13:44:37Z">
        <w:r>
          <w:t xml:space="preserve">it</w:t>
        </w:r>
      </w:ins>
      <w:r>
        <w:t xml:space="preserve"> </w:t>
      </w:r>
      <w:del w:id="5546" w:author="Ezra-redaktør" w:date="2026-10-18T13:44:37Z">
        <w:r>
          <w:delText xml:space="preserve">You</w:delText>
        </w:r>
      </w:del>
      <w:ins w:id="5547" w:author="Ezra-redaktør" w:date="2026-10-18T13:44:37Z">
        <w:r>
          <w:t xml:space="preserve">has</w:t>
        </w:r>
      </w:ins>
      <w:r>
        <w:t xml:space="preserve"> </w:t>
      </w:r>
      <w:del w:id="5548" w:author="Ezra-redaktør" w:date="2026-10-18T13:44:37Z">
        <w:r>
          <w:delText xml:space="preserve">are</w:delText>
        </w:r>
      </w:del>
      <w:ins w:id="5549" w:author="Ezra-redaktør" w:date="2026-10-18T13:44:37Z">
        <w:r>
          <w:t xml:space="preserve">boundaries. Serving this way will</w:t>
        </w:r>
      </w:ins>
      <w:r>
        <w:t xml:space="preserve"> not </w:t>
      </w:r>
      <w:del w:id="5550" w:author="Ezra-redaktør" w:date="2026-10-18T13:44:37Z">
        <w:r>
          <w:delText xml:space="preserve">losing</w:delText>
        </w:r>
      </w:del>
      <w:ins w:id="5551" w:author="Ezra-redaktør" w:date="2026-10-18T13:44:37Z">
        <w:r>
          <w:t xml:space="preserve">cost you</w:t>
        </w:r>
      </w:ins>
      <w:r>
        <w:t xml:space="preserve"> yourself. </w:t>
      </w:r>
      <w:del w:id="5552" w:author="Ezra-redaktør" w:date="2026-10-18T13:44:37Z">
        <w:r>
          <w:delText xml:space="preserve">You</w:delText>
        </w:r>
      </w:del>
      <w:ins w:id="5553" w:author="Ezra-redaktør" w:date="2026-10-18T13:44:37Z">
        <w:r>
          <w:t xml:space="preserve">It</w:t>
        </w:r>
      </w:ins>
      <w:r>
        <w:t xml:space="preserve"> </w:t>
      </w:r>
      <w:del w:id="5554" w:author="Ezra-redaktør" w:date="2026-10-18T13:44:37Z">
        <w:r>
          <w:delText xml:space="preserve">are</w:delText>
        </w:r>
      </w:del>
      <w:ins w:id="5555" w:author="Ezra-redaktør" w:date="2026-10-18T13:44:37Z">
        <w:r>
          <w:t xml:space="preserve">lets</w:t>
        </w:r>
      </w:ins>
      <w:r>
        <w:t xml:space="preserve"> </w:t>
      </w:r>
      <w:del w:id="5556" w:author="Ezra-redaktør" w:date="2026-10-18T13:44:37Z">
        <w:r>
          <w:delText xml:space="preserve">letting</w:delText>
        </w:r>
      </w:del>
      <w:ins w:id="5557" w:author="Ezra-redaktør" w:date="2026-10-18T13:44:37Z">
        <w:r>
          <w:t xml:space="preserve">what</w:t>
        </w:r>
      </w:ins>
      <w:r>
        <w:t xml:space="preserve"> </w:t>
      </w:r>
      <w:del w:id="5558" w:author="Ezra-redaktør" w:date="2026-10-18T13:44:37Z">
        <w:r>
          <w:delText xml:space="preserve">formation</w:delText>
        </w:r>
      </w:del>
      <w:ins w:id="5559" w:author="Ezra-redaktør" w:date="2026-10-18T13:44:37Z">
        <w:r>
          <w:t xml:space="preserve">has been formed in you</w:t>
        </w:r>
      </w:ins>
      <w:r>
        <w:t xml:space="preserve"> flow outward.</w:t>
      </w:r>
    </w:p>
    <w:p>
      <w:r>
        <w:t xml:space="preserve">*End of Day 33*</w:t>
      </w:r>
    </w:p>
    <w:p>
      <w:pPr>
        <w:pStyle w:val="Heading2"/>
      </w:pPr>
      <w:r>
        <w:t xml:space="preserve">Day </w:t>
      </w:r>
      <w:del w:id="5560" w:author="Ezra-redaktør" w:date="2026-10-18T13:44:37Z">
        <w:r>
          <w:delText xml:space="preserve">34 –</w:delText>
        </w:r>
      </w:del>
      <w:ins w:id="5561" w:author="Ezra-redaktør" w:date="2026-10-18T13:44:37Z">
        <w:r>
          <w:t xml:space="preserve">34:</w:t>
        </w:r>
      </w:ins>
      <w:r>
        <w:t xml:space="preserve"> A Credible Witness</w:t>
      </w:r>
    </w:p>
    <w:p>
      <w:r>
        <w:t xml:space="preserve">&gt; “You will be my witnesses…” </w:t>
      </w:r>
      <w:del w:id="5562" w:author="Ezra-redaktør" w:date="2026-10-18T13:44:37Z">
        <w:r>
          <w:delText xml:space="preserve">–</w:delText>
        </w:r>
      </w:del>
      <w:ins w:id="5563" w:author="Ezra-redaktør" w:date="2026-10-18T13:44:37Z">
        <w:r>
          <w:t xml:space="preserve">&gt; &gt;</w:t>
        </w:r>
      </w:ins>
      <w:r>
        <w:t xml:space="preserve"> Acts 1:8</w:t>
      </w:r>
    </w:p>
    <w:p>
      <w:r>
        <w:t xml:space="preserve">Witness is not performance. It is presence that </w:t>
      </w:r>
      <w:del w:id="5564" w:author="Ezra-redaktør" w:date="2026-10-18T13:44:37Z">
        <w:r>
          <w:delText xml:space="preserve">remains</w:delText>
        </w:r>
      </w:del>
      <w:ins w:id="5565" w:author="Ezra-redaktør" w:date="2026-10-18T13:44:37Z">
        <w:r>
          <w:t xml:space="preserve">stays</w:t>
        </w:r>
      </w:ins>
      <w:r>
        <w:t xml:space="preserve"> </w:t>
      </w:r>
      <w:del w:id="5566" w:author="Ezra-redaktør" w:date="2026-10-18T13:44:37Z">
        <w:r>
          <w:delText xml:space="preserve">consistent</w:delText>
        </w:r>
      </w:del>
      <w:ins w:id="5567" w:author="Ezra-redaktør" w:date="2026-10-18T13:44:37Z">
        <w:r>
          <w:t xml:space="preserve">the</w:t>
        </w:r>
      </w:ins>
      <w:r>
        <w:t xml:space="preserve"> </w:t>
      </w:r>
      <w:del w:id="5568" w:author="Ezra-redaktør" w:date="2026-10-18T13:44:37Z">
        <w:r>
          <w:delText xml:space="preserve">across</w:delText>
        </w:r>
      </w:del>
      <w:ins w:id="5569" w:author="Ezra-redaktør" w:date="2026-10-18T13:44:37Z">
        <w:r>
          <w:t xml:space="preserve">same</w:t>
        </w:r>
      </w:ins>
      <w:r>
        <w:t xml:space="preserve"> </w:t>
      </w:r>
      <w:del w:id="5570" w:author="Ezra-redaktør" w:date="2026-10-18T13:44:37Z">
        <w:r>
          <w:delText xml:space="preserve">contexts.</w:delText>
        </w:r>
      </w:del>
      <w:ins w:id="5571" w:author="Ezra-redaktør" w:date="2026-10-18T13:44:37Z">
        <w:r>
          <w:t xml:space="preserve">from</w:t>
        </w:r>
      </w:ins>
      <w:r>
        <w:t xml:space="preserve"> </w:t>
      </w:r>
      <w:del w:id="5572" w:author="Ezra-redaktør" w:date="2026-10-18T13:44:37Z">
        <w:r>
          <w:delText xml:space="preserve">What</w:delText>
        </w:r>
      </w:del>
      <w:ins w:id="5573" w:author="Ezra-redaktør" w:date="2026-10-18T13:44:37Z">
        <w:r>
          <w:t xml:space="preserve">one setting to the next. A coherent life</w:t>
        </w:r>
      </w:ins>
      <w:r>
        <w:t xml:space="preserve"> persuades </w:t>
      </w:r>
      <w:del w:id="5574" w:author="Ezra-redaktør" w:date="2026-10-18T13:44:37Z">
        <w:r>
          <w:delText xml:space="preserve">most</w:delText>
        </w:r>
      </w:del>
      <w:ins w:id="5575" w:author="Ezra-redaktør" w:date="2026-10-18T13:44:37Z">
        <w:r>
          <w:t xml:space="preserve">more</w:t>
        </w:r>
      </w:ins>
      <w:r>
        <w:t xml:space="preserve"> </w:t>
      </w:r>
      <w:del w:id="5576" w:author="Ezra-redaktør" w:date="2026-10-18T13:44:37Z">
        <w:r>
          <w:delText xml:space="preserve">is</w:delText>
        </w:r>
      </w:del>
      <w:ins w:id="5577" w:author="Ezra-redaktør" w:date="2026-10-18T13:44:37Z">
        <w:r>
          <w:t xml:space="preserve">than</w:t>
        </w:r>
      </w:ins>
      <w:r>
        <w:t xml:space="preserve"> </w:t>
      </w:r>
      <w:del w:id="5578" w:author="Ezra-redaktør" w:date="2026-10-18T13:44:37Z">
        <w:r>
          <w:delText xml:space="preserve">not</w:delText>
        </w:r>
      </w:del>
      <w:ins w:id="5579" w:author="Ezra-redaktør" w:date="2026-10-18T13:44:37Z">
        <w:r>
          <w:t xml:space="preserve">any</w:t>
        </w:r>
      </w:ins>
      <w:r>
        <w:t xml:space="preserve"> argument, </w:t>
      </w:r>
      <w:del w:id="5580" w:author="Ezra-redaktør" w:date="2026-10-18T13:44:37Z">
        <w:r>
          <w:delText xml:space="preserve">but</w:delText>
        </w:r>
      </w:del>
      <w:ins w:id="5581" w:author="Ezra-redaktør" w:date="2026-10-18T13:44:37Z">
        <w:r>
          <w:t xml:space="preserve">and</w:t>
        </w:r>
      </w:ins>
      <w:r>
        <w:t xml:space="preserve"> </w:t>
      </w:r>
      <w:del w:id="5582" w:author="Ezra-redaktør" w:date="2026-10-18T13:44:37Z">
        <w:r>
          <w:delText xml:space="preserve">coherence. A</w:delText>
        </w:r>
      </w:del>
      <w:ins w:id="5583" w:author="Ezra-redaktør" w:date="2026-10-18T13:44:37Z">
        <w:r>
          <w:t xml:space="preserve">a</w:t>
        </w:r>
      </w:ins>
      <w:r>
        <w:t xml:space="preserve"> life that </w:t>
      </w:r>
      <w:del w:id="5584" w:author="Ezra-redaktør" w:date="2026-10-18T13:44:37Z">
        <w:r>
          <w:delText xml:space="preserve">aligns</w:delText>
        </w:r>
      </w:del>
      <w:ins w:id="5585" w:author="Ezra-redaktør" w:date="2026-10-18T13:44:37Z">
        <w:r>
          <w:t xml:space="preserve">holds together</w:t>
        </w:r>
      </w:ins>
      <w:r>
        <w:t xml:space="preserve"> over time </w:t>
      </w:r>
      <w:del w:id="5586" w:author="Ezra-redaktør" w:date="2026-10-18T13:44:37Z">
        <w:r>
          <w:delText xml:space="preserve">becomes</w:delText>
        </w:r>
      </w:del>
      <w:ins w:id="5587" w:author="Ezra-redaktør" w:date="2026-10-18T13:44:37Z">
        <w:r>
          <w:t xml:space="preserve">is</w:t>
        </w:r>
      </w:ins>
      <w:r>
        <w:t xml:space="preserve"> </w:t>
      </w:r>
      <w:del w:id="5588" w:author="Ezra-redaktør" w:date="2026-10-18T13:44:37Z">
        <w:r>
          <w:delText xml:space="preserve">difficult</w:delText>
        </w:r>
      </w:del>
      <w:ins w:id="5589" w:author="Ezra-redaktør" w:date="2026-10-18T13:44:37Z">
        <w:r>
          <w:t xml:space="preserve">hard</w:t>
        </w:r>
      </w:ins>
      <w:r>
        <w:t xml:space="preserve"> to dismiss.</w:t>
      </w:r>
    </w:p>
    <w:p>
      <w:pPr>
        <w:pStyle w:val="Heading3"/>
      </w:pPr>
      <w:r>
        <w:t xml:space="preserve">The Scenario</w:t>
      </w:r>
    </w:p>
    <w:p>
      <w:r>
        <w:t xml:space="preserve">Logan </w:t>
      </w:r>
      <w:del w:id="5590" w:author="Ezra-redaktør" w:date="2026-10-18T13:44:37Z">
        <w:r>
          <w:delText xml:space="preserve">did</w:delText>
        </w:r>
      </w:del>
      <w:ins w:id="5591" w:author="Ezra-redaktør" w:date="2026-10-18T13:44:37Z">
        <w:r>
          <w:t xml:space="preserve">said</w:t>
        </w:r>
      </w:ins>
      <w:r>
        <w:t xml:space="preserve"> </w:t>
      </w:r>
      <w:del w:id="5592" w:author="Ezra-redaktør" w:date="2026-10-18T13:44:37Z">
        <w:r>
          <w:delText xml:space="preserve">not speak often.</w:delText>
        </w:r>
      </w:del>
      <w:ins w:id="5593" w:author="Ezra-redaktør" w:date="2026-10-18T13:44:37Z">
        <w:r>
          <w:t xml:space="preserve">little.</w:t>
        </w:r>
      </w:ins>
      <w:r>
        <w:t xml:space="preserve"> He did not </w:t>
      </w:r>
      <w:del w:id="5594" w:author="Ezra-redaktør" w:date="2026-10-18T13:44:37Z">
        <w:r>
          <w:delText xml:space="preserve">initiate</w:delText>
        </w:r>
      </w:del>
      <w:ins w:id="5595" w:author="Ezra-redaktør" w:date="2026-10-18T13:44:37Z">
        <w:r>
          <w:t xml:space="preserve">start</w:t>
        </w:r>
      </w:ins>
      <w:r>
        <w:t xml:space="preserve"> debates, post </w:t>
      </w:r>
      <w:del w:id="5596" w:author="Ezra-redaktør" w:date="2026-10-18T13:44:37Z">
        <w:r>
          <w:delText xml:space="preserve">convictions</w:delText>
        </w:r>
      </w:del>
      <w:ins w:id="5597" w:author="Ezra-redaktør" w:date="2026-10-18T13:44:37Z">
        <w:r>
          <w:t xml:space="preserve">his</w:t>
        </w:r>
      </w:ins>
      <w:r>
        <w:t xml:space="preserve"> </w:t>
      </w:r>
      <w:del w:id="5598" w:author="Ezra-redaktør" w:date="2026-10-18T13:44:37Z">
        <w:r>
          <w:delText xml:space="preserve">publicly,</w:delText>
        </w:r>
      </w:del>
      <w:ins w:id="5599" w:author="Ezra-redaktør" w:date="2026-10-18T13:44:37Z">
        <w:r>
          <w:t xml:space="preserve">convictions,</w:t>
        </w:r>
      </w:ins>
      <w:r>
        <w:t xml:space="preserve"> or correct </w:t>
      </w:r>
      <w:del w:id="5600" w:author="Ezra-redaktør" w:date="2026-10-18T13:44:37Z">
        <w:r>
          <w:delText xml:space="preserve">others</w:delText>
        </w:r>
      </w:del>
      <w:ins w:id="5601" w:author="Ezra-redaktør" w:date="2026-10-18T13:44:37Z">
        <w:r>
          <w:t xml:space="preserve">people</w:t>
        </w:r>
      </w:ins>
      <w:r>
        <w:t xml:space="preserve"> quickly. But his direction held: the same tone at work and at home, the same restraint under pressure, the same decisions whether </w:t>
      </w:r>
      <w:ins w:id="5602" w:author="Ezra-redaktør" w:date="2026-10-18T13:44:37Z">
        <w:r>
          <w:t xml:space="preserve">anyone </w:t>
        </w:r>
      </w:ins>
      <w:r>
        <w:t xml:space="preserve">noticed or not.</w:t>
      </w:r>
    </w:p>
    <w:p>
      <w:r>
        <w:t xml:space="preserve">People began to ask </w:t>
      </w:r>
      <w:ins w:id="5603" w:author="Ezra-redaktør" w:date="2026-10-18T13:44:37Z">
        <w:r>
          <w:t xml:space="preserve">him </w:t>
        </w:r>
      </w:ins>
      <w:r>
        <w:t xml:space="preserve">questions. </w:t>
      </w:r>
      <w:del w:id="5604" w:author="Ezra-redaktør" w:date="2026-10-18T13:44:37Z">
        <w:r>
          <w:delText xml:space="preserve">Not</w:delText>
        </w:r>
      </w:del>
      <w:ins w:id="5605" w:author="Ezra-redaktør" w:date="2026-10-18T13:44:37Z">
        <w:r>
          <w:t xml:space="preserve">They did not ask</w:t>
        </w:r>
      </w:ins>
      <w:r>
        <w:t xml:space="preserve"> about doctrine. </w:t>
      </w:r>
      <w:del w:id="5606" w:author="Ezra-redaktør" w:date="2026-10-18T13:44:37Z">
        <w:r>
          <w:delText xml:space="preserve">About</w:delText>
        </w:r>
      </w:del>
      <w:ins w:id="5607" w:author="Ezra-redaktør" w:date="2026-10-18T13:44:37Z">
        <w:r>
          <w:t xml:space="preserve">They</w:t>
        </w:r>
      </w:ins>
      <w:r>
        <w:t xml:space="preserve"> </w:t>
      </w:r>
      <w:del w:id="5608" w:author="Ezra-redaktør" w:date="2026-10-18T13:44:37Z">
        <w:r>
          <w:delText xml:space="preserve">stability. Not</w:delText>
        </w:r>
      </w:del>
      <w:ins w:id="5609" w:author="Ezra-redaktør" w:date="2026-10-18T13:44:37Z">
        <w:r>
          <w:t xml:space="preserve">asked</w:t>
        </w:r>
      </w:ins>
      <w:r>
        <w:t xml:space="preserve"> about </w:t>
      </w:r>
      <w:del w:id="5610" w:author="Ezra-redaktør" w:date="2026-10-18T13:44:37Z">
        <w:r>
          <w:delText xml:space="preserve">beliefs.</w:delText>
        </w:r>
      </w:del>
      <w:ins w:id="5611" w:author="Ezra-redaktør" w:date="2026-10-18T13:44:37Z">
        <w:r>
          <w:t xml:space="preserve">his</w:t>
        </w:r>
      </w:ins>
      <w:r>
        <w:t xml:space="preserve"> </w:t>
      </w:r>
      <w:del w:id="5612" w:author="Ezra-redaktør" w:date="2026-10-18T13:44:37Z">
        <w:r>
          <w:delText xml:space="preserve">About</w:delText>
        </w:r>
      </w:del>
      <w:ins w:id="5613" w:author="Ezra-redaktør" w:date="2026-10-18T13:44:37Z">
        <w:r>
          <w:t xml:space="preserve">steadiness, and</w:t>
        </w:r>
      </w:ins>
      <w:r>
        <w:t xml:space="preserve"> why his life felt grounded. His witness was </w:t>
      </w:r>
      <w:del w:id="5614" w:author="Ezra-redaktør" w:date="2026-10-18T13:44:37Z">
        <w:r>
          <w:delText xml:space="preserve">not</w:delText>
        </w:r>
      </w:del>
      <w:ins w:id="5615" w:author="Ezra-redaktør" w:date="2026-10-18T13:44:37Z">
        <w:r>
          <w:t xml:space="preserve">quiet,</w:t>
        </w:r>
      </w:ins>
      <w:r>
        <w:t xml:space="preserve"> </w:t>
      </w:r>
      <w:del w:id="5616" w:author="Ezra-redaktør" w:date="2026-10-18T13:44:37Z">
        <w:r>
          <w:delText xml:space="preserve">loud.</w:delText>
        </w:r>
      </w:del>
      <w:ins w:id="5617" w:author="Ezra-redaktør" w:date="2026-10-18T13:44:37Z">
        <w:r>
          <w:t xml:space="preserve">and</w:t>
        </w:r>
      </w:ins>
      <w:r>
        <w:t xml:space="preserve"> </w:t>
      </w:r>
      <w:del w:id="5618" w:author="Ezra-redaktør" w:date="2026-10-18T13:44:37Z">
        <w:r>
          <w:delText xml:space="preserve">It</w:delText>
        </w:r>
      </w:del>
      <w:ins w:id="5619" w:author="Ezra-redaktør" w:date="2026-10-18T13:44:37Z">
        <w:r>
          <w:t xml:space="preserve">it</w:t>
        </w:r>
      </w:ins>
      <w:r>
        <w:t xml:space="preserve"> was credible.</w:t>
      </w:r>
    </w:p>
    <w:p>
      <w:pPr>
        <w:pStyle w:val="Heading3"/>
      </w:pPr>
      <w:r>
        <w:t xml:space="preserve">Projection vs.</w:t>
      </w:r>
      <w:del w:id="5620" w:author="Ezra-redaktør" w:date="2026-10-18T13:44:37Z">
        <w:r>
          <w:delText xml:space="preserve"> </w:delText>
        </w:r>
      </w:del>
      <w:ins w:id="5621" w:author="Ezra-redaktør" w:date="2026-10-18T13:44:37Z">
        <w:r>
          <w:t xml:space="preserve"> </w:t>
        </w:r>
      </w:ins>
      <w:r>
        <w:t xml:space="preserve">Witness</w:t>
      </w:r>
    </w:p>
    <w:p>
      <w:r>
        <w:t xml:space="preserve">| Projection</w:t>
      </w:r>
      <w:del w:id="5622" w:author="Ezra-redaktør" w:date="2026-10-18T13:44:37Z">
        <w:r>
          <w:delText xml:space="preserve">             </w:delText>
        </w:r>
      </w:del>
      <w:ins w:id="5623" w:author="Ezra-redaktør" w:date="2026-10-18T13:44:37Z">
        <w:r>
          <w:t xml:space="preserve"> </w:t>
        </w:r>
      </w:ins>
      <w:r>
        <w:t xml:space="preserve">| Witness</w:t>
      </w:r>
      <w:del w:id="5624" w:author="Ezra-redaktør" w:date="2026-10-18T13:44:37Z">
        <w:r>
          <w:delText xml:space="preserve">               </w:delText>
        </w:r>
      </w:del>
      <w:ins w:id="5625" w:author="Ezra-redaktør" w:date="2026-10-18T13:44:37Z">
        <w:r>
          <w:t xml:space="preserve"> </w:t>
        </w:r>
      </w:ins>
      <w:r>
        <w:t xml:space="preserve">| </w:t>
      </w:r>
      <w:del w:id="5626" w:author="Ezra-redaktør" w:date="2026-10-18T13:44:37Z">
        <w:r>
          <w:delText xml:space="preserve">|------------------------|-----------------------|</w:delText>
        </w:r>
      </w:del>
      <w:ins w:id="5627" w:author="Ezra-redaktør" w:date="2026-10-18T13:44:37Z">
        <w:r>
          <w:t xml:space="preserve">| :- | :- |</w:t>
        </w:r>
      </w:ins>
      <w:r>
        <w:t xml:space="preserve"> | Attempts to persuade</w:t>
      </w:r>
      <w:del w:id="5628" w:author="Ezra-redaktør" w:date="2026-10-18T13:44:37Z">
        <w:r>
          <w:delText xml:space="preserve">   </w:delText>
        </w:r>
      </w:del>
      <w:ins w:id="5629" w:author="Ezra-redaktør" w:date="2026-10-18T13:44:37Z">
        <w:r>
          <w:t xml:space="preserve"> </w:t>
        </w:r>
      </w:ins>
      <w:r>
        <w:t xml:space="preserve">| Allows curiosity</w:t>
      </w:r>
      <w:del w:id="5630" w:author="Ezra-redaktør" w:date="2026-10-18T13:44:37Z">
        <w:r>
          <w:delText xml:space="preserve">      </w:delText>
        </w:r>
      </w:del>
      <w:ins w:id="5631" w:author="Ezra-redaktør" w:date="2026-10-18T13:44:37Z">
        <w:r>
          <w:t xml:space="preserve"> </w:t>
        </w:r>
      </w:ins>
      <w:r>
        <w:t xml:space="preserve">| | Speaks beyond practice | Speaks from alignment | | Seeks response</w:t>
      </w:r>
      <w:del w:id="5632" w:author="Ezra-redaktør" w:date="2026-10-18T13:44:37Z">
        <w:r>
          <w:delText xml:space="preserve">         </w:delText>
        </w:r>
      </w:del>
      <w:ins w:id="5633" w:author="Ezra-redaktør" w:date="2026-10-18T13:44:37Z">
        <w:r>
          <w:t xml:space="preserve"> </w:t>
        </w:r>
      </w:ins>
      <w:r>
        <w:t xml:space="preserve">| Accepts timing</w:t>
      </w:r>
      <w:del w:id="5634" w:author="Ezra-redaktør" w:date="2026-10-18T13:44:37Z">
        <w:r>
          <w:delText xml:space="preserve">        </w:delText>
        </w:r>
      </w:del>
      <w:ins w:id="5635" w:author="Ezra-redaktør" w:date="2026-10-18T13:44:37Z">
        <w:r>
          <w:t xml:space="preserve"> </w:t>
        </w:r>
      </w:ins>
      <w:r>
        <w:t xml:space="preserve">| | Performs conviction</w:t>
      </w:r>
      <w:del w:id="5636" w:author="Ezra-redaktør" w:date="2026-10-18T13:44:37Z">
        <w:r>
          <w:delText xml:space="preserve">    </w:delText>
        </w:r>
      </w:del>
      <w:ins w:id="5637" w:author="Ezra-redaktør" w:date="2026-10-18T13:44:37Z">
        <w:r>
          <w:t xml:space="preserve"> </w:t>
        </w:r>
      </w:ins>
      <w:r>
        <w:t xml:space="preserve">| Embodies it</w:t>
      </w:r>
      <w:del w:id="5638" w:author="Ezra-redaktør" w:date="2026-10-18T13:44:37Z">
        <w:r>
          <w:delText xml:space="preserve">           </w:delText>
        </w:r>
      </w:del>
      <w:ins w:id="5639" w:author="Ezra-redaktør" w:date="2026-10-18T13:44:37Z">
        <w:r>
          <w:t xml:space="preserve"> </w:t>
        </w:r>
      </w:ins>
      <w:r>
        <w:t xml:space="preserve">| | Requires attention</w:t>
      </w:r>
      <w:del w:id="5640" w:author="Ezra-redaktør" w:date="2026-10-18T13:44:37Z">
        <w:r>
          <w:delText xml:space="preserve">     </w:delText>
        </w:r>
      </w:del>
      <w:ins w:id="5641" w:author="Ezra-redaktør" w:date="2026-10-18T13:44:37Z">
        <w:r>
          <w:t xml:space="preserve"> </w:t>
        </w:r>
      </w:ins>
      <w:r>
        <w:t xml:space="preserve">| Earns trust</w:t>
      </w:r>
      <w:del w:id="5642" w:author="Ezra-redaktør" w:date="2026-10-18T13:44:37Z">
        <w:r>
          <w:delText xml:space="preserve">           </w:delText>
        </w:r>
      </w:del>
      <w:ins w:id="5643" w:author="Ezra-redaktør" w:date="2026-10-18T13:44:37Z">
        <w:r>
          <w:t xml:space="preserve"> </w:t>
        </w:r>
      </w:ins>
      <w:r>
        <w:t xml:space="preserve">|</w:t>
      </w:r>
    </w:p>
    <w:p>
      <w:r>
        <w:t xml:space="preserve">Witness is </w:t>
      </w:r>
      <w:del w:id="5644" w:author="Ezra-redaktør" w:date="2026-10-18T13:44:37Z">
        <w:r>
          <w:delText xml:space="preserve">not</w:delText>
        </w:r>
      </w:del>
      <w:ins w:id="5645" w:author="Ezra-redaktør" w:date="2026-10-18T13:44:37Z">
        <w:r>
          <w:t xml:space="preserve">revealed</w:t>
        </w:r>
      </w:ins>
      <w:r>
        <w:t xml:space="preserve"> </w:t>
      </w:r>
      <w:del w:id="5646" w:author="Ezra-redaktør" w:date="2026-10-18T13:44:37Z">
        <w:r>
          <w:delText xml:space="preserve">broadcast.</w:delText>
        </w:r>
      </w:del>
      <w:ins w:id="5647" w:author="Ezra-redaktør" w:date="2026-10-18T13:44:37Z">
        <w:r>
          <w:t xml:space="preserve">over</w:t>
        </w:r>
      </w:ins>
      <w:r>
        <w:t xml:space="preserve"> </w:t>
      </w:r>
      <w:del w:id="5648" w:author="Ezra-redaktør" w:date="2026-10-18T13:44:37Z">
        <w:r>
          <w:delText xml:space="preserve">It is revealed.</w:delText>
        </w:r>
      </w:del>
      <w:ins w:id="5649" w:author="Ezra-redaktør" w:date="2026-10-18T13:44:37Z">
        <w:r>
          <w:t xml:space="preserve">time.</w:t>
        </w:r>
      </w:ins>
    </w:p>
    <w:p>
      <w:pPr>
        <w:pStyle w:val="Heading3"/>
      </w:pPr>
      <w:r>
        <w:t xml:space="preserve">What This Day Is Really About</w:t>
      </w:r>
    </w:p>
    <w:p>
      <w:del w:id="5650" w:author="Ezra-redaktør" w:date="2026-10-18T13:44:37Z">
        <w:r>
          <w:delText xml:space="preserve">This</w:delText>
        </w:r>
      </w:del>
      <w:ins w:id="5651" w:author="Ezra-redaktør" w:date="2026-10-18T13:44:37Z">
        <w:r>
          <w:t xml:space="preserve">Strategies</w:t>
        </w:r>
      </w:ins>
      <w:r>
        <w:t xml:space="preserve"> </w:t>
      </w:r>
      <w:del w:id="5652" w:author="Ezra-redaktør" w:date="2026-10-18T13:44:37Z">
        <w:r>
          <w:delText xml:space="preserve">day is not about</w:delText>
        </w:r>
      </w:del>
      <w:ins w:id="5653" w:author="Ezra-redaktør" w:date="2026-10-18T13:44:37Z">
        <w:r>
          <w:t xml:space="preserve">for</w:t>
        </w:r>
      </w:ins>
      <w:r>
        <w:t xml:space="preserve"> evangelism </w:t>
      </w:r>
      <w:del w:id="5654" w:author="Ezra-redaktør" w:date="2026-10-18T13:44:37Z">
        <w:r>
          <w:delText xml:space="preserve">strategies.</w:delText>
        </w:r>
      </w:del>
      <w:ins w:id="5655" w:author="Ezra-redaktør" w:date="2026-10-18T13:44:37Z">
        <w:r>
          <w:t xml:space="preserve">can</w:t>
        </w:r>
      </w:ins>
      <w:r>
        <w:t xml:space="preserve"> </w:t>
      </w:r>
      <w:del w:id="5656" w:author="Ezra-redaktør" w:date="2026-10-18T13:44:37Z">
        <w:r>
          <w:delText xml:space="preserve">It</w:delText>
        </w:r>
      </w:del>
      <w:ins w:id="5657" w:author="Ezra-redaktør" w:date="2026-10-18T13:44:37Z">
        <w:r>
          <w:t xml:space="preserve">wait.</w:t>
        </w:r>
      </w:ins>
      <w:r>
        <w:t xml:space="preserve"> </w:t>
      </w:r>
      <w:del w:id="5658" w:author="Ezra-redaktør" w:date="2026-10-18T13:44:37Z">
        <w:r>
          <w:delText xml:space="preserve">is</w:delText>
        </w:r>
      </w:del>
      <w:ins w:id="5659" w:author="Ezra-redaktør" w:date="2026-10-18T13:44:37Z">
        <w:r>
          <w:t xml:space="preserve">Consistency</w:t>
        </w:r>
      </w:ins>
      <w:r>
        <w:t xml:space="preserve"> </w:t>
      </w:r>
      <w:del w:id="5660" w:author="Ezra-redaktør" w:date="2026-10-18T13:44:37Z">
        <w:r>
          <w:delText xml:space="preserve">about consistency.</w:delText>
        </w:r>
      </w:del>
      <w:ins w:id="5661" w:author="Ezra-redaktør" w:date="2026-10-18T13:44:37Z">
        <w:r>
          <w:t xml:space="preserve">cannot.</w:t>
        </w:r>
      </w:ins>
      <w:r>
        <w:t xml:space="preserve"> The most compelling testimony is </w:t>
      </w:r>
      <w:del w:id="5662" w:author="Ezra-redaktør" w:date="2026-10-18T13:44:37Z">
        <w:r>
          <w:delText xml:space="preserve">not</w:delText>
        </w:r>
      </w:del>
      <w:ins w:id="5663" w:author="Ezra-redaktør" w:date="2026-10-18T13:44:37Z">
        <w:r>
          <w:t xml:space="preserve">a</w:t>
        </w:r>
      </w:ins>
      <w:r>
        <w:t xml:space="preserve"> </w:t>
      </w:r>
      <w:del w:id="5664" w:author="Ezra-redaktør" w:date="2026-10-18T13:44:37Z">
        <w:r>
          <w:delText xml:space="preserve">information;</w:delText>
        </w:r>
      </w:del>
      <w:ins w:id="5665" w:author="Ezra-redaktør" w:date="2026-10-18T13:44:37Z">
        <w:r>
          <w:t xml:space="preserve">life</w:t>
        </w:r>
      </w:ins>
      <w:r>
        <w:t xml:space="preserve"> </w:t>
      </w:r>
      <w:del w:id="5666" w:author="Ezra-redaktør" w:date="2026-10-18T13:44:37Z">
        <w:r>
          <w:delText xml:space="preserve">it</w:delText>
        </w:r>
      </w:del>
      <w:ins w:id="5667" w:author="Ezra-redaktør" w:date="2026-10-18T13:44:37Z">
        <w:r>
          <w:t xml:space="preserve">whose</w:t>
        </w:r>
      </w:ins>
      <w:r>
        <w:t xml:space="preserve"> </w:t>
      </w:r>
      <w:del w:id="5668" w:author="Ezra-redaktør" w:date="2026-10-18T13:44:37Z">
        <w:r>
          <w:delText xml:space="preserve">is</w:delText>
        </w:r>
      </w:del>
      <w:ins w:id="5669" w:author="Ezra-redaktør" w:date="2026-10-18T13:44:37Z">
        <w:r>
          <w:t xml:space="preserve">parts</w:t>
        </w:r>
      </w:ins>
      <w:r>
        <w:t xml:space="preserve"> </w:t>
      </w:r>
      <w:del w:id="5670" w:author="Ezra-redaktør" w:date="2026-10-18T13:44:37Z">
        <w:r>
          <w:delText xml:space="preserve">integration.</w:delText>
        </w:r>
      </w:del>
      <w:ins w:id="5671" w:author="Ezra-redaktør" w:date="2026-10-18T13:44:37Z">
        <w:r>
          <w:t xml:space="preserve">fit together.</w:t>
        </w:r>
      </w:ins>
      <w:r>
        <w:t xml:space="preserve"> When belief, behavior, and direction </w:t>
      </w:r>
      <w:del w:id="5672" w:author="Ezra-redaktør" w:date="2026-10-18T13:44:37Z">
        <w:r>
          <w:delText xml:space="preserve">remain</w:delText>
        </w:r>
      </w:del>
      <w:ins w:id="5673" w:author="Ezra-redaktør" w:date="2026-10-18T13:44:37Z">
        <w:r>
          <w:t xml:space="preserve">stay</w:t>
        </w:r>
      </w:ins>
      <w:r>
        <w:t xml:space="preserve"> aligned over time, credibility </w:t>
      </w:r>
      <w:del w:id="5674" w:author="Ezra-redaktør" w:date="2026-10-18T13:44:37Z">
        <w:r>
          <w:delText xml:space="preserve">accumulates</w:delText>
        </w:r>
      </w:del>
      <w:ins w:id="5675" w:author="Ezra-redaktør" w:date="2026-10-18T13:44:37Z">
        <w:r>
          <w:t xml:space="preserve">builds</w:t>
        </w:r>
      </w:ins>
      <w:r>
        <w:t xml:space="preserve"> </w:t>
      </w:r>
      <w:del w:id="5676" w:author="Ezra-redaktør" w:date="2026-10-18T13:44:37Z">
        <w:r>
          <w:delText xml:space="preserve">quietly.</w:delText>
        </w:r>
      </w:del>
      <w:ins w:id="5677" w:author="Ezra-redaktør" w:date="2026-10-18T13:44:37Z">
        <w:r>
          <w:t xml:space="preserve">without fanfare.</w:t>
        </w:r>
      </w:ins>
    </w:p>
    <w:p>
      <w:r>
        <w:t xml:space="preserve">You cannot manufacture witness. You can </w:t>
      </w:r>
      <w:del w:id="5678" w:author="Ezra-redaktør" w:date="2026-10-18T13:44:37Z">
        <w:r>
          <w:delText xml:space="preserve">only </w:delText>
        </w:r>
      </w:del>
      <w:r>
        <w:t xml:space="preserve">protect </w:t>
      </w:r>
      <w:del w:id="5679" w:author="Ezra-redaktør" w:date="2026-10-18T13:44:37Z">
        <w:r>
          <w:delText xml:space="preserve">coherence.</w:delText>
        </w:r>
      </w:del>
      <w:ins w:id="5680" w:author="Ezra-redaktør" w:date="2026-10-18T13:44:37Z">
        <w:r>
          <w:t xml:space="preserve">the coherence that makes it possible.</w:t>
        </w:r>
      </w:ins>
    </w:p>
    <w:p>
      <w:pPr>
        <w:pStyle w:val="Heading3"/>
      </w:pPr>
      <w:r>
        <w:t xml:space="preserve">The Practice</w:t>
      </w:r>
    </w:p>
    <w:p>
      <w:del w:id="5681" w:author="Ezra-redaktør" w:date="2026-10-18T13:44:37Z">
        <w:r>
          <w:delText xml:space="preserve">Today, remove</w:delText>
        </w:r>
      </w:del>
      <w:ins w:id="5682" w:author="Ezra-redaktør" w:date="2026-10-18T13:44:37Z">
        <w:r>
          <w:t xml:space="preserve">Remove</w:t>
        </w:r>
      </w:ins>
      <w:r>
        <w:t xml:space="preserve"> one </w:t>
      </w:r>
      <w:del w:id="5683" w:author="Ezra-redaktør" w:date="2026-10-18T13:44:37Z">
        <w:r>
          <w:delText xml:space="preserve">inconsistency.</w:delText>
        </w:r>
      </w:del>
      <w:ins w:id="5684" w:author="Ezra-redaktør" w:date="2026-10-18T13:44:37Z">
        <w:r>
          <w:t xml:space="preserve">inconsistency</w:t>
        </w:r>
      </w:ins>
      <w:r>
        <w:t xml:space="preserve"> </w:t>
      </w:r>
      <w:del w:id="5685" w:author="Ezra-redaktør" w:date="2026-10-18T13:44:37Z">
        <w:r>
          <w:delText xml:space="preserve">Not</w:delText>
        </w:r>
      </w:del>
      <w:ins w:id="5686" w:author="Ezra-redaktør" w:date="2026-10-18T13:44:37Z">
        <w:r>
          <w:t xml:space="preserve">today</w:t>
        </w:r>
      </w:ins>
      <w:r>
        <w:t xml:space="preserve"> by </w:t>
      </w:r>
      <w:del w:id="5687" w:author="Ezra-redaktør" w:date="2026-10-18T13:44:37Z">
        <w:r>
          <w:delText xml:space="preserve">explanation,</w:delText>
        </w:r>
      </w:del>
      <w:ins w:id="5688" w:author="Ezra-redaktør" w:date="2026-10-18T13:44:37Z">
        <w:r>
          <w:t xml:space="preserve">correcting</w:t>
        </w:r>
      </w:ins>
      <w:r>
        <w:t xml:space="preserve"> </w:t>
      </w:r>
      <w:del w:id="5689" w:author="Ezra-redaktør" w:date="2026-10-18T13:44:37Z">
        <w:r>
          <w:delText xml:space="preserve">by</w:delText>
        </w:r>
      </w:del>
      <w:ins w:id="5690" w:author="Ezra-redaktør" w:date="2026-10-18T13:44:37Z">
        <w:r>
          <w:t xml:space="preserve">it</w:t>
        </w:r>
      </w:ins>
      <w:r>
        <w:t xml:space="preserve"> </w:t>
      </w:r>
      <w:del w:id="5691" w:author="Ezra-redaktør" w:date="2026-10-18T13:44:37Z">
        <w:r>
          <w:delText xml:space="preserve">correction.</w:delText>
        </w:r>
      </w:del>
      <w:ins w:id="5692" w:author="Ezra-redaktør" w:date="2026-10-18T13:44:37Z">
        <w:r>
          <w:t xml:space="preserve">instead</w:t>
        </w:r>
      </w:ins>
      <w:r>
        <w:t xml:space="preserve"> </w:t>
      </w:r>
      <w:del w:id="5693" w:author="Ezra-redaktør" w:date="2026-10-18T13:44:37Z">
        <w:r>
          <w:delText xml:space="preserve">Align</w:delText>
        </w:r>
      </w:del>
      <w:ins w:id="5694" w:author="Ezra-redaktør" w:date="2026-10-18T13:44:37Z">
        <w:r>
          <w:t xml:space="preserve">of explaining it. Bring</w:t>
        </w:r>
      </w:ins>
      <w:r>
        <w:t xml:space="preserve"> one private habit</w:t>
      </w:r>
      <w:ins w:id="5695" w:author="Ezra-redaktør" w:date="2026-10-18T13:44:37Z">
        <w:r>
          <w:t xml:space="preserve"> into line</w:t>
        </w:r>
      </w:ins>
      <w:r>
        <w:t xml:space="preserve"> with one public value. Say </w:t>
      </w:r>
      <w:del w:id="5696" w:author="Ezra-redaktør" w:date="2026-10-18T13:44:37Z">
        <w:r>
          <w:delText xml:space="preserve">less.</w:delText>
        </w:r>
      </w:del>
      <w:ins w:id="5697" w:author="Ezra-redaktør" w:date="2026-10-18T13:44:37Z">
        <w:r>
          <w:t xml:space="preserve">less,</w:t>
        </w:r>
      </w:ins>
      <w:r>
        <w:t xml:space="preserve"> </w:t>
      </w:r>
      <w:del w:id="5698" w:author="Ezra-redaktør" w:date="2026-10-18T13:44:37Z">
        <w:r>
          <w:delText xml:space="preserve">Live</w:delText>
        </w:r>
      </w:del>
      <w:ins w:id="5699" w:author="Ezra-redaktør" w:date="2026-10-18T13:44:37Z">
        <w:r>
          <w:t xml:space="preserve">and live</w:t>
        </w:r>
      </w:ins>
      <w:r>
        <w:t xml:space="preserve"> clearly.</w:t>
      </w:r>
    </w:p>
    <w:p>
      <w:pPr>
        <w:rPr>
          <w:del w:id="5700" w:author="Ezra-redaktør" w:date="2026-10-18T13:44:37Z"/>
        </w:rPr>
      </w:pPr>
      <w:del w:id="5701" w:author="Ezra-redaktør" w:date="2026-10-18T13:44:37Z">
        <w:r>
          <w:delText xml:space="preserve">Witness does not rush.</w:delText>
        </w:r>
      </w:del>
    </w:p>
    <w:p>
      <w:pPr>
        <w:rPr>
          <w:ins w:id="5702" w:author="Ezra-redaktør" w:date="2026-10-18T13:44:37Z"/>
        </w:rPr>
      </w:pPr>
      <w:ins w:id="5703" w:author="Ezra-redaktør" w:date="2026-10-18T13:44:37Z">
        <w:r>
          <w:t xml:space="preserve">Witness is never in a hurry.</w:t>
        </w:r>
      </w:ins>
    </w:p>
    <w:p>
      <w:pPr>
        <w:pStyle w:val="Heading3"/>
      </w:pPr>
      <w:r>
        <w:t xml:space="preserve">Healing </w:t>
      </w:r>
      <w:del w:id="5704" w:author="Ezra-redaktør" w:date="2026-10-18T13:44:37Z">
        <w:r>
          <w:delText xml:space="preserve">Forge –</w:delText>
        </w:r>
      </w:del>
      <w:ins w:id="5705" w:author="Ezra-redaktør" w:date="2026-10-18T13:44:37Z">
        <w:r>
          <w:t xml:space="preserve">Forge:</w:t>
        </w:r>
      </w:ins>
      <w:r>
        <w:t xml:space="preserve"> When Visibility Once Felt Unsafe</w:t>
      </w:r>
    </w:p>
    <w:p>
      <w:del w:id="5706" w:author="Ezra-redaktør" w:date="2026-10-18T13:44:37Z">
        <w:r>
          <w:delText xml:space="preserve">For some men, being</w:delText>
        </w:r>
      </w:del>
      <w:ins w:id="5707" w:author="Ezra-redaktør" w:date="2026-10-18T13:44:37Z">
        <w:r>
          <w:t xml:space="preserve">Being</w:t>
        </w:r>
      </w:ins>
      <w:r>
        <w:t xml:space="preserve"> seen</w:t>
      </w:r>
      <w:ins w:id="5708" w:author="Ezra-redaktør" w:date="2026-10-18T13:44:37Z">
        <w:r>
          <w:t xml:space="preserve"> may once have</w:t>
        </w:r>
      </w:ins>
      <w:r>
        <w:t xml:space="preserve"> meant risk: scrutiny, misunderstanding, punishment for </w:t>
      </w:r>
      <w:del w:id="5709" w:author="Ezra-redaktør" w:date="2026-10-18T13:44:37Z">
        <w:r>
          <w:delText xml:space="preserve">honesty.</w:delText>
        </w:r>
      </w:del>
      <w:ins w:id="5710" w:author="Ezra-redaktør" w:date="2026-10-18T13:44:37Z">
        <w:r>
          <w:t xml:space="preserve">being honest.</w:t>
        </w:r>
      </w:ins>
      <w:r>
        <w:t xml:space="preserve"> So </w:t>
      </w:r>
      <w:del w:id="5711" w:author="Ezra-redaktør" w:date="2026-10-18T13:44:37Z">
        <w:r>
          <w:delText xml:space="preserve">they</w:delText>
        </w:r>
      </w:del>
      <w:ins w:id="5712" w:author="Ezra-redaktør" w:date="2026-10-18T13:44:37Z">
        <w:r>
          <w:t xml:space="preserve">you</w:t>
        </w:r>
      </w:ins>
      <w:r>
        <w:t xml:space="preserve"> learned to stay hidden. Witness </w:t>
      </w:r>
      <w:del w:id="5713" w:author="Ezra-redaktør" w:date="2026-10-18T13:44:37Z">
        <w:r>
          <w:delText xml:space="preserve">does</w:delText>
        </w:r>
      </w:del>
      <w:ins w:id="5714" w:author="Ezra-redaktør" w:date="2026-10-18T13:44:37Z">
        <w:r>
          <w:t xml:space="preserve">asks</w:t>
        </w:r>
      </w:ins>
      <w:r>
        <w:t xml:space="preserve"> </w:t>
      </w:r>
      <w:del w:id="5715" w:author="Ezra-redaktør" w:date="2026-10-18T13:44:37Z">
        <w:r>
          <w:delText xml:space="preserve">not</w:delText>
        </w:r>
      </w:del>
      <w:ins w:id="5716" w:author="Ezra-redaktør" w:date="2026-10-18T13:44:37Z">
        <w:r>
          <w:t xml:space="preserve">for</w:t>
        </w:r>
      </w:ins>
      <w:r>
        <w:t xml:space="preserve"> </w:t>
      </w:r>
      <w:del w:id="5717" w:author="Ezra-redaktør" w:date="2026-10-18T13:44:37Z">
        <w:r>
          <w:delText xml:space="preserve">require</w:delText>
        </w:r>
      </w:del>
      <w:ins w:id="5718" w:author="Ezra-redaktør" w:date="2026-10-18T13:44:37Z">
        <w:r>
          <w:t xml:space="preserve">steadiness</w:t>
        </w:r>
      </w:ins>
      <w:r>
        <w:t xml:space="preserve"> </w:t>
      </w:r>
      <w:del w:id="5719" w:author="Ezra-redaktør" w:date="2026-10-18T13:44:37Z">
        <w:r>
          <w:delText xml:space="preserve">exposure.</w:delText>
        </w:r>
      </w:del>
      <w:ins w:id="5720" w:author="Ezra-redaktør" w:date="2026-10-18T13:44:37Z">
        <w:r>
          <w:t xml:space="preserve">and</w:t>
        </w:r>
      </w:ins>
      <w:r>
        <w:t xml:space="preserve"> </w:t>
      </w:r>
      <w:del w:id="5721" w:author="Ezra-redaktør" w:date="2026-10-18T13:44:37Z">
        <w:r>
          <w:delText xml:space="preserve">It</w:delText>
        </w:r>
      </w:del>
      <w:ins w:id="5722" w:author="Ezra-redaktør" w:date="2026-10-18T13:44:37Z">
        <w:r>
          <w:t xml:space="preserve">leaves</w:t>
        </w:r>
      </w:ins>
      <w:r>
        <w:t xml:space="preserve"> </w:t>
      </w:r>
      <w:del w:id="5723" w:author="Ezra-redaktør" w:date="2026-10-18T13:44:37Z">
        <w:r>
          <w:delText xml:space="preserve">requires</w:delText>
        </w:r>
      </w:del>
      <w:ins w:id="5724" w:author="Ezra-redaktør" w:date="2026-10-18T13:44:37Z">
        <w:r>
          <w:t xml:space="preserve">exposure</w:t>
        </w:r>
      </w:ins>
      <w:r>
        <w:t xml:space="preserve"> </w:t>
      </w:r>
      <w:del w:id="5725" w:author="Ezra-redaktør" w:date="2026-10-18T13:44:37Z">
        <w:r>
          <w:delText xml:space="preserve">steadiness.</w:delText>
        </w:r>
      </w:del>
      <w:ins w:id="5726" w:author="Ezra-redaktør" w:date="2026-10-18T13:44:37Z">
        <w:r>
          <w:t xml:space="preserve">out</w:t>
        </w:r>
      </w:ins>
      <w:r>
        <w:t xml:space="preserve"> </w:t>
      </w:r>
      <w:del w:id="5727" w:author="Ezra-redaktør" w:date="2026-10-18T13:44:37Z">
        <w:r>
          <w:delText xml:space="preserve">You</w:delText>
        </w:r>
      </w:del>
      <w:ins w:id="5728" w:author="Ezra-redaktør" w:date="2026-10-18T13:44:37Z">
        <w:r>
          <w:t xml:space="preserve">of</w:t>
        </w:r>
      </w:ins>
      <w:r>
        <w:t xml:space="preserve"> </w:t>
      </w:r>
      <w:del w:id="5729" w:author="Ezra-redaktør" w:date="2026-10-18T13:44:37Z">
        <w:r>
          <w:delText xml:space="preserve">are</w:delText>
        </w:r>
      </w:del>
      <w:ins w:id="5730" w:author="Ezra-redaktør" w:date="2026-10-18T13:44:37Z">
        <w:r>
          <w:t xml:space="preserve">it.</w:t>
        </w:r>
      </w:ins>
      <w:r>
        <w:t xml:space="preserve"> </w:t>
      </w:r>
      <w:del w:id="5731" w:author="Ezra-redaktør" w:date="2026-10-18T13:44:37Z">
        <w:r>
          <w:delText xml:space="preserve">not asked to be visible. You are asked to be</w:delText>
        </w:r>
      </w:del>
      <w:ins w:id="5732" w:author="Ezra-redaktør" w:date="2026-10-18T13:44:37Z">
        <w:r>
          <w:t xml:space="preserve">Be</w:t>
        </w:r>
      </w:ins>
      <w:r>
        <w:t xml:space="preserve"> faithful where you already </w:t>
      </w:r>
      <w:del w:id="5733" w:author="Ezra-redaktør" w:date="2026-10-18T13:44:37Z">
        <w:r>
          <w:delText xml:space="preserve">stand.</w:delText>
        </w:r>
      </w:del>
      <w:ins w:id="5734" w:author="Ezra-redaktør" w:date="2026-10-18T13:44:37Z">
        <w:r>
          <w:t xml:space="preserve">stand, and let visibility take care of itself.</w:t>
        </w:r>
      </w:ins>
    </w:p>
    <w:p>
      <w:r>
        <w:t xml:space="preserve">*End of Day 34*</w:t>
      </w:r>
    </w:p>
    <w:p>
      <w:pPr>
        <w:pStyle w:val="Heading2"/>
      </w:pPr>
      <w:r>
        <w:t xml:space="preserve">Day </w:t>
      </w:r>
      <w:del w:id="5735" w:author="Ezra-redaktør" w:date="2026-10-18T13:44:37Z">
        <w:r>
          <w:delText xml:space="preserve">35 –</w:delText>
        </w:r>
      </w:del>
      <w:ins w:id="5736" w:author="Ezra-redaktør" w:date="2026-10-18T13:44:37Z">
        <w:r>
          <w:t xml:space="preserve">35:</w:t>
        </w:r>
      </w:ins>
      <w:r>
        <w:t xml:space="preserve"> Quiet Influence</w:t>
      </w:r>
    </w:p>
    <w:p>
      <w:r>
        <w:t xml:space="preserve">&gt; “A soft answer turns away wrath, but a harsh word stirs up anger.” </w:t>
      </w:r>
      <w:del w:id="5737" w:author="Ezra-redaktør" w:date="2026-10-18T13:44:37Z">
        <w:r>
          <w:delText xml:space="preserve">–</w:delText>
        </w:r>
      </w:del>
      <w:ins w:id="5738" w:author="Ezra-redaktør" w:date="2026-10-18T13:44:37Z">
        <w:r>
          <w:t xml:space="preserve">&gt; &gt;</w:t>
        </w:r>
      </w:ins>
      <w:r>
        <w:t xml:space="preserve"> Proverbs 15:1</w:t>
      </w:r>
    </w:p>
    <w:p>
      <w:r>
        <w:t xml:space="preserve">Influence </w:t>
      </w:r>
      <w:del w:id="5739" w:author="Ezra-redaktør" w:date="2026-10-18T13:44:37Z">
        <w:r>
          <w:delText xml:space="preserve">does</w:delText>
        </w:r>
      </w:del>
      <w:ins w:id="5740" w:author="Ezra-redaktør" w:date="2026-10-18T13:44:37Z">
        <w:r>
          <w:t xml:space="preserve">needs</w:t>
        </w:r>
      </w:ins>
      <w:r>
        <w:t xml:space="preserve"> </w:t>
      </w:r>
      <w:del w:id="5741" w:author="Ezra-redaktør" w:date="2026-10-18T13:44:37Z">
        <w:r>
          <w:delText xml:space="preserve">not</w:delText>
        </w:r>
      </w:del>
      <w:ins w:id="5742" w:author="Ezra-redaktør" w:date="2026-10-18T13:44:37Z">
        <w:r>
          <w:t xml:space="preserve">presence</w:t>
        </w:r>
      </w:ins>
      <w:r>
        <w:t xml:space="preserve"> </w:t>
      </w:r>
      <w:del w:id="5743" w:author="Ezra-redaktør" w:date="2026-10-18T13:44:37Z">
        <w:r>
          <w:delText xml:space="preserve">require</w:delText>
        </w:r>
      </w:del>
      <w:ins w:id="5744" w:author="Ezra-redaktør" w:date="2026-10-18T13:44:37Z">
        <w:r>
          <w:t xml:space="preserve">more</w:t>
        </w:r>
      </w:ins>
      <w:r>
        <w:t xml:space="preserve"> </w:t>
      </w:r>
      <w:del w:id="5745" w:author="Ezra-redaktør" w:date="2026-10-18T13:44:37Z">
        <w:r>
          <w:delText xml:space="preserve">volume.</w:delText>
        </w:r>
      </w:del>
      <w:ins w:id="5746" w:author="Ezra-redaktør" w:date="2026-10-18T13:44:37Z">
        <w:r>
          <w:t xml:space="preserve">than</w:t>
        </w:r>
      </w:ins>
      <w:r>
        <w:t xml:space="preserve"> </w:t>
      </w:r>
      <w:del w:id="5747" w:author="Ezra-redaktør" w:date="2026-10-18T13:44:37Z">
        <w:r>
          <w:delText xml:space="preserve">It</w:delText>
        </w:r>
      </w:del>
      <w:ins w:id="5748" w:author="Ezra-redaktør" w:date="2026-10-18T13:44:37Z">
        <w:r>
          <w:t xml:space="preserve">volume,</w:t>
        </w:r>
      </w:ins>
      <w:r>
        <w:t xml:space="preserve"> </w:t>
      </w:r>
      <w:del w:id="5749" w:author="Ezra-redaktør" w:date="2026-10-18T13:44:37Z">
        <w:r>
          <w:delText xml:space="preserve">requires</w:delText>
        </w:r>
      </w:del>
      <w:ins w:id="5750" w:author="Ezra-redaktør" w:date="2026-10-18T13:44:37Z">
        <w:r>
          <w:t xml:space="preserve">the kind of</w:t>
        </w:r>
      </w:ins>
      <w:r>
        <w:t xml:space="preserve"> presence that steadies </w:t>
      </w:r>
      <w:del w:id="5751" w:author="Ezra-redaktør" w:date="2026-10-18T13:44:37Z">
        <w:r>
          <w:delText xml:space="preserve">rooms</w:delText>
        </w:r>
      </w:del>
      <w:ins w:id="5752" w:author="Ezra-redaktør" w:date="2026-10-18T13:44:37Z">
        <w:r>
          <w:t xml:space="preserve">a room</w:t>
        </w:r>
      </w:ins>
      <w:r>
        <w:t xml:space="preserve"> without </w:t>
      </w:r>
      <w:del w:id="5753" w:author="Ezra-redaktør" w:date="2026-10-18T13:44:37Z">
        <w:r>
          <w:delText xml:space="preserve">announcing</w:delText>
        </w:r>
      </w:del>
      <w:ins w:id="5754" w:author="Ezra-redaktør" w:date="2026-10-18T13:44:37Z">
        <w:r>
          <w:t xml:space="preserve">drawing attention to</w:t>
        </w:r>
      </w:ins>
      <w:r>
        <w:t xml:space="preserve"> itself. What lasts is rarely loud. It is consistent.</w:t>
      </w:r>
    </w:p>
    <w:p>
      <w:pPr>
        <w:pStyle w:val="Heading3"/>
      </w:pPr>
      <w:r>
        <w:t xml:space="preserve">The Scenario</w:t>
      </w:r>
    </w:p>
    <w:p>
      <w:r>
        <w:t xml:space="preserve">Scott was rarely the </w:t>
      </w:r>
      <w:del w:id="5755" w:author="Ezra-redaktør" w:date="2026-10-18T13:44:37Z">
        <w:r>
          <w:delText xml:space="preserve">center.</w:delText>
        </w:r>
      </w:del>
      <w:ins w:id="5756" w:author="Ezra-redaktør" w:date="2026-10-18T13:44:37Z">
        <w:r>
          <w:t xml:space="preserve">center of attention.</w:t>
        </w:r>
      </w:ins>
      <w:r>
        <w:t xml:space="preserve"> He </w:t>
      </w:r>
      <w:del w:id="5757" w:author="Ezra-redaktør" w:date="2026-10-18T13:44:37Z">
        <w:r>
          <w:delText xml:space="preserve">didn’t</w:delText>
        </w:r>
      </w:del>
      <w:ins w:id="5758" w:author="Ezra-redaktør" w:date="2026-10-18T13:44:37Z">
        <w:r>
          <w:t xml:space="preserve">did not</w:t>
        </w:r>
      </w:ins>
      <w:r>
        <w:t xml:space="preserve"> dominate conversations, correct people </w:t>
      </w:r>
      <w:del w:id="5759" w:author="Ezra-redaktør" w:date="2026-10-18T13:44:37Z">
        <w:r>
          <w:delText xml:space="preserve">publicly,</w:delText>
        </w:r>
      </w:del>
      <w:ins w:id="5760" w:author="Ezra-redaktør" w:date="2026-10-18T13:44:37Z">
        <w:r>
          <w:t xml:space="preserve">in public,</w:t>
        </w:r>
      </w:ins>
      <w:r>
        <w:t xml:space="preserve"> or push</w:t>
      </w:r>
      <w:ins w:id="5761" w:author="Ezra-redaktør" w:date="2026-10-18T13:44:37Z">
        <w:r>
          <w:t xml:space="preserve"> his</w:t>
        </w:r>
      </w:ins>
      <w:r>
        <w:t xml:space="preserve"> conclusions. But when tension rose, his tone slowed </w:t>
      </w:r>
      <w:del w:id="5762" w:author="Ezra-redaktør" w:date="2026-10-18T13:44:37Z">
        <w:r>
          <w:delText xml:space="preserve">it.</w:delText>
        </w:r>
      </w:del>
      <w:ins w:id="5763" w:author="Ezra-redaktør" w:date="2026-10-18T13:44:37Z">
        <w:r>
          <w:t xml:space="preserve">it down.</w:t>
        </w:r>
      </w:ins>
      <w:r>
        <w:t xml:space="preserve"> When decisions stalled, his clarity helped others move.</w:t>
      </w:r>
    </w:p>
    <w:p>
      <w:r>
        <w:t xml:space="preserve">People trusted </w:t>
      </w:r>
      <w:del w:id="5764" w:author="Ezra-redaktør" w:date="2026-10-18T13:44:37Z">
        <w:r>
          <w:delText xml:space="preserve">him, not</w:delText>
        </w:r>
      </w:del>
      <w:ins w:id="5765" w:author="Ezra-redaktør" w:date="2026-10-18T13:44:37Z">
        <w:r>
          <w:t xml:space="preserve">him</w:t>
        </w:r>
      </w:ins>
      <w:r>
        <w:t xml:space="preserve"> because he </w:t>
      </w:r>
      <w:del w:id="5766" w:author="Ezra-redaktør" w:date="2026-10-18T13:44:37Z">
        <w:r>
          <w:delText xml:space="preserve">insisted,</w:delText>
        </w:r>
      </w:del>
      <w:ins w:id="5767" w:author="Ezra-redaktør" w:date="2026-10-18T13:44:37Z">
        <w:r>
          <w:t xml:space="preserve">stayed.</w:t>
        </w:r>
      </w:ins>
      <w:r>
        <w:t xml:space="preserve"> </w:t>
      </w:r>
      <w:del w:id="5768" w:author="Ezra-redaktør" w:date="2026-10-18T13:44:37Z">
        <w:r>
          <w:delText xml:space="preserve">but</w:delText>
        </w:r>
      </w:del>
      <w:ins w:id="5769" w:author="Ezra-redaktør" w:date="2026-10-18T13:44:37Z">
        <w:r>
          <w:t xml:space="preserve">He</w:t>
        </w:r>
      </w:ins>
      <w:r>
        <w:t xml:space="preserve"> </w:t>
      </w:r>
      <w:del w:id="5770" w:author="Ezra-redaktør" w:date="2026-10-18T13:44:37Z">
        <w:r>
          <w:delText xml:space="preserve">because</w:delText>
        </w:r>
      </w:del>
      <w:ins w:id="5771" w:author="Ezra-redaktør" w:date="2026-10-18T13:44:37Z">
        <w:r>
          <w:t xml:space="preserve">did</w:t>
        </w:r>
      </w:ins>
      <w:r>
        <w:t xml:space="preserve"> </w:t>
      </w:r>
      <w:del w:id="5772" w:author="Ezra-redaktør" w:date="2026-10-18T13:44:37Z">
        <w:r>
          <w:delText xml:space="preserve">he</w:delText>
        </w:r>
      </w:del>
      <w:ins w:id="5773" w:author="Ezra-redaktør" w:date="2026-10-18T13:44:37Z">
        <w:r>
          <w:t xml:space="preserve">not</w:t>
        </w:r>
      </w:ins>
      <w:r>
        <w:t xml:space="preserve"> </w:t>
      </w:r>
      <w:del w:id="5774" w:author="Ezra-redaktør" w:date="2026-10-18T13:44:37Z">
        <w:r>
          <w:delText xml:space="preserve">remained.</w:delText>
        </w:r>
      </w:del>
      <w:ins w:id="5775" w:author="Ezra-redaktør" w:date="2026-10-18T13:44:37Z">
        <w:r>
          <w:t xml:space="preserve">have to insist.</w:t>
        </w:r>
      </w:ins>
      <w:r>
        <w:t xml:space="preserve"> Influence found him because he did not chase it.</w:t>
      </w:r>
    </w:p>
    <w:p>
      <w:pPr>
        <w:pStyle w:val="Heading3"/>
      </w:pPr>
      <w:r>
        <w:t xml:space="preserve">Noise vs.</w:t>
      </w:r>
      <w:del w:id="5776" w:author="Ezra-redaktør" w:date="2026-10-18T13:44:37Z">
        <w:r>
          <w:delText xml:space="preserve"> </w:delText>
        </w:r>
      </w:del>
      <w:ins w:id="5777" w:author="Ezra-redaktør" w:date="2026-10-18T13:44:37Z">
        <w:r>
          <w:t xml:space="preserve"> </w:t>
        </w:r>
      </w:ins>
      <w:r>
        <w:t xml:space="preserve">Weight</w:t>
      </w:r>
    </w:p>
    <w:p>
      <w:r>
        <w:t xml:space="preserve">| Noise</w:t>
      </w:r>
      <w:del w:id="5778" w:author="Ezra-redaktør" w:date="2026-10-18T13:44:37Z">
        <w:r>
          <w:delText xml:space="preserve">                  </w:delText>
        </w:r>
      </w:del>
      <w:ins w:id="5779" w:author="Ezra-redaktør" w:date="2026-10-18T13:44:37Z">
        <w:r>
          <w:t xml:space="preserve"> </w:t>
        </w:r>
      </w:ins>
      <w:r>
        <w:t xml:space="preserve">| Weight</w:t>
      </w:r>
      <w:del w:id="5780" w:author="Ezra-redaktør" w:date="2026-10-18T13:44:37Z">
        <w:r>
          <w:delText xml:space="preserve">                </w:delText>
        </w:r>
      </w:del>
      <w:ins w:id="5781" w:author="Ezra-redaktør" w:date="2026-10-18T13:44:37Z">
        <w:r>
          <w:t xml:space="preserve"> </w:t>
        </w:r>
      </w:ins>
      <w:r>
        <w:t xml:space="preserve">| </w:t>
      </w:r>
      <w:del w:id="5782" w:author="Ezra-redaktør" w:date="2026-10-18T13:44:37Z">
        <w:r>
          <w:delText xml:space="preserve">|------------------------|-----------------------|</w:delText>
        </w:r>
      </w:del>
      <w:ins w:id="5783" w:author="Ezra-redaktør" w:date="2026-10-18T13:44:37Z">
        <w:r>
          <w:t xml:space="preserve">| :- | :- |</w:t>
        </w:r>
      </w:ins>
      <w:r>
        <w:t xml:space="preserve"> | Competes for attention | Carries presence</w:t>
      </w:r>
      <w:del w:id="5784" w:author="Ezra-redaktør" w:date="2026-10-18T13:44:37Z">
        <w:r>
          <w:delText xml:space="preserve">      </w:delText>
        </w:r>
      </w:del>
      <w:ins w:id="5785" w:author="Ezra-redaktør" w:date="2026-10-18T13:44:37Z">
        <w:r>
          <w:t xml:space="preserve"> </w:t>
        </w:r>
      </w:ins>
      <w:r>
        <w:t xml:space="preserve">| | Presses for agreement</w:t>
      </w:r>
      <w:del w:id="5786" w:author="Ezra-redaktør" w:date="2026-10-18T13:44:37Z">
        <w:r>
          <w:delText xml:space="preserve">  </w:delText>
        </w:r>
      </w:del>
      <w:ins w:id="5787" w:author="Ezra-redaktør" w:date="2026-10-18T13:44:37Z">
        <w:r>
          <w:t xml:space="preserve"> </w:t>
        </w:r>
      </w:ins>
      <w:r>
        <w:t xml:space="preserve">| Creates space</w:t>
      </w:r>
      <w:del w:id="5788" w:author="Ezra-redaktør" w:date="2026-10-18T13:44:37Z">
        <w:r>
          <w:delText xml:space="preserve">         </w:delText>
        </w:r>
      </w:del>
      <w:ins w:id="5789" w:author="Ezra-redaktør" w:date="2026-10-18T13:44:37Z">
        <w:r>
          <w:t xml:space="preserve"> </w:t>
        </w:r>
      </w:ins>
      <w:r>
        <w:t xml:space="preserve">| | Seeks immediacy</w:t>
      </w:r>
      <w:del w:id="5790" w:author="Ezra-redaktør" w:date="2026-10-18T13:44:37Z">
        <w:r>
          <w:delText xml:space="preserve">        </w:delText>
        </w:r>
      </w:del>
      <w:ins w:id="5791" w:author="Ezra-redaktør" w:date="2026-10-18T13:44:37Z">
        <w:r>
          <w:t xml:space="preserve"> </w:t>
        </w:r>
      </w:ins>
      <w:r>
        <w:t xml:space="preserve">| Builds over time</w:t>
      </w:r>
      <w:del w:id="5792" w:author="Ezra-redaktør" w:date="2026-10-18T13:44:37Z">
        <w:r>
          <w:delText xml:space="preserve">      </w:delText>
        </w:r>
      </w:del>
      <w:ins w:id="5793" w:author="Ezra-redaktør" w:date="2026-10-18T13:44:37Z">
        <w:r>
          <w:t xml:space="preserve"> </w:t>
        </w:r>
      </w:ins>
      <w:r>
        <w:t xml:space="preserve">| | Reacts emotionally</w:t>
      </w:r>
      <w:del w:id="5794" w:author="Ezra-redaktør" w:date="2026-10-18T13:44:37Z">
        <w:r>
          <w:delText xml:space="preserve">     </w:delText>
        </w:r>
      </w:del>
      <w:ins w:id="5795" w:author="Ezra-redaktør" w:date="2026-10-18T13:44:37Z">
        <w:r>
          <w:t xml:space="preserve"> </w:t>
        </w:r>
      </w:ins>
      <w:r>
        <w:t xml:space="preserve">| Responds deliberately | | Fades after impact</w:t>
      </w:r>
      <w:del w:id="5796" w:author="Ezra-redaktør" w:date="2026-10-18T13:44:37Z">
        <w:r>
          <w:delText xml:space="preserve">     </w:delText>
        </w:r>
      </w:del>
      <w:ins w:id="5797" w:author="Ezra-redaktør" w:date="2026-10-18T13:44:37Z">
        <w:r>
          <w:t xml:space="preserve"> </w:t>
        </w:r>
      </w:ins>
      <w:r>
        <w:t xml:space="preserve">| Accumulates trust</w:t>
      </w:r>
      <w:del w:id="5798" w:author="Ezra-redaktør" w:date="2026-10-18T13:44:37Z">
        <w:r>
          <w:delText xml:space="preserve">     </w:delText>
        </w:r>
      </w:del>
      <w:ins w:id="5799" w:author="Ezra-redaktør" w:date="2026-10-18T13:44:37Z">
        <w:r>
          <w:t xml:space="preserve"> </w:t>
        </w:r>
      </w:ins>
      <w:r>
        <w:t xml:space="preserve">|</w:t>
      </w:r>
    </w:p>
    <w:p>
      <w:r>
        <w:t xml:space="preserve">Influence is not force. It is gravity.</w:t>
      </w:r>
    </w:p>
    <w:p>
      <w:pPr>
        <w:pStyle w:val="Heading3"/>
      </w:pPr>
      <w:r>
        <w:t xml:space="preserve">What This Day Is Really About</w:t>
      </w:r>
    </w:p>
    <w:p>
      <w:del w:id="5800" w:author="Ezra-redaktør" w:date="2026-10-18T13:44:37Z">
        <w:r>
          <w:delText xml:space="preserve">This</w:delText>
        </w:r>
      </w:del>
      <w:ins w:id="5801" w:author="Ezra-redaktør" w:date="2026-10-18T13:44:37Z">
        <w:r>
          <w:t xml:space="preserve">Become</w:t>
        </w:r>
      </w:ins>
      <w:r>
        <w:t xml:space="preserve"> </w:t>
      </w:r>
      <w:del w:id="5802" w:author="Ezra-redaktør" w:date="2026-10-18T13:44:37Z">
        <w:r>
          <w:delText xml:space="preserve">day</w:delText>
        </w:r>
      </w:del>
      <w:ins w:id="5803" w:author="Ezra-redaktør" w:date="2026-10-18T13:44:37Z">
        <w:r>
          <w:t xml:space="preserve">dependable,</w:t>
        </w:r>
      </w:ins>
      <w:r>
        <w:t xml:space="preserve"> </w:t>
      </w:r>
      <w:del w:id="5804" w:author="Ezra-redaktør" w:date="2026-10-18T13:44:37Z">
        <w:r>
          <w:delText xml:space="preserve">is</w:delText>
        </w:r>
      </w:del>
      <w:ins w:id="5805" w:author="Ezra-redaktør" w:date="2026-10-18T13:44:37Z">
        <w:r>
          <w:t xml:space="preserve">and</w:t>
        </w:r>
      </w:ins>
      <w:r>
        <w:t xml:space="preserve"> </w:t>
      </w:r>
      <w:del w:id="5806" w:author="Ezra-redaktør" w:date="2026-10-18T13:44:37Z">
        <w:r>
          <w:delText xml:space="preserve">not</w:delText>
        </w:r>
      </w:del>
      <w:ins w:id="5807" w:author="Ezra-redaktør" w:date="2026-10-18T13:44:37Z">
        <w:r>
          <w:t xml:space="preserve">let</w:t>
        </w:r>
      </w:ins>
      <w:r>
        <w:t xml:space="preserve"> </w:t>
      </w:r>
      <w:del w:id="5808" w:author="Ezra-redaktør" w:date="2026-10-18T13:44:37Z">
        <w:r>
          <w:delText xml:space="preserve">about</w:delText>
        </w:r>
      </w:del>
      <w:ins w:id="5809" w:author="Ezra-redaktør" w:date="2026-10-18T13:44:37Z">
        <w:r>
          <w:t xml:space="preserve">the</w:t>
        </w:r>
      </w:ins>
      <w:r>
        <w:t xml:space="preserve"> </w:t>
      </w:r>
      <w:del w:id="5810" w:author="Ezra-redaktør" w:date="2026-10-18T13:44:37Z">
        <w:r>
          <w:delText xml:space="preserve">making</w:delText>
        </w:r>
      </w:del>
      <w:ins w:id="5811" w:author="Ezra-redaktør" w:date="2026-10-18T13:44:37Z">
        <w:r>
          <w:t xml:space="preserve">impact</w:t>
        </w:r>
      </w:ins>
      <w:r>
        <w:t xml:space="preserve"> </w:t>
      </w:r>
      <w:del w:id="5812" w:author="Ezra-redaktør" w:date="2026-10-18T13:44:37Z">
        <w:r>
          <w:delText xml:space="preserve">an</w:delText>
        </w:r>
      </w:del>
      <w:ins w:id="5813" w:author="Ezra-redaktør" w:date="2026-10-18T13:44:37Z">
        <w:r>
          <w:t xml:space="preserve">take</w:t>
        </w:r>
      </w:ins>
      <w:r>
        <w:t xml:space="preserve"> </w:t>
      </w:r>
      <w:del w:id="5814" w:author="Ezra-redaktør" w:date="2026-10-18T13:44:37Z">
        <w:r>
          <w:delText xml:space="preserve">impact.</w:delText>
        </w:r>
      </w:del>
      <w:ins w:id="5815" w:author="Ezra-redaktør" w:date="2026-10-18T13:44:37Z">
        <w:r>
          <w:t xml:space="preserve">care</w:t>
        </w:r>
      </w:ins>
      <w:r>
        <w:t xml:space="preserve"> </w:t>
      </w:r>
      <w:del w:id="5816" w:author="Ezra-redaktør" w:date="2026-10-18T13:44:37Z">
        <w:r>
          <w:delText xml:space="preserve">It</w:delText>
        </w:r>
      </w:del>
      <w:ins w:id="5817" w:author="Ezra-redaktør" w:date="2026-10-18T13:44:37Z">
        <w:r>
          <w:t xml:space="preserve">of</w:t>
        </w:r>
      </w:ins>
      <w:r>
        <w:t xml:space="preserve"> </w:t>
      </w:r>
      <w:del w:id="5818" w:author="Ezra-redaktør" w:date="2026-10-18T13:44:37Z">
        <w:r>
          <w:delText xml:space="preserve">is about becoming dependable.</w:delText>
        </w:r>
      </w:del>
      <w:ins w:id="5819" w:author="Ezra-redaktør" w:date="2026-10-18T13:44:37Z">
        <w:r>
          <w:t xml:space="preserve">itself.</w:t>
        </w:r>
      </w:ins>
      <w:r>
        <w:t xml:space="preserve"> Quiet influence grows where restraint is practiced, </w:t>
      </w:r>
      <w:del w:id="5820" w:author="Ezra-redaktør" w:date="2026-10-18T13:44:37Z">
        <w:r>
          <w:delText xml:space="preserve">where </w:delText>
        </w:r>
      </w:del>
      <w:r>
        <w:t xml:space="preserve">speech is measured, and </w:t>
      </w:r>
      <w:del w:id="5821" w:author="Ezra-redaktør" w:date="2026-10-18T13:44:37Z">
        <w:r>
          <w:delText xml:space="preserve">where </w:delText>
        </w:r>
      </w:del>
      <w:r>
        <w:t xml:space="preserve">action follows conviction.</w:t>
      </w:r>
    </w:p>
    <w:p>
      <w:r>
        <w:t xml:space="preserve">Most rooms </w:t>
      </w:r>
      <w:del w:id="5822" w:author="Ezra-redaktør" w:date="2026-10-18T13:44:37Z">
        <w:r>
          <w:delText xml:space="preserve">do</w:delText>
        </w:r>
      </w:del>
      <w:ins w:id="5823" w:author="Ezra-redaktør" w:date="2026-10-18T13:44:37Z">
        <w:r>
          <w:t xml:space="preserve">already</w:t>
        </w:r>
      </w:ins>
      <w:r>
        <w:t xml:space="preserve"> </w:t>
      </w:r>
      <w:del w:id="5824" w:author="Ezra-redaktør" w:date="2026-10-18T13:44:37Z">
        <w:r>
          <w:delText xml:space="preserve">not</w:delText>
        </w:r>
      </w:del>
      <w:ins w:id="5825" w:author="Ezra-redaktør" w:date="2026-10-18T13:44:37Z">
        <w:r>
          <w:t xml:space="preserve">have enough opinions. What they</w:t>
        </w:r>
      </w:ins>
      <w:r>
        <w:t xml:space="preserve"> need </w:t>
      </w:r>
      <w:del w:id="5826" w:author="Ezra-redaktør" w:date="2026-10-18T13:44:37Z">
        <w:r>
          <w:delText xml:space="preserve">more opinions. They need</w:delText>
        </w:r>
      </w:del>
      <w:ins w:id="5827" w:author="Ezra-redaktør" w:date="2026-10-18T13:44:37Z">
        <w:r>
          <w:t xml:space="preserve">is</w:t>
        </w:r>
      </w:ins>
      <w:r>
        <w:t xml:space="preserve"> steadiness. Influence that lasts is earned </w:t>
      </w:r>
      <w:del w:id="5828" w:author="Ezra-redaktør" w:date="2026-10-18T13:44:37Z">
        <w:r>
          <w:delText xml:space="preserve">through</w:delText>
        </w:r>
      </w:del>
      <w:ins w:id="5829" w:author="Ezra-redaktør" w:date="2026-10-18T13:44:37Z">
        <w:r>
          <w:t xml:space="preserve">by</w:t>
        </w:r>
      </w:ins>
      <w:r>
        <w:t xml:space="preserve"> </w:t>
      </w:r>
      <w:del w:id="5830" w:author="Ezra-redaktør" w:date="2026-10-18T13:44:37Z">
        <w:r>
          <w:delText xml:space="preserve">alignment,</w:delText>
        </w:r>
      </w:del>
      <w:ins w:id="5831" w:author="Ezra-redaktør" w:date="2026-10-18T13:44:37Z">
        <w:r>
          <w:t xml:space="preserve">living</w:t>
        </w:r>
      </w:ins>
      <w:r>
        <w:t xml:space="preserve"> </w:t>
      </w:r>
      <w:del w:id="5832" w:author="Ezra-redaktør" w:date="2026-10-18T13:44:37Z">
        <w:r>
          <w:delText xml:space="preserve">not</w:delText>
        </w:r>
      </w:del>
      <w:ins w:id="5833" w:author="Ezra-redaktør" w:date="2026-10-18T13:44:37Z">
        <w:r>
          <w:t xml:space="preserve">what</w:t>
        </w:r>
      </w:ins>
      <w:r>
        <w:t xml:space="preserve"> </w:t>
      </w:r>
      <w:del w:id="5834" w:author="Ezra-redaktør" w:date="2026-10-18T13:44:37Z">
        <w:r>
          <w:delText xml:space="preserve">assertion.</w:delText>
        </w:r>
      </w:del>
      <w:ins w:id="5835" w:author="Ezra-redaktør" w:date="2026-10-18T13:44:37Z">
        <w:r>
          <w:t xml:space="preserve">you say.</w:t>
        </w:r>
      </w:ins>
    </w:p>
    <w:p>
      <w:pPr>
        <w:pStyle w:val="Heading3"/>
      </w:pPr>
      <w:r>
        <w:t xml:space="preserve">The Practice</w:t>
      </w:r>
    </w:p>
    <w:p>
      <w:del w:id="5836" w:author="Ezra-redaktør" w:date="2026-10-18T13:44:37Z">
        <w:r>
          <w:delText xml:space="preserve">Today,</w:delText>
        </w:r>
      </w:del>
      <w:ins w:id="5837" w:author="Ezra-redaktør" w:date="2026-10-18T13:44:37Z">
        <w:r>
          <w:t xml:space="preserve">Practice</w:t>
        </w:r>
      </w:ins>
      <w:r>
        <w:t xml:space="preserve"> </w:t>
      </w:r>
      <w:del w:id="5838" w:author="Ezra-redaktør" w:date="2026-10-18T13:44:37Z">
        <w:r>
          <w:delText xml:space="preserve">practice</w:delText>
        </w:r>
      </w:del>
      <w:ins w:id="5839" w:author="Ezra-redaktør" w:date="2026-10-18T13:44:37Z">
        <w:r>
          <w:t xml:space="preserve">restraint</w:t>
        </w:r>
      </w:ins>
      <w:r>
        <w:t xml:space="preserve"> </w:t>
      </w:r>
      <w:del w:id="5840" w:author="Ezra-redaktør" w:date="2026-10-18T13:44:37Z">
        <w:r>
          <w:delText xml:space="preserve">restraint.</w:delText>
        </w:r>
      </w:del>
      <w:ins w:id="5841" w:author="Ezra-redaktør" w:date="2026-10-18T13:44:37Z">
        <w:r>
          <w:t xml:space="preserve">today.</w:t>
        </w:r>
      </w:ins>
      <w:r>
        <w:t xml:space="preserve"> Speak one sentence fewer than you could. Wait before </w:t>
      </w:r>
      <w:del w:id="5842" w:author="Ezra-redaktør" w:date="2026-10-18T13:44:37Z">
        <w:r>
          <w:delText xml:space="preserve">responding.</w:delText>
        </w:r>
      </w:del>
      <w:ins w:id="5843" w:author="Ezra-redaktør" w:date="2026-10-18T13:44:37Z">
        <w:r>
          <w:t xml:space="preserve">you</w:t>
        </w:r>
      </w:ins>
      <w:r>
        <w:t xml:space="preserve"> </w:t>
      </w:r>
      <w:del w:id="5844" w:author="Ezra-redaktør" w:date="2026-10-18T13:44:37Z">
        <w:r>
          <w:delText xml:space="preserve">Let</w:delText>
        </w:r>
      </w:del>
      <w:ins w:id="5845" w:author="Ezra-redaktør" w:date="2026-10-18T13:44:37Z">
        <w:r>
          <w:t xml:space="preserve">respond</w:t>
        </w:r>
      </w:ins>
      <w:r>
        <w:t xml:space="preserve"> </w:t>
      </w:r>
      <w:del w:id="5846" w:author="Ezra-redaktør" w:date="2026-10-18T13:44:37Z">
        <w:r>
          <w:delText xml:space="preserve">clarity</w:delText>
        </w:r>
      </w:del>
      <w:ins w:id="5847" w:author="Ezra-redaktør" w:date="2026-10-18T13:44:37Z">
        <w:r>
          <w:t xml:space="preserve">and</w:t>
        </w:r>
      </w:ins>
      <w:r>
        <w:t xml:space="preserve"> </w:t>
      </w:r>
      <w:del w:id="5848" w:author="Ezra-redaktør" w:date="2026-10-18T13:44:37Z">
        <w:r>
          <w:delText xml:space="preserve">mature.</w:delText>
        </w:r>
      </w:del>
      <w:ins w:id="5849" w:author="Ezra-redaktør" w:date="2026-10-18T13:44:37Z">
        <w:r>
          <w:t xml:space="preserve">let your thoughts settle.</w:t>
        </w:r>
      </w:ins>
      <w:r>
        <w:t xml:space="preserve"> If you act, </w:t>
      </w:r>
      <w:del w:id="5850" w:author="Ezra-redaktør" w:date="2026-10-18T13:44:37Z">
        <w:r>
          <w:delText xml:space="preserve">do so</w:delText>
        </w:r>
      </w:del>
      <w:ins w:id="5851" w:author="Ezra-redaktør" w:date="2026-10-18T13:44:37Z">
        <w:r>
          <w:t xml:space="preserve">act</w:t>
        </w:r>
      </w:ins>
      <w:r>
        <w:t xml:space="preserve"> cleanly, without commentary.</w:t>
      </w:r>
    </w:p>
    <w:p>
      <w:r>
        <w:t xml:space="preserve">Influence often arrives after silence has done its work.</w:t>
      </w:r>
    </w:p>
    <w:p>
      <w:pPr>
        <w:pStyle w:val="Heading3"/>
      </w:pPr>
      <w:r>
        <w:t xml:space="preserve">Healing </w:t>
      </w:r>
      <w:del w:id="5852" w:author="Ezra-redaktør" w:date="2026-10-18T13:44:37Z">
        <w:r>
          <w:delText xml:space="preserve">Forge –</w:delText>
        </w:r>
      </w:del>
      <w:ins w:id="5853" w:author="Ezra-redaktør" w:date="2026-10-18T13:44:37Z">
        <w:r>
          <w:t xml:space="preserve">Forge:</w:t>
        </w:r>
      </w:ins>
      <w:r>
        <w:t xml:space="preserve"> When Silence Once Meant Invisibility</w:t>
      </w:r>
    </w:p>
    <w:p>
      <w:r>
        <w:t xml:space="preserve">For some men, being quiet meant being ignored: overlooked, dismissed, passed over. So they learned to perform. Quiet influence is </w:t>
      </w:r>
      <w:del w:id="5854" w:author="Ezra-redaktør" w:date="2026-10-18T13:44:37Z">
        <w:r>
          <w:delText xml:space="preserve">different.</w:delText>
        </w:r>
      </w:del>
      <w:ins w:id="5855" w:author="Ezra-redaktør" w:date="2026-10-18T13:44:37Z">
        <w:r>
          <w:t xml:space="preserve">a</w:t>
        </w:r>
      </w:ins>
      <w:r>
        <w:t xml:space="preserve"> </w:t>
      </w:r>
      <w:del w:id="5856" w:author="Ezra-redaktør" w:date="2026-10-18T13:44:37Z">
        <w:r>
          <w:delText xml:space="preserve">It</w:delText>
        </w:r>
      </w:del>
      <w:ins w:id="5857" w:author="Ezra-redaktør" w:date="2026-10-18T13:44:37Z">
        <w:r>
          <w:t xml:space="preserve">silence</w:t>
        </w:r>
      </w:ins>
      <w:r>
        <w:t xml:space="preserve"> </w:t>
      </w:r>
      <w:del w:id="5858" w:author="Ezra-redaktør" w:date="2026-10-18T13:44:37Z">
        <w:r>
          <w:delText xml:space="preserve">is</w:delText>
        </w:r>
      </w:del>
      <w:ins w:id="5859" w:author="Ezra-redaktør" w:date="2026-10-18T13:44:37Z">
        <w:r>
          <w:t xml:space="preserve">you</w:t>
        </w:r>
      </w:ins>
      <w:r>
        <w:t xml:space="preserve"> </w:t>
      </w:r>
      <w:del w:id="5860" w:author="Ezra-redaktør" w:date="2026-10-18T13:44:37Z">
        <w:r>
          <w:delText xml:space="preserve">chosen,</w:delText>
        </w:r>
      </w:del>
      <w:ins w:id="5861" w:author="Ezra-redaktør" w:date="2026-10-18T13:44:37Z">
        <w:r>
          <w:t xml:space="preserve">choose for yourself, and it will</w:t>
        </w:r>
      </w:ins>
      <w:r>
        <w:t xml:space="preserve"> not </w:t>
      </w:r>
      <w:del w:id="5862" w:author="Ezra-redaktør" w:date="2026-10-18T13:44:37Z">
        <w:r>
          <w:delText xml:space="preserve">imposed.</w:delText>
        </w:r>
      </w:del>
      <w:ins w:id="5863" w:author="Ezra-redaktør" w:date="2026-10-18T13:44:37Z">
        <w:r>
          <w:t xml:space="preserve">make</w:t>
        </w:r>
      </w:ins>
      <w:r>
        <w:t xml:space="preserve"> </w:t>
      </w:r>
      <w:del w:id="5864" w:author="Ezra-redaktør" w:date="2026-10-18T13:44:37Z">
        <w:r>
          <w:delText xml:space="preserve">You</w:delText>
        </w:r>
      </w:del>
      <w:ins w:id="5865" w:author="Ezra-redaktør" w:date="2026-10-18T13:44:37Z">
        <w:r>
          <w:t xml:space="preserve">you</w:t>
        </w:r>
      </w:ins>
      <w:r>
        <w:t xml:space="preserve"> </w:t>
      </w:r>
      <w:del w:id="5866" w:author="Ezra-redaktør" w:date="2026-10-18T13:44:37Z">
        <w:r>
          <w:delText xml:space="preserve">are</w:delText>
        </w:r>
      </w:del>
      <w:ins w:id="5867" w:author="Ezra-redaktør" w:date="2026-10-18T13:44:37Z">
        <w:r>
          <w:t xml:space="preserve">disappear.</w:t>
        </w:r>
      </w:ins>
      <w:r>
        <w:t xml:space="preserve"> </w:t>
      </w:r>
      <w:del w:id="5868" w:author="Ezra-redaktør" w:date="2026-10-18T13:44:37Z">
        <w:r>
          <w:delText xml:space="preserve">not disappearing. You are consolidating weight that others</w:delText>
        </w:r>
      </w:del>
      <w:ins w:id="5869" w:author="Ezra-redaktør" w:date="2026-10-18T13:44:37Z">
        <w:r>
          <w:t xml:space="preserve">Others</w:t>
        </w:r>
      </w:ins>
      <w:r>
        <w:t xml:space="preserve"> will feel </w:t>
      </w:r>
      <w:ins w:id="5870" w:author="Ezra-redaktør" w:date="2026-10-18T13:44:37Z">
        <w:r>
          <w:t xml:space="preserve">its weight </w:t>
        </w:r>
      </w:ins>
      <w:r>
        <w:t xml:space="preserve">without </w:t>
      </w:r>
      <w:del w:id="5871" w:author="Ezra-redaktør" w:date="2026-10-18T13:44:37Z">
        <w:r>
          <w:delText xml:space="preserve">explanation.</w:delText>
        </w:r>
      </w:del>
      <w:ins w:id="5872" w:author="Ezra-redaktør" w:date="2026-10-18T13:44:37Z">
        <w:r>
          <w:t xml:space="preserve">needing it explained.</w:t>
        </w:r>
      </w:ins>
    </w:p>
    <w:p>
      <w:r>
        <w:t xml:space="preserve">*End of Day 35*</w:t>
      </w:r>
    </w:p>
    <w:p>
      <w:pPr>
        <w:pStyle w:val="Heading2"/>
      </w:pPr>
      <w:r>
        <w:t xml:space="preserve">Day </w:t>
      </w:r>
      <w:del w:id="5873" w:author="Ezra-redaktør" w:date="2026-10-18T13:44:37Z">
        <w:r>
          <w:delText xml:space="preserve">36 –</w:delText>
        </w:r>
      </w:del>
      <w:ins w:id="5874" w:author="Ezra-redaktør" w:date="2026-10-18T13:44:37Z">
        <w:r>
          <w:t xml:space="preserve">36:</w:t>
        </w:r>
      </w:ins>
      <w:r>
        <w:t xml:space="preserve"> Speaking with Precision</w:t>
      </w:r>
    </w:p>
    <w:p>
      <w:r>
        <w:t xml:space="preserve">&gt; “Let every person be quick to hear, slow to speak, slow to anger.” </w:t>
      </w:r>
      <w:del w:id="5875" w:author="Ezra-redaktør" w:date="2026-10-18T13:44:37Z">
        <w:r>
          <w:delText xml:space="preserve">–</w:delText>
        </w:r>
      </w:del>
      <w:ins w:id="5876" w:author="Ezra-redaktør" w:date="2026-10-18T13:44:37Z">
        <w:r>
          <w:t xml:space="preserve">&gt; &gt;</w:t>
        </w:r>
      </w:ins>
      <w:r>
        <w:t xml:space="preserve"> James 1:19</w:t>
      </w:r>
    </w:p>
    <w:p>
      <w:r>
        <w:t xml:space="preserve">Words shape more than outcomes. They shape trust, direction, and what can safely follow. Most </w:t>
      </w:r>
      <w:ins w:id="5877" w:author="Ezra-redaktør" w:date="2026-10-18T13:44:37Z">
        <w:r>
          <w:t xml:space="preserve">of the </w:t>
        </w:r>
      </w:ins>
      <w:r>
        <w:t xml:space="preserve">damage </w:t>
      </w:r>
      <w:del w:id="5878" w:author="Ezra-redaktør" w:date="2026-10-18T13:44:37Z">
        <w:r>
          <w:delText xml:space="preserve">is</w:delText>
        </w:r>
      </w:del>
      <w:ins w:id="5879" w:author="Ezra-redaktør" w:date="2026-10-18T13:44:37Z">
        <w:r>
          <w:t xml:space="preserve">words</w:t>
        </w:r>
      </w:ins>
      <w:r>
        <w:t xml:space="preserve"> </w:t>
      </w:r>
      <w:del w:id="5880" w:author="Ezra-redaktør" w:date="2026-10-18T13:44:37Z">
        <w:r>
          <w:delText xml:space="preserve">not</w:delText>
        </w:r>
      </w:del>
      <w:ins w:id="5881" w:author="Ezra-redaktør" w:date="2026-10-18T13:44:37Z">
        <w:r>
          <w:t xml:space="preserve">do</w:t>
        </w:r>
      </w:ins>
      <w:r>
        <w:t xml:space="preserve"> </w:t>
      </w:r>
      <w:del w:id="5882" w:author="Ezra-redaktør" w:date="2026-10-18T13:44:37Z">
        <w:r>
          <w:delText xml:space="preserve">done</w:delText>
        </w:r>
      </w:del>
      <w:ins w:id="5883" w:author="Ezra-redaktør" w:date="2026-10-18T13:44:37Z">
        <w:r>
          <w:t xml:space="preserve">comes</w:t>
        </w:r>
      </w:ins>
      <w:r>
        <w:t xml:space="preserve"> </w:t>
      </w:r>
      <w:del w:id="5884" w:author="Ezra-redaktør" w:date="2026-10-18T13:44:37Z">
        <w:r>
          <w:delText xml:space="preserve">by saying too little. It is done by</w:delText>
        </w:r>
      </w:del>
      <w:ins w:id="5885" w:author="Ezra-redaktør" w:date="2026-10-18T13:44:37Z">
        <w:r>
          <w:t xml:space="preserve">from</w:t>
        </w:r>
      </w:ins>
      <w:r>
        <w:t xml:space="preserve"> saying more than is true.</w:t>
      </w:r>
    </w:p>
    <w:p>
      <w:pPr>
        <w:pStyle w:val="Heading3"/>
      </w:pPr>
      <w:r>
        <w:t xml:space="preserve">The Scenario</w:t>
      </w:r>
    </w:p>
    <w:p>
      <w:r>
        <w:t xml:space="preserve">Reid knew what he </w:t>
      </w:r>
      <w:del w:id="5886" w:author="Ezra-redaktør" w:date="2026-10-18T13:44:37Z">
        <w:r>
          <w:delText xml:space="preserve">believed.</w:delText>
        </w:r>
      </w:del>
      <w:ins w:id="5887" w:author="Ezra-redaktør" w:date="2026-10-18T13:44:37Z">
        <w:r>
          <w:t xml:space="preserve">believed</w:t>
        </w:r>
      </w:ins>
      <w:r>
        <w:t xml:space="preserve"> </w:t>
      </w:r>
      <w:del w:id="5888" w:author="Ezra-redaktør" w:date="2026-10-18T13:44:37Z">
        <w:r>
          <w:delText xml:space="preserve">He</w:delText>
        </w:r>
      </w:del>
      <w:ins w:id="5889" w:author="Ezra-redaktør" w:date="2026-10-18T13:44:37Z">
        <w:r>
          <w:t xml:space="preserve">and</w:t>
        </w:r>
      </w:ins>
      <w:r>
        <w:t xml:space="preserve"> could </w:t>
      </w:r>
      <w:del w:id="5890" w:author="Ezra-redaktør" w:date="2026-10-18T13:44:37Z">
        <w:r>
          <w:delText xml:space="preserve">articulate</w:delText>
        </w:r>
      </w:del>
      <w:ins w:id="5891" w:author="Ezra-redaktør" w:date="2026-10-18T13:44:37Z">
        <w:r>
          <w:t xml:space="preserve">say</w:t>
        </w:r>
      </w:ins>
      <w:r>
        <w:t xml:space="preserve"> it clearly, sometimes too quickly. When </w:t>
      </w:r>
      <w:del w:id="5892" w:author="Ezra-redaktør" w:date="2026-10-18T13:44:37Z">
        <w:r>
          <w:delText xml:space="preserve">conversations</w:delText>
        </w:r>
      </w:del>
      <w:ins w:id="5893" w:author="Ezra-redaktør" w:date="2026-10-18T13:44:37Z">
        <w:r>
          <w:t xml:space="preserve">a conversation</w:t>
        </w:r>
      </w:ins>
      <w:r>
        <w:t xml:space="preserve"> turned tense, he filled the </w:t>
      </w:r>
      <w:del w:id="5894" w:author="Ezra-redaktør" w:date="2026-10-18T13:44:37Z">
        <w:r>
          <w:delText xml:space="preserve">space:</w:delText>
        </w:r>
      </w:del>
      <w:ins w:id="5895" w:author="Ezra-redaktør" w:date="2026-10-18T13:44:37Z">
        <w:r>
          <w:t xml:space="preserve">space with</w:t>
        </w:r>
      </w:ins>
      <w:r>
        <w:t xml:space="preserve"> clarifying, correcting,</w:t>
      </w:r>
      <w:ins w:id="5896" w:author="Ezra-redaktør" w:date="2026-10-18T13:44:37Z">
        <w:r>
          <w:t xml:space="preserve"> and</w:t>
        </w:r>
      </w:ins>
      <w:r>
        <w:t xml:space="preserve"> explaining. He meant well. But </w:t>
      </w:r>
      <w:ins w:id="5897" w:author="Ezra-redaktør" w:date="2026-10-18T13:44:37Z">
        <w:r>
          <w:t xml:space="preserve">his </w:t>
        </w:r>
      </w:ins>
      <w:r>
        <w:t xml:space="preserve">clarity</w:t>
      </w:r>
      <w:del w:id="5898" w:author="Ezra-redaktør" w:date="2026-10-18T13:44:37Z">
        <w:r>
          <w:delText xml:space="preserve"> became excess. Truth</w:delText>
        </w:r>
      </w:del>
      <w:r>
        <w:t xml:space="preserve"> turned </w:t>
      </w:r>
      <w:del w:id="5899" w:author="Ezra-redaktør" w:date="2026-10-18T13:44:37Z">
        <w:r>
          <w:delText xml:space="preserve">blunt.</w:delText>
        </w:r>
      </w:del>
      <w:ins w:id="5900" w:author="Ezra-redaktør" w:date="2026-10-18T13:44:37Z">
        <w:r>
          <w:t xml:space="preserve">into</w:t>
        </w:r>
      </w:ins>
      <w:r>
        <w:t xml:space="preserve"> </w:t>
      </w:r>
      <w:del w:id="5901" w:author="Ezra-redaktør" w:date="2026-10-18T13:44:37Z">
        <w:r>
          <w:delText xml:space="preserve">Precision</w:delText>
        </w:r>
      </w:del>
      <w:ins w:id="5902" w:author="Ezra-redaktør" w:date="2026-10-18T13:44:37Z">
        <w:r>
          <w:t xml:space="preserve">excess, his truth turned blunt, and precision</w:t>
        </w:r>
      </w:ins>
      <w:r>
        <w:t xml:space="preserve"> dissolved into volume.</w:t>
      </w:r>
    </w:p>
    <w:p>
      <w:r>
        <w:t xml:space="preserve">People stopped </w:t>
      </w:r>
      <w:del w:id="5903" w:author="Ezra-redaktør" w:date="2026-10-18T13:44:37Z">
        <w:r>
          <w:delText xml:space="preserve">listening,</w:delText>
        </w:r>
      </w:del>
      <w:ins w:id="5904" w:author="Ezra-redaktør" w:date="2026-10-18T13:44:37Z">
        <w:r>
          <w:t xml:space="preserve">listening. They felt handled, even when they agreed with him. Conviction did</w:t>
        </w:r>
      </w:ins>
      <w:r>
        <w:t xml:space="preserve"> not </w:t>
      </w:r>
      <w:del w:id="5905" w:author="Ezra-redaktør" w:date="2026-10-18T13:44:37Z">
        <w:r>
          <w:delText xml:space="preserve">because they disagreed, but because they felt handled. What weakened</w:delText>
        </w:r>
      </w:del>
      <w:ins w:id="5906" w:author="Ezra-redaktør" w:date="2026-10-18T13:44:37Z">
        <w:r>
          <w:t xml:space="preserve">weaken</w:t>
        </w:r>
      </w:ins>
      <w:r>
        <w:t xml:space="preserve"> his </w:t>
      </w:r>
      <w:del w:id="5907" w:author="Ezra-redaktør" w:date="2026-10-18T13:44:37Z">
        <w:r>
          <w:delText xml:space="preserve">witness</w:delText>
        </w:r>
      </w:del>
      <w:ins w:id="5908" w:author="Ezra-redaktør" w:date="2026-10-18T13:44:37Z">
        <w:r>
          <w:t xml:space="preserve">witness.</w:t>
        </w:r>
      </w:ins>
      <w:r>
        <w:t xml:space="preserve"> </w:t>
      </w:r>
      <w:del w:id="5909" w:author="Ezra-redaktør" w:date="2026-10-18T13:44:37Z">
        <w:r>
          <w:delText xml:space="preserve">was</w:delText>
        </w:r>
      </w:del>
      <w:ins w:id="5910" w:author="Ezra-redaktør" w:date="2026-10-18T13:44:37Z">
        <w:r>
          <w:t xml:space="preserve">Overflow</w:t>
        </w:r>
      </w:ins>
      <w:r>
        <w:t xml:space="preserve"> </w:t>
      </w:r>
      <w:del w:id="5911" w:author="Ezra-redaktør" w:date="2026-10-18T13:44:37Z">
        <w:r>
          <w:delText xml:space="preserve">not conviction. It was overflow.</w:delText>
        </w:r>
      </w:del>
      <w:ins w:id="5912" w:author="Ezra-redaktør" w:date="2026-10-18T13:44:37Z">
        <w:r>
          <w:t xml:space="preserve">did.</w:t>
        </w:r>
      </w:ins>
    </w:p>
    <w:p>
      <w:pPr>
        <w:pStyle w:val="Heading3"/>
      </w:pPr>
      <w:r>
        <w:t xml:space="preserve">Expression vs.</w:t>
      </w:r>
      <w:del w:id="5913" w:author="Ezra-redaktør" w:date="2026-10-18T13:44:37Z">
        <w:r>
          <w:delText xml:space="preserve"> </w:delText>
        </w:r>
      </w:del>
      <w:ins w:id="5914" w:author="Ezra-redaktør" w:date="2026-10-18T13:44:37Z">
        <w:r>
          <w:t xml:space="preserve"> </w:t>
        </w:r>
      </w:ins>
      <w:r>
        <w:t xml:space="preserve">Precision</w:t>
      </w:r>
    </w:p>
    <w:p>
      <w:r>
        <w:t xml:space="preserve">| Expression</w:t>
      </w:r>
      <w:del w:id="5915" w:author="Ezra-redaktør" w:date="2026-10-18T13:44:37Z">
        <w:r>
          <w:delText xml:space="preserve">          </w:delText>
        </w:r>
      </w:del>
      <w:ins w:id="5916" w:author="Ezra-redaktør" w:date="2026-10-18T13:44:37Z">
        <w:r>
          <w:t xml:space="preserve"> </w:t>
        </w:r>
      </w:ins>
      <w:r>
        <w:t xml:space="preserve">| Precision</w:t>
      </w:r>
      <w:del w:id="5917" w:author="Ezra-redaktør" w:date="2026-10-18T13:44:37Z">
        <w:r>
          <w:delText xml:space="preserve">               </w:delText>
        </w:r>
      </w:del>
      <w:ins w:id="5918" w:author="Ezra-redaktør" w:date="2026-10-18T13:44:37Z">
        <w:r>
          <w:t xml:space="preserve"> </w:t>
        </w:r>
      </w:ins>
      <w:r>
        <w:t xml:space="preserve">| </w:t>
      </w:r>
      <w:del w:id="5919" w:author="Ezra-redaktør" w:date="2026-10-18T13:44:37Z">
        <w:r>
          <w:delText xml:space="preserve">|---------------------|-------------------------|</w:delText>
        </w:r>
      </w:del>
      <w:ins w:id="5920" w:author="Ezra-redaktør" w:date="2026-10-18T13:44:37Z">
        <w:r>
          <w:t xml:space="preserve">| :- | :- |</w:t>
        </w:r>
      </w:ins>
      <w:r>
        <w:t xml:space="preserve"> | Speaks to be heard</w:t>
      </w:r>
      <w:del w:id="5921" w:author="Ezra-redaktør" w:date="2026-10-18T13:44:37Z">
        <w:r>
          <w:delText xml:space="preserve">  </w:delText>
        </w:r>
      </w:del>
      <w:ins w:id="5922" w:author="Ezra-redaktør" w:date="2026-10-18T13:44:37Z">
        <w:r>
          <w:t xml:space="preserve"> </w:t>
        </w:r>
      </w:ins>
      <w:r>
        <w:t xml:space="preserve">| Speaks to be faithful</w:t>
      </w:r>
      <w:del w:id="5923" w:author="Ezra-redaktør" w:date="2026-10-18T13:44:37Z">
        <w:r>
          <w:delText xml:space="preserve">   </w:delText>
        </w:r>
      </w:del>
      <w:ins w:id="5924" w:author="Ezra-redaktør" w:date="2026-10-18T13:44:37Z">
        <w:r>
          <w:t xml:space="preserve"> </w:t>
        </w:r>
      </w:ins>
      <w:r>
        <w:t xml:space="preserve">| | Fills silence</w:t>
      </w:r>
      <w:del w:id="5925" w:author="Ezra-redaktør" w:date="2026-10-18T13:44:37Z">
        <w:r>
          <w:delText xml:space="preserve">       </w:delText>
        </w:r>
      </w:del>
      <w:ins w:id="5926" w:author="Ezra-redaktør" w:date="2026-10-18T13:44:37Z">
        <w:r>
          <w:t xml:space="preserve"> </w:t>
        </w:r>
      </w:ins>
      <w:r>
        <w:t xml:space="preserve">| Discerns timing</w:t>
      </w:r>
      <w:del w:id="5927" w:author="Ezra-redaktør" w:date="2026-10-18T13:44:37Z">
        <w:r>
          <w:delText xml:space="preserve">         </w:delText>
        </w:r>
      </w:del>
      <w:ins w:id="5928" w:author="Ezra-redaktør" w:date="2026-10-18T13:44:37Z">
        <w:r>
          <w:t xml:space="preserve"> </w:t>
        </w:r>
      </w:ins>
      <w:r>
        <w:t xml:space="preserve">| | Explains thoroughly | Names what is necessary | | Reacts to friction</w:t>
      </w:r>
      <w:del w:id="5929" w:author="Ezra-redaktør" w:date="2026-10-18T13:44:37Z">
        <w:r>
          <w:delText xml:space="preserve">  </w:delText>
        </w:r>
      </w:del>
      <w:ins w:id="5930" w:author="Ezra-redaktør" w:date="2026-10-18T13:44:37Z">
        <w:r>
          <w:t xml:space="preserve"> </w:t>
        </w:r>
      </w:ins>
      <w:r>
        <w:t xml:space="preserve">| Responds with restraint | | Wins arguments</w:t>
      </w:r>
      <w:del w:id="5931" w:author="Ezra-redaktør" w:date="2026-10-18T13:44:37Z">
        <w:r>
          <w:delText xml:space="preserve">      </w:delText>
        </w:r>
      </w:del>
      <w:ins w:id="5932" w:author="Ezra-redaktør" w:date="2026-10-18T13:44:37Z">
        <w:r>
          <w:t xml:space="preserve"> </w:t>
        </w:r>
      </w:ins>
      <w:r>
        <w:t xml:space="preserve">| Preserves trust</w:t>
      </w:r>
      <w:del w:id="5933" w:author="Ezra-redaktør" w:date="2026-10-18T13:44:37Z">
        <w:r>
          <w:delText xml:space="preserve">         </w:delText>
        </w:r>
      </w:del>
      <w:ins w:id="5934" w:author="Ezra-redaktør" w:date="2026-10-18T13:44:37Z">
        <w:r>
          <w:t xml:space="preserve"> </w:t>
        </w:r>
      </w:ins>
      <w:r>
        <w:t xml:space="preserve">|</w:t>
      </w:r>
    </w:p>
    <w:p>
      <w:r>
        <w:t xml:space="preserve">Truth</w:t>
      </w:r>
      <w:del w:id="5935" w:author="Ezra-redaktør" w:date="2026-10-18T13:44:37Z">
        <w:r>
          <w:delText xml:space="preserve"> does not need amplification. It</w:delText>
        </w:r>
      </w:del>
      <w:r>
        <w:t xml:space="preserve"> needs </w:t>
      </w:r>
      <w:del w:id="5936" w:author="Ezra-redaktør" w:date="2026-10-18T13:44:37Z">
        <w:r>
          <w:delText xml:space="preserve">accuracy.</w:delText>
        </w:r>
      </w:del>
      <w:ins w:id="5937" w:author="Ezra-redaktør" w:date="2026-10-18T13:44:37Z">
        <w:r>
          <w:t xml:space="preserve">accuracy, and volume adds nothing to it.</w:t>
        </w:r>
      </w:ins>
    </w:p>
    <w:p>
      <w:pPr>
        <w:pStyle w:val="Heading3"/>
      </w:pPr>
      <w:r>
        <w:t xml:space="preserve">What This Day Is Really About</w:t>
      </w:r>
    </w:p>
    <w:p>
      <w:del w:id="5938" w:author="Ezra-redaktør" w:date="2026-10-18T13:44:37Z">
        <w:r>
          <w:delText xml:space="preserve">This</w:delText>
        </w:r>
      </w:del>
      <w:ins w:id="5939" w:author="Ezra-redaktør" w:date="2026-10-18T13:44:37Z">
        <w:r>
          <w:t xml:space="preserve">Take</w:t>
        </w:r>
      </w:ins>
      <w:r>
        <w:t xml:space="preserve"> </w:t>
      </w:r>
      <w:del w:id="5940" w:author="Ezra-redaktør" w:date="2026-10-18T13:44:37Z">
        <w:r>
          <w:delText xml:space="preserve">day</w:delText>
        </w:r>
      </w:del>
      <w:ins w:id="5941" w:author="Ezra-redaktør" w:date="2026-10-18T13:44:37Z">
        <w:r>
          <w:t xml:space="preserve">care</w:t>
        </w:r>
      </w:ins>
      <w:r>
        <w:t xml:space="preserve"> </w:t>
      </w:r>
      <w:del w:id="5942" w:author="Ezra-redaktør" w:date="2026-10-18T13:44:37Z">
        <w:r>
          <w:delText xml:space="preserve">is</w:delText>
        </w:r>
      </w:del>
      <w:ins w:id="5943" w:author="Ezra-redaktør" w:date="2026-10-18T13:44:37Z">
        <w:r>
          <w:t xml:space="preserve">with your words. You do</w:t>
        </w:r>
      </w:ins>
      <w:r>
        <w:t xml:space="preserve"> not </w:t>
      </w:r>
      <w:del w:id="5944" w:author="Ezra-redaktør" w:date="2026-10-18T13:44:37Z">
        <w:r>
          <w:delText xml:space="preserve">about</w:delText>
        </w:r>
      </w:del>
      <w:ins w:id="5945" w:author="Ezra-redaktør" w:date="2026-10-18T13:44:37Z">
        <w:r>
          <w:t xml:space="preserve">have</w:t>
        </w:r>
      </w:ins>
      <w:r>
        <w:t xml:space="preserve"> </w:t>
      </w:r>
      <w:del w:id="5946" w:author="Ezra-redaktør" w:date="2026-10-18T13:44:37Z">
        <w:r>
          <w:delText xml:space="preserve">silence.</w:delText>
        </w:r>
      </w:del>
      <w:ins w:id="5947" w:author="Ezra-redaktør" w:date="2026-10-18T13:44:37Z">
        <w:r>
          <w:t xml:space="preserve">to</w:t>
        </w:r>
      </w:ins>
      <w:r>
        <w:t xml:space="preserve"> </w:t>
      </w:r>
      <w:del w:id="5948" w:author="Ezra-redaktør" w:date="2026-10-18T13:44:37Z">
        <w:r>
          <w:delText xml:space="preserve">It</w:delText>
        </w:r>
      </w:del>
      <w:ins w:id="5949" w:author="Ezra-redaktør" w:date="2026-10-18T13:44:37Z">
        <w:r>
          <w:t xml:space="preserve">go</w:t>
        </w:r>
      </w:ins>
      <w:r>
        <w:t xml:space="preserve"> </w:t>
      </w:r>
      <w:del w:id="5950" w:author="Ezra-redaktør" w:date="2026-10-18T13:44:37Z">
        <w:r>
          <w:delText xml:space="preserve">is</w:delText>
        </w:r>
      </w:del>
      <w:ins w:id="5951" w:author="Ezra-redaktør" w:date="2026-10-18T13:44:37Z">
        <w:r>
          <w:t xml:space="preserve">silent</w:t>
        </w:r>
      </w:ins>
      <w:r>
        <w:t xml:space="preserve"> </w:t>
      </w:r>
      <w:del w:id="5952" w:author="Ezra-redaktør" w:date="2026-10-18T13:44:37Z">
        <w:r>
          <w:delText xml:space="preserve">about</w:delText>
        </w:r>
      </w:del>
      <w:ins w:id="5953" w:author="Ezra-redaktør" w:date="2026-10-18T13:44:37Z">
        <w:r>
          <w:t xml:space="preserve">to</w:t>
        </w:r>
      </w:ins>
      <w:r>
        <w:t xml:space="preserve"> </w:t>
      </w:r>
      <w:del w:id="5954" w:author="Ezra-redaktør" w:date="2026-10-18T13:44:37Z">
        <w:r>
          <w:delText xml:space="preserve">stewardship</w:delText>
        </w:r>
      </w:del>
      <w:ins w:id="5955" w:author="Ezra-redaktør" w:date="2026-10-18T13:44:37Z">
        <w:r>
          <w:t xml:space="preserve">do</w:t>
        </w:r>
      </w:ins>
      <w:r>
        <w:t xml:space="preserve"> </w:t>
      </w:r>
      <w:del w:id="5956" w:author="Ezra-redaktør" w:date="2026-10-18T13:44:37Z">
        <w:r>
          <w:delText xml:space="preserve">of speech.</w:delText>
        </w:r>
      </w:del>
      <w:ins w:id="5957" w:author="Ezra-redaktør" w:date="2026-10-18T13:44:37Z">
        <w:r>
          <w:t xml:space="preserve">it.</w:t>
        </w:r>
      </w:ins>
      <w:r>
        <w:t xml:space="preserve"> Words carry weight only when they are chosen carefully. Precision protects </w:t>
      </w:r>
      <w:del w:id="5958" w:author="Ezra-redaktør" w:date="2026-10-18T13:44:37Z">
        <w:r>
          <w:delText xml:space="preserve">meaning;</w:delText>
        </w:r>
      </w:del>
      <w:ins w:id="5959" w:author="Ezra-redaktør" w:date="2026-10-18T13:44:37Z">
        <w:r>
          <w:t xml:space="preserve">meaning.</w:t>
        </w:r>
      </w:ins>
      <w:r>
        <w:t xml:space="preserve"> </w:t>
      </w:r>
      <w:del w:id="5960" w:author="Ezra-redaktør" w:date="2026-10-18T13:44:37Z">
        <w:r>
          <w:delText xml:space="preserve">without</w:delText>
        </w:r>
      </w:del>
      <w:ins w:id="5961" w:author="Ezra-redaktør" w:date="2026-10-18T13:44:37Z">
        <w:r>
          <w:t xml:space="preserve">Without</w:t>
        </w:r>
      </w:ins>
      <w:r>
        <w:t xml:space="preserve"> it, even </w:t>
      </w:r>
      <w:ins w:id="5962" w:author="Ezra-redaktør" w:date="2026-10-18T13:44:37Z">
        <w:r>
          <w:t xml:space="preserve">the </w:t>
        </w:r>
      </w:ins>
      <w:r>
        <w:t xml:space="preserve">truth can </w:t>
      </w:r>
      <w:del w:id="5963" w:author="Ezra-redaktør" w:date="2026-10-18T13:44:37Z">
        <w:r>
          <w:delText xml:space="preserve">become abrasive.</w:delText>
        </w:r>
      </w:del>
      <w:ins w:id="5964" w:author="Ezra-redaktør" w:date="2026-10-18T13:44:37Z">
        <w:r>
          <w:t xml:space="preserve">wound.</w:t>
        </w:r>
      </w:ins>
    </w:p>
    <w:p>
      <w:r>
        <w:t xml:space="preserve">Spiritual maturity </w:t>
      </w:r>
      <w:del w:id="5965" w:author="Ezra-redaktør" w:date="2026-10-18T13:44:37Z">
        <w:r>
          <w:delText xml:space="preserve">is visible</w:delText>
        </w:r>
      </w:del>
      <w:ins w:id="5966" w:author="Ezra-redaktør" w:date="2026-10-18T13:44:37Z">
        <w:r>
          <w:t xml:space="preserve">shows</w:t>
        </w:r>
      </w:ins>
      <w:r>
        <w:t xml:space="preserve"> in what you refuse to say. Restraint is not fear. It is responsibility.</w:t>
      </w:r>
    </w:p>
    <w:p>
      <w:pPr>
        <w:pStyle w:val="Heading3"/>
      </w:pPr>
      <w:r>
        <w:t xml:space="preserve">The Practice</w:t>
      </w:r>
    </w:p>
    <w:p>
      <w:del w:id="5967" w:author="Ezra-redaktør" w:date="2026-10-18T13:44:37Z">
        <w:r>
          <w:delText xml:space="preserve">Today,</w:delText>
        </w:r>
      </w:del>
      <w:ins w:id="5968" w:author="Ezra-redaktør" w:date="2026-10-18T13:44:37Z">
        <w:r>
          <w:t xml:space="preserve">Speak</w:t>
        </w:r>
      </w:ins>
      <w:r>
        <w:t xml:space="preserve"> </w:t>
      </w:r>
      <w:del w:id="5969" w:author="Ezra-redaktør" w:date="2026-10-18T13:44:37Z">
        <w:r>
          <w:delText xml:space="preserve">speak</w:delText>
        </w:r>
      </w:del>
      <w:ins w:id="5970" w:author="Ezra-redaktør" w:date="2026-10-18T13:44:37Z">
        <w:r>
          <w:t xml:space="preserve">less</w:t>
        </w:r>
      </w:ins>
      <w:r>
        <w:t xml:space="preserve"> </w:t>
      </w:r>
      <w:del w:id="5971" w:author="Ezra-redaktør" w:date="2026-10-18T13:44:37Z">
        <w:r>
          <w:delText xml:space="preserve">less,</w:delText>
        </w:r>
      </w:del>
      <w:ins w:id="5972" w:author="Ezra-redaktør" w:date="2026-10-18T13:44:37Z">
        <w:r>
          <w:t xml:space="preserve">today</w:t>
        </w:r>
      </w:ins>
      <w:r>
        <w:t xml:space="preserve"> </w:t>
      </w:r>
      <w:del w:id="5973" w:author="Ezra-redaktør" w:date="2026-10-18T13:44:37Z">
        <w:r>
          <w:delText xml:space="preserve">but</w:delText>
        </w:r>
      </w:del>
      <w:ins w:id="5974" w:author="Ezra-redaktør" w:date="2026-10-18T13:44:37Z">
        <w:r>
          <w:t xml:space="preserve">and</w:t>
        </w:r>
      </w:ins>
      <w:r>
        <w:t xml:space="preserve"> mean more. Before </w:t>
      </w:r>
      <w:del w:id="5975" w:author="Ezra-redaktør" w:date="2026-10-18T13:44:37Z">
        <w:r>
          <w:delText xml:space="preserve">responding,</w:delText>
        </w:r>
      </w:del>
      <w:ins w:id="5976" w:author="Ezra-redaktør" w:date="2026-10-18T13:44:37Z">
        <w:r>
          <w:t xml:space="preserve">you respond,</w:t>
        </w:r>
      </w:ins>
      <w:r>
        <w:t xml:space="preserve"> ask: Is this necessary? Is this </w:t>
      </w:r>
      <w:del w:id="5977" w:author="Ezra-redaktør" w:date="2026-10-18T13:44:37Z">
        <w:r>
          <w:delText xml:space="preserve">timely?</w:delText>
        </w:r>
      </w:del>
      <w:ins w:id="5978" w:author="Ezra-redaktør" w:date="2026-10-18T13:44:37Z">
        <w:r>
          <w:t xml:space="preserve">the right time?</w:t>
        </w:r>
      </w:ins>
      <w:r>
        <w:t xml:space="preserve"> Is this mine to say? If </w:t>
      </w:r>
      <w:del w:id="5979" w:author="Ezra-redaktør" w:date="2026-10-18T13:44:37Z">
        <w:r>
          <w:delText xml:space="preserve">clarity</w:delText>
        </w:r>
      </w:del>
      <w:ins w:id="5980" w:author="Ezra-redaktør" w:date="2026-10-18T13:44:37Z">
        <w:r>
          <w:t xml:space="preserve">the</w:t>
        </w:r>
      </w:ins>
      <w:r>
        <w:t xml:space="preserve"> </w:t>
      </w:r>
      <w:del w:id="5981" w:author="Ezra-redaktør" w:date="2026-10-18T13:44:37Z">
        <w:r>
          <w:delText xml:space="preserve">can</w:delText>
        </w:r>
      </w:del>
      <w:ins w:id="5982" w:author="Ezra-redaktør" w:date="2026-10-18T13:44:37Z">
        <w:r>
          <w:t xml:space="preserve">point</w:t>
        </w:r>
      </w:ins>
      <w:r>
        <w:t xml:space="preserve"> </w:t>
      </w:r>
      <w:del w:id="5983" w:author="Ezra-redaktør" w:date="2026-10-18T13:44:37Z">
        <w:r>
          <w:delText xml:space="preserve">remain intact</w:delText>
        </w:r>
      </w:del>
      <w:ins w:id="5984" w:author="Ezra-redaktør" w:date="2026-10-18T13:44:37Z">
        <w:r>
          <w:t xml:space="preserve">stands</w:t>
        </w:r>
      </w:ins>
      <w:r>
        <w:t xml:space="preserve"> without your words, let </w:t>
      </w:r>
      <w:del w:id="5985" w:author="Ezra-redaktør" w:date="2026-10-18T13:44:37Z">
        <w:r>
          <w:delText xml:space="preserve">it.</w:delText>
        </w:r>
      </w:del>
      <w:ins w:id="5986" w:author="Ezra-redaktør" w:date="2026-10-18T13:44:37Z">
        <w:r>
          <w:t xml:space="preserve">it stand.</w:t>
        </w:r>
      </w:ins>
    </w:p>
    <w:p>
      <w:r>
        <w:t xml:space="preserve">Precision strengthens authority.</w:t>
      </w:r>
    </w:p>
    <w:p>
      <w:pPr>
        <w:pStyle w:val="Heading3"/>
      </w:pPr>
      <w:r>
        <w:t xml:space="preserve">Healing </w:t>
      </w:r>
      <w:del w:id="5987" w:author="Ezra-redaktør" w:date="2026-10-18T13:44:37Z">
        <w:r>
          <w:delText xml:space="preserve">Forge –</w:delText>
        </w:r>
      </w:del>
      <w:ins w:id="5988" w:author="Ezra-redaktør" w:date="2026-10-18T13:44:37Z">
        <w:r>
          <w:t xml:space="preserve">Forge:</w:t>
        </w:r>
      </w:ins>
      <w:r>
        <w:t xml:space="preserve"> When Speech Once Meant Survival</w:t>
      </w:r>
    </w:p>
    <w:p>
      <w:del w:id="5989" w:author="Ezra-redaktør" w:date="2026-10-18T13:44:37Z">
        <w:r>
          <w:delText xml:space="preserve">For</w:delText>
        </w:r>
      </w:del>
      <w:ins w:id="5990" w:author="Ezra-redaktør" w:date="2026-10-18T13:44:37Z">
        <w:r>
          <w:t xml:space="preserve">Some</w:t>
        </w:r>
      </w:ins>
      <w:r>
        <w:t xml:space="preserve"> </w:t>
      </w:r>
      <w:del w:id="5991" w:author="Ezra-redaktør" w:date="2026-10-18T13:44:37Z">
        <w:r>
          <w:delText xml:space="preserve">some</w:delText>
        </w:r>
      </w:del>
      <w:ins w:id="5992" w:author="Ezra-redaktør" w:date="2026-10-18T13:44:37Z">
        <w:r>
          <w:t xml:space="preserve">men</w:t>
        </w:r>
      </w:ins>
      <w:r>
        <w:t xml:space="preserve"> </w:t>
      </w:r>
      <w:del w:id="5993" w:author="Ezra-redaktør" w:date="2026-10-18T13:44:37Z">
        <w:r>
          <w:delText xml:space="preserve">men,</w:delText>
        </w:r>
      </w:del>
      <w:ins w:id="5994" w:author="Ezra-redaktør" w:date="2026-10-18T13:44:37Z">
        <w:r>
          <w:t xml:space="preserve">learned</w:t>
        </w:r>
      </w:ins>
      <w:r>
        <w:t xml:space="preserve"> </w:t>
      </w:r>
      <w:del w:id="5995" w:author="Ezra-redaktør" w:date="2026-10-18T13:44:37Z">
        <w:r>
          <w:delText xml:space="preserve">speaking</w:delText>
        </w:r>
      </w:del>
      <w:ins w:id="5996" w:author="Ezra-redaktør" w:date="2026-10-18T13:44:37Z">
        <w:r>
          <w:t xml:space="preserve">to</w:t>
        </w:r>
      </w:ins>
      <w:r>
        <w:t xml:space="preserve"> </w:t>
      </w:r>
      <w:del w:id="5997" w:author="Ezra-redaktør" w:date="2026-10-18T13:44:37Z">
        <w:r>
          <w:delText xml:space="preserve">quickly</w:delText>
        </w:r>
      </w:del>
      <w:ins w:id="5998" w:author="Ezra-redaktør" w:date="2026-10-18T13:44:37Z">
        <w:r>
          <w:t xml:space="preserve">talk</w:t>
        </w:r>
      </w:ins>
      <w:r>
        <w:t xml:space="preserve"> </w:t>
      </w:r>
      <w:del w:id="5999" w:author="Ezra-redaktør" w:date="2026-10-18T13:44:37Z">
        <w:r>
          <w:delText xml:space="preserve">was</w:delText>
        </w:r>
      </w:del>
      <w:ins w:id="6000" w:author="Ezra-redaktør" w:date="2026-10-18T13:44:37Z">
        <w:r>
          <w:t xml:space="preserve">fast</w:t>
        </w:r>
      </w:ins>
      <w:r>
        <w:t xml:space="preserve"> </w:t>
      </w:r>
      <w:del w:id="6001" w:author="Ezra-redaktør" w:date="2026-10-18T13:44:37Z">
        <w:r>
          <w:delText xml:space="preserve">a</w:delText>
        </w:r>
      </w:del>
      <w:ins w:id="6002" w:author="Ezra-redaktør" w:date="2026-10-18T13:44:37Z">
        <w:r>
          <w:t xml:space="preserve">to</w:t>
        </w:r>
      </w:ins>
      <w:r>
        <w:t xml:space="preserve"> </w:t>
      </w:r>
      <w:del w:id="6003" w:author="Ezra-redaktør" w:date="2026-10-18T13:44:37Z">
        <w:r>
          <w:delText xml:space="preserve">form</w:delText>
        </w:r>
      </w:del>
      <w:ins w:id="6004" w:author="Ezra-redaktør" w:date="2026-10-18T13:44:37Z">
        <w:r>
          <w:t xml:space="preserve">protect</w:t>
        </w:r>
      </w:ins>
      <w:r>
        <w:t xml:space="preserve"> </w:t>
      </w:r>
      <w:del w:id="6005" w:author="Ezra-redaktør" w:date="2026-10-18T13:44:37Z">
        <w:r>
          <w:delText xml:space="preserve">of protection:</w:delText>
        </w:r>
      </w:del>
      <w:ins w:id="6006" w:author="Ezra-redaktør" w:date="2026-10-18T13:44:37Z">
        <w:r>
          <w:t xml:space="preserve">themselves:</w:t>
        </w:r>
      </w:ins>
      <w:r>
        <w:t xml:space="preserve"> defending, explaining, </w:t>
      </w:r>
      <w:del w:id="6007" w:author="Ezra-redaktør" w:date="2026-10-18T13:44:37Z">
        <w:r>
          <w:delText xml:space="preserve">preventing</w:delText>
        </w:r>
      </w:del>
      <w:ins w:id="6008" w:author="Ezra-redaktør" w:date="2026-10-18T13:44:37Z">
        <w:r>
          <w:t xml:space="preserve">heading off</w:t>
        </w:r>
      </w:ins>
      <w:r>
        <w:t xml:space="preserve"> misunderstanding. Silence felt risky. Precision is </w:t>
      </w:r>
      <w:del w:id="6009" w:author="Ezra-redaktør" w:date="2026-10-18T13:44:37Z">
        <w:r>
          <w:delText xml:space="preserve">different.</w:delText>
        </w:r>
      </w:del>
      <w:ins w:id="6010" w:author="Ezra-redaktør" w:date="2026-10-18T13:44:37Z">
        <w:r>
          <w:t xml:space="preserve">a</w:t>
        </w:r>
      </w:ins>
      <w:r>
        <w:t xml:space="preserve"> </w:t>
      </w:r>
      <w:del w:id="6011" w:author="Ezra-redaktør" w:date="2026-10-18T13:44:37Z">
        <w:r>
          <w:delText xml:space="preserve">It</w:delText>
        </w:r>
      </w:del>
      <w:ins w:id="6012" w:author="Ezra-redaktør" w:date="2026-10-18T13:44:37Z">
        <w:r>
          <w:t xml:space="preserve">choice</w:t>
        </w:r>
      </w:ins>
      <w:r>
        <w:t xml:space="preserve"> </w:t>
      </w:r>
      <w:del w:id="6013" w:author="Ezra-redaktør" w:date="2026-10-18T13:44:37Z">
        <w:r>
          <w:delText xml:space="preserve">is</w:delText>
        </w:r>
      </w:del>
      <w:ins w:id="6014" w:author="Ezra-redaktør" w:date="2026-10-18T13:44:37Z">
        <w:r>
          <w:t xml:space="preserve">you</w:t>
        </w:r>
      </w:ins>
      <w:r>
        <w:t xml:space="preserve"> </w:t>
      </w:r>
      <w:del w:id="6015" w:author="Ezra-redaktør" w:date="2026-10-18T13:44:37Z">
        <w:r>
          <w:delText xml:space="preserve">not</w:delText>
        </w:r>
      </w:del>
      <w:ins w:id="6016" w:author="Ezra-redaktør" w:date="2026-10-18T13:44:37Z">
        <w:r>
          <w:t xml:space="preserve">can</w:t>
        </w:r>
      </w:ins>
      <w:r>
        <w:t xml:space="preserve"> </w:t>
      </w:r>
      <w:del w:id="6017" w:author="Ezra-redaktør" w:date="2026-10-18T13:44:37Z">
        <w:r>
          <w:delText xml:space="preserve">withdrawal.</w:delText>
        </w:r>
      </w:del>
      <w:ins w:id="6018" w:author="Ezra-redaktør" w:date="2026-10-18T13:44:37Z">
        <w:r>
          <w:t xml:space="preserve">make</w:t>
        </w:r>
      </w:ins>
      <w:r>
        <w:t xml:space="preserve"> </w:t>
      </w:r>
      <w:del w:id="6019" w:author="Ezra-redaktør" w:date="2026-10-18T13:44:37Z">
        <w:r>
          <w:delText xml:space="preserve">It</w:delText>
        </w:r>
      </w:del>
      <w:ins w:id="6020" w:author="Ezra-redaktør" w:date="2026-10-18T13:44:37Z">
        <w:r>
          <w:t xml:space="preserve">without</w:t>
        </w:r>
      </w:ins>
      <w:r>
        <w:t xml:space="preserve"> </w:t>
      </w:r>
      <w:del w:id="6021" w:author="Ezra-redaktør" w:date="2026-10-18T13:44:37Z">
        <w:r>
          <w:delText xml:space="preserve">is choice.</w:delText>
        </w:r>
      </w:del>
      <w:ins w:id="6022" w:author="Ezra-redaktør" w:date="2026-10-18T13:44:37Z">
        <w:r>
          <w:t xml:space="preserve">withdrawing.</w:t>
        </w:r>
      </w:ins>
      <w:r>
        <w:t xml:space="preserve"> You </w:t>
      </w:r>
      <w:del w:id="6023" w:author="Ezra-redaktør" w:date="2026-10-18T13:44:37Z">
        <w:r>
          <w:delText xml:space="preserve">are not losing</w:delText>
        </w:r>
      </w:del>
      <w:ins w:id="6024" w:author="Ezra-redaktør" w:date="2026-10-18T13:44:37Z">
        <w:r>
          <w:t xml:space="preserve">keep</w:t>
        </w:r>
      </w:ins>
      <w:r>
        <w:t xml:space="preserve"> your voice. You are training it to land cleanly.</w:t>
      </w:r>
    </w:p>
    <w:p>
      <w:r>
        <w:t xml:space="preserve">*End of Day 36*</w:t>
      </w:r>
    </w:p>
    <w:p>
      <w:pPr>
        <w:pStyle w:val="Heading2"/>
      </w:pPr>
      <w:r>
        <w:t xml:space="preserve">Day </w:t>
      </w:r>
      <w:del w:id="6025" w:author="Ezra-redaktør" w:date="2026-10-18T13:44:37Z">
        <w:r>
          <w:delText xml:space="preserve">37 –</w:delText>
        </w:r>
      </w:del>
      <w:ins w:id="6026" w:author="Ezra-redaktør" w:date="2026-10-18T13:44:37Z">
        <w:r>
          <w:t xml:space="preserve">37:</w:t>
        </w:r>
      </w:ins>
      <w:r>
        <w:t xml:space="preserve"> Living with Eternity in View</w:t>
      </w:r>
    </w:p>
    <w:p>
      <w:r>
        <w:t xml:space="preserve">&gt; “We look not to the things that are seen but to the things that are unseen. For the things that are seen are transient, but the things that are unseen are eternal.” </w:t>
      </w:r>
      <w:del w:id="6027" w:author="Ezra-redaktør" w:date="2026-10-18T13:44:37Z">
        <w:r>
          <w:delText xml:space="preserve">–</w:delText>
        </w:r>
      </w:del>
      <w:ins w:id="6028" w:author="Ezra-redaktør" w:date="2026-10-18T13:44:37Z">
        <w:r>
          <w:t xml:space="preserve">&gt; &gt;</w:t>
        </w:r>
      </w:ins>
      <w:r>
        <w:t xml:space="preserve"> 2 Corinthians 4:18</w:t>
      </w:r>
    </w:p>
    <w:p>
      <w:r>
        <w:t xml:space="preserve">Perspective determines patience. What you expect to last shapes what you are willing to endure. Most anxiety narrows time. Formation widens it.</w:t>
      </w:r>
    </w:p>
    <w:p>
      <w:pPr>
        <w:pStyle w:val="Heading3"/>
      </w:pPr>
      <w:r>
        <w:t xml:space="preserve">The Scenario</w:t>
      </w:r>
    </w:p>
    <w:p>
      <w:r>
        <w:t xml:space="preserve">Theo felt </w:t>
      </w:r>
      <w:del w:id="6029" w:author="Ezra-redaktør" w:date="2026-10-18T13:44:37Z">
        <w:r>
          <w:delText xml:space="preserve">rushed,</w:delText>
        </w:r>
      </w:del>
      <w:ins w:id="6030" w:author="Ezra-redaktør" w:date="2026-10-18T13:44:37Z">
        <w:r>
          <w:t xml:space="preserve">rushed</w:t>
        </w:r>
      </w:ins>
      <w:r>
        <w:t xml:space="preserve"> even when nothing demanded speed. Decisions carried </w:t>
      </w:r>
      <w:ins w:id="6031" w:author="Ezra-redaktør" w:date="2026-10-18T13:44:37Z">
        <w:r>
          <w:t xml:space="preserve">an </w:t>
        </w:r>
      </w:ins>
      <w:r>
        <w:t xml:space="preserve">urgency they did not </w:t>
      </w:r>
      <w:del w:id="6032" w:author="Ezra-redaktør" w:date="2026-10-18T13:44:37Z">
        <w:r>
          <w:delText xml:space="preserve">require.</w:delText>
        </w:r>
      </w:del>
      <w:ins w:id="6033" w:author="Ezra-redaktør" w:date="2026-10-18T13:44:37Z">
        <w:r>
          <w:t xml:space="preserve">need.</w:t>
        </w:r>
      </w:ins>
      <w:r>
        <w:t xml:space="preserve"> Small frustrations felt </w:t>
      </w:r>
      <w:del w:id="6034" w:author="Ezra-redaktør" w:date="2026-10-18T13:44:37Z">
        <w:r>
          <w:delText xml:space="preserve">heavy;</w:delText>
        </w:r>
      </w:del>
      <w:ins w:id="6035" w:author="Ezra-redaktør" w:date="2026-10-18T13:44:37Z">
        <w:r>
          <w:t xml:space="preserve">heavy, and</w:t>
        </w:r>
      </w:ins>
      <w:r>
        <w:t xml:space="preserve"> minor delays felt personal. His faith was </w:t>
      </w:r>
      <w:del w:id="6036" w:author="Ezra-redaktør" w:date="2026-10-18T13:44:37Z">
        <w:r>
          <w:delText xml:space="preserve">intact.</w:delText>
        </w:r>
      </w:del>
      <w:ins w:id="6037" w:author="Ezra-redaktør" w:date="2026-10-18T13:44:37Z">
        <w:r>
          <w:t xml:space="preserve">intact,</w:t>
        </w:r>
      </w:ins>
      <w:r>
        <w:t xml:space="preserve"> </w:t>
      </w:r>
      <w:del w:id="6038" w:author="Ezra-redaktør" w:date="2026-10-18T13:44:37Z">
        <w:r>
          <w:delText xml:space="preserve">But</w:delText>
        </w:r>
      </w:del>
      <w:ins w:id="6039" w:author="Ezra-redaktør" w:date="2026-10-18T13:44:37Z">
        <w:r>
          <w:t xml:space="preserve">but</w:t>
        </w:r>
      </w:ins>
      <w:r>
        <w:t xml:space="preserve"> his timeline was short. He lived as if everything had to </w:t>
      </w:r>
      <w:del w:id="6040" w:author="Ezra-redaktør" w:date="2026-10-18T13:44:37Z">
        <w:r>
          <w:delText xml:space="preserve">resolve</w:delText>
        </w:r>
      </w:del>
      <w:ins w:id="6041" w:author="Ezra-redaktør" w:date="2026-10-18T13:44:37Z">
        <w:r>
          <w:t xml:space="preserve">be settled</w:t>
        </w:r>
      </w:ins>
      <w:r>
        <w:t xml:space="preserve"> now.</w:t>
      </w:r>
    </w:p>
    <w:p>
      <w:pPr>
        <w:rPr>
          <w:del w:id="6042" w:author="Ezra-redaktør" w:date="2026-10-18T13:44:37Z"/>
        </w:rPr>
      </w:pPr>
      <w:del w:id="6043" w:author="Ezra-redaktør" w:date="2026-10-18T13:44:37Z">
        <w:r>
          <w:delText xml:space="preserve">The strain was not pressure. It was scale.</w:delText>
        </w:r>
      </w:del>
    </w:p>
    <w:p>
      <w:pPr>
        <w:rPr>
          <w:ins w:id="6044" w:author="Ezra-redaktør" w:date="2026-10-18T13:44:37Z"/>
        </w:rPr>
      </w:pPr>
      <w:ins w:id="6045" w:author="Ezra-redaktør" w:date="2026-10-18T13:44:37Z">
        <w:r>
          <w:t xml:space="preserve">His strain was a matter of scale.</w:t>
        </w:r>
      </w:ins>
    </w:p>
    <w:p>
      <w:pPr>
        <w:pStyle w:val="Heading3"/>
      </w:pPr>
      <w:r>
        <w:t xml:space="preserve">Immediacy vs.</w:t>
      </w:r>
      <w:del w:id="6046" w:author="Ezra-redaktør" w:date="2026-10-18T13:44:37Z">
        <w:r>
          <w:delText xml:space="preserve"> </w:delText>
        </w:r>
      </w:del>
      <w:ins w:id="6047" w:author="Ezra-redaktør" w:date="2026-10-18T13:44:37Z">
        <w:r>
          <w:t xml:space="preserve"> </w:t>
        </w:r>
      </w:ins>
      <w:r>
        <w:t xml:space="preserve">Eternity</w:t>
      </w:r>
    </w:p>
    <w:p>
      <w:r>
        <w:t xml:space="preserve">| Immediacy</w:t>
      </w:r>
      <w:del w:id="6048" w:author="Ezra-redaktør" w:date="2026-10-18T13:44:37Z">
        <w:r>
          <w:delText xml:space="preserve">                </w:delText>
        </w:r>
      </w:del>
      <w:ins w:id="6049" w:author="Ezra-redaktør" w:date="2026-10-18T13:44:37Z">
        <w:r>
          <w:t xml:space="preserve"> </w:t>
        </w:r>
      </w:ins>
      <w:r>
        <w:t xml:space="preserve">| Eternity</w:t>
      </w:r>
      <w:del w:id="6050" w:author="Ezra-redaktør" w:date="2026-10-18T13:44:37Z">
        <w:r>
          <w:delText xml:space="preserve">                 </w:delText>
        </w:r>
      </w:del>
      <w:ins w:id="6051" w:author="Ezra-redaktør" w:date="2026-10-18T13:44:37Z">
        <w:r>
          <w:t xml:space="preserve"> </w:t>
        </w:r>
      </w:ins>
      <w:r>
        <w:t xml:space="preserve">| </w:t>
      </w:r>
      <w:del w:id="6052" w:author="Ezra-redaktør" w:date="2026-10-18T13:44:37Z">
        <w:r>
          <w:delText xml:space="preserve">|--------------------------|--------------------------|</w:delText>
        </w:r>
      </w:del>
      <w:ins w:id="6053" w:author="Ezra-redaktør" w:date="2026-10-18T13:44:37Z">
        <w:r>
          <w:t xml:space="preserve">| :- | :- |</w:t>
        </w:r>
      </w:ins>
      <w:r>
        <w:t xml:space="preserve"> | Demands quick resolution | Allows patient obedience | | Measures cost now</w:t>
      </w:r>
      <w:del w:id="6054" w:author="Ezra-redaktør" w:date="2026-10-18T13:44:37Z">
        <w:r>
          <w:delText xml:space="preserve">        </w:delText>
        </w:r>
      </w:del>
      <w:ins w:id="6055" w:author="Ezra-redaktør" w:date="2026-10-18T13:44:37Z">
        <w:r>
          <w:t xml:space="preserve"> </w:t>
        </w:r>
      </w:ins>
      <w:r>
        <w:t xml:space="preserve">| Weighs outcome over time | | Reacts to delay</w:t>
      </w:r>
      <w:del w:id="6056" w:author="Ezra-redaktør" w:date="2026-10-18T13:44:37Z">
        <w:r>
          <w:delText xml:space="preserve">          </w:delText>
        </w:r>
      </w:del>
      <w:ins w:id="6057" w:author="Ezra-redaktør" w:date="2026-10-18T13:44:37Z">
        <w:r>
          <w:t xml:space="preserve"> </w:t>
        </w:r>
      </w:ins>
      <w:r>
        <w:t xml:space="preserve">| Absorbs waiting</w:t>
      </w:r>
      <w:del w:id="6058" w:author="Ezra-redaktør" w:date="2026-10-18T13:44:37Z">
        <w:r>
          <w:delText xml:space="preserve">          </w:delText>
        </w:r>
      </w:del>
      <w:ins w:id="6059" w:author="Ezra-redaktør" w:date="2026-10-18T13:44:37Z">
        <w:r>
          <w:t xml:space="preserve"> </w:t>
        </w:r>
      </w:ins>
      <w:r>
        <w:t xml:space="preserve">| | Intensifies emotion</w:t>
      </w:r>
      <w:del w:id="6060" w:author="Ezra-redaktør" w:date="2026-10-18T13:44:37Z">
        <w:r>
          <w:delText xml:space="preserve">      </w:delText>
        </w:r>
      </w:del>
      <w:ins w:id="6061" w:author="Ezra-redaktør" w:date="2026-10-18T13:44:37Z">
        <w:r>
          <w:t xml:space="preserve"> </w:t>
        </w:r>
      </w:ins>
      <w:r>
        <w:t xml:space="preserve">| Stabilizes perspective</w:t>
      </w:r>
      <w:del w:id="6062" w:author="Ezra-redaktør" w:date="2026-10-18T13:44:37Z">
        <w:r>
          <w:delText xml:space="preserve">   </w:delText>
        </w:r>
      </w:del>
      <w:ins w:id="6063" w:author="Ezra-redaktør" w:date="2026-10-18T13:44:37Z">
        <w:r>
          <w:t xml:space="preserve"> </w:t>
        </w:r>
      </w:ins>
      <w:r>
        <w:t xml:space="preserve">| | Narrows vision</w:t>
      </w:r>
      <w:del w:id="6064" w:author="Ezra-redaktør" w:date="2026-10-18T13:44:37Z">
        <w:r>
          <w:delText xml:space="preserve">           </w:delText>
        </w:r>
      </w:del>
      <w:ins w:id="6065" w:author="Ezra-redaktør" w:date="2026-10-18T13:44:37Z">
        <w:r>
          <w:t xml:space="preserve"> </w:t>
        </w:r>
      </w:ins>
      <w:r>
        <w:t xml:space="preserve">| Expands endurance</w:t>
      </w:r>
      <w:del w:id="6066" w:author="Ezra-redaktør" w:date="2026-10-18T13:44:37Z">
        <w:r>
          <w:delText xml:space="preserve">        </w:delText>
        </w:r>
      </w:del>
      <w:ins w:id="6067" w:author="Ezra-redaktør" w:date="2026-10-18T13:44:37Z">
        <w:r>
          <w:t xml:space="preserve"> </w:t>
        </w:r>
      </w:ins>
      <w:r>
        <w:t xml:space="preserve">|</w:t>
      </w:r>
    </w:p>
    <w:p>
      <w:r>
        <w:t xml:space="preserve">Eternity does not cancel urgency. It orders it.</w:t>
      </w:r>
    </w:p>
    <w:p>
      <w:pPr>
        <w:pStyle w:val="Heading3"/>
      </w:pPr>
      <w:r>
        <w:t xml:space="preserve">What This Day Is Really About</w:t>
      </w:r>
    </w:p>
    <w:p>
      <w:del w:id="6068" w:author="Ezra-redaktør" w:date="2026-10-18T13:44:37Z">
        <w:r>
          <w:delText xml:space="preserve">This day is not about disengagement from life. It</w:delText>
        </w:r>
      </w:del>
      <w:ins w:id="6069" w:author="Ezra-redaktør" w:date="2026-10-18T13:44:37Z">
        <w:r>
          <w:t xml:space="preserve">Today</w:t>
        </w:r>
      </w:ins>
      <w:r>
        <w:t xml:space="preserve"> is about proportion.</w:t>
      </w:r>
      <w:ins w:id="6070" w:author="Ezra-redaktør" w:date="2026-10-18T13:44:37Z">
        <w:r>
          <w:t xml:space="preserve"> Eternity does not pull you out of your life.</w:t>
        </w:r>
      </w:ins>
      <w:r>
        <w:t xml:space="preserve"> A sailor steering by the wave in front of him is seasick within the </w:t>
      </w:r>
      <w:del w:id="6071" w:author="Ezra-redaktør" w:date="2026-10-18T13:44:37Z">
        <w:r>
          <w:delText xml:space="preserve">hour;</w:delText>
        </w:r>
      </w:del>
      <w:ins w:id="6072" w:author="Ezra-redaktør" w:date="2026-10-18T13:44:37Z">
        <w:r>
          <w:t xml:space="preserve">hour.</w:t>
        </w:r>
      </w:ins>
      <w:r>
        <w:t xml:space="preserve"> </w:t>
      </w:r>
      <w:del w:id="6073" w:author="Ezra-redaktør" w:date="2026-10-18T13:44:37Z">
        <w:r>
          <w:delText xml:space="preserve">steering</w:delText>
        </w:r>
      </w:del>
      <w:ins w:id="6074" w:author="Ezra-redaktør" w:date="2026-10-18T13:44:37Z">
        <w:r>
          <w:t xml:space="preserve">Steering</w:t>
        </w:r>
      </w:ins>
      <w:r>
        <w:t xml:space="preserve"> by the horizon, he is steady in the same sea. When </w:t>
      </w:r>
      <w:del w:id="6075" w:author="Ezra-redaktør" w:date="2026-10-18T13:44:37Z">
        <w:r>
          <w:delText xml:space="preserve">time</w:delText>
        </w:r>
      </w:del>
      <w:ins w:id="6076" w:author="Ezra-redaktør" w:date="2026-10-18T13:44:37Z">
        <w:r>
          <w:t xml:space="preserve">you</w:t>
        </w:r>
      </w:ins>
      <w:r>
        <w:t xml:space="preserve"> </w:t>
      </w:r>
      <w:del w:id="6077" w:author="Ezra-redaktør" w:date="2026-10-18T13:44:37Z">
        <w:r>
          <w:delText xml:space="preserve">is</w:delText>
        </w:r>
      </w:del>
      <w:ins w:id="6078" w:author="Ezra-redaktør" w:date="2026-10-18T13:44:37Z">
        <w:r>
          <w:t xml:space="preserve">misjudge</w:t>
        </w:r>
      </w:ins>
      <w:r>
        <w:t xml:space="preserve"> </w:t>
      </w:r>
      <w:del w:id="6079" w:author="Ezra-redaktør" w:date="2026-10-18T13:44:37Z">
        <w:r>
          <w:delText xml:space="preserve">misjudged,</w:delText>
        </w:r>
      </w:del>
      <w:ins w:id="6080" w:author="Ezra-redaktør" w:date="2026-10-18T13:44:37Z">
        <w:r>
          <w:t xml:space="preserve">time,</w:t>
        </w:r>
      </w:ins>
      <w:r>
        <w:t xml:space="preserve"> everything feels heavier than it is. </w:t>
      </w:r>
      <w:del w:id="6081" w:author="Ezra-redaktør" w:date="2026-10-18T13:44:37Z">
        <w:r>
          <w:delText xml:space="preserve">Eternal perspective</w:delText>
        </w:r>
      </w:del>
      <w:ins w:id="6082" w:author="Ezra-redaktør" w:date="2026-10-18T13:44:37Z">
        <w:r>
          <w:t xml:space="preserve">Eternity</w:t>
        </w:r>
      </w:ins>
      <w:r>
        <w:t xml:space="preserve"> returns</w:t>
      </w:r>
      <w:ins w:id="6083" w:author="Ezra-redaktør" w:date="2026-10-18T13:44:37Z">
        <w:r>
          <w:t xml:space="preserve"> each</w:t>
        </w:r>
      </w:ins>
      <w:r>
        <w:t xml:space="preserve"> weight to its proper size.</w:t>
      </w:r>
    </w:p>
    <w:p>
      <w:r>
        <w:t xml:space="preserve">Faith that remembers eternity </w:t>
      </w:r>
      <w:del w:id="6084" w:author="Ezra-redaktør" w:date="2026-10-18T13:44:37Z">
        <w:r>
          <w:delText xml:space="preserve">endures</w:delText>
        </w:r>
      </w:del>
      <w:ins w:id="6085" w:author="Ezra-redaktør" w:date="2026-10-18T13:44:37Z">
        <w:r>
          <w:t xml:space="preserve">can bear</w:t>
        </w:r>
      </w:ins>
      <w:r>
        <w:t xml:space="preserve"> inconvenience without </w:t>
      </w:r>
      <w:del w:id="6086" w:author="Ezra-redaktør" w:date="2026-10-18T13:44:37Z">
        <w:r>
          <w:delText xml:space="preserve">panic,</w:delText>
        </w:r>
      </w:del>
      <w:ins w:id="6087" w:author="Ezra-redaktør" w:date="2026-10-18T13:44:37Z">
        <w:r>
          <w:t xml:space="preserve">panic</w:t>
        </w:r>
      </w:ins>
      <w:r>
        <w:t xml:space="preserve"> and cost without resentment. You do not need to rush what was designed to unfold.</w:t>
      </w:r>
    </w:p>
    <w:p>
      <w:pPr>
        <w:pStyle w:val="Heading3"/>
      </w:pPr>
      <w:r>
        <w:t xml:space="preserve">The Practice</w:t>
      </w:r>
    </w:p>
    <w:p>
      <w:del w:id="6088" w:author="Ezra-redaktør" w:date="2026-10-18T13:44:37Z">
        <w:r>
          <w:delText xml:space="preserve">Today,</w:delText>
        </w:r>
      </w:del>
      <w:ins w:id="6089" w:author="Ezra-redaktør" w:date="2026-10-18T13:44:37Z">
        <w:r>
          <w:t xml:space="preserve">Slow</w:t>
        </w:r>
      </w:ins>
      <w:r>
        <w:t xml:space="preserve"> </w:t>
      </w:r>
      <w:del w:id="6090" w:author="Ezra-redaktør" w:date="2026-10-18T13:44:37Z">
        <w:r>
          <w:delText xml:space="preserve">slow</w:delText>
        </w:r>
      </w:del>
      <w:ins w:id="6091" w:author="Ezra-redaktør" w:date="2026-10-18T13:44:37Z">
        <w:r>
          <w:t xml:space="preserve">down</w:t>
        </w:r>
      </w:ins>
      <w:r>
        <w:t xml:space="preserve"> one </w:t>
      </w:r>
      <w:del w:id="6092" w:author="Ezra-redaktør" w:date="2026-10-18T13:44:37Z">
        <w:r>
          <w:delText xml:space="preserve">reaction,</w:delText>
        </w:r>
      </w:del>
      <w:ins w:id="6093" w:author="Ezra-redaktør" w:date="2026-10-18T13:44:37Z">
        <w:r>
          <w:t xml:space="preserve">reaction</w:t>
        </w:r>
      </w:ins>
      <w:r>
        <w:t xml:space="preserve"> </w:t>
      </w:r>
      <w:del w:id="6094" w:author="Ezra-redaktør" w:date="2026-10-18T13:44:37Z">
        <w:r>
          <w:delText xml:space="preserve">just</w:delText>
        </w:r>
      </w:del>
      <w:ins w:id="6095" w:author="Ezra-redaktør" w:date="2026-10-18T13:44:37Z">
        <w:r>
          <w:t xml:space="preserve">today. Just</w:t>
        </w:r>
      </w:ins>
      <w:r>
        <w:t xml:space="preserve"> one. Pause before </w:t>
      </w:r>
      <w:del w:id="6096" w:author="Ezra-redaktør" w:date="2026-10-18T13:44:37Z">
        <w:r>
          <w:delText xml:space="preserve">responding,</w:delText>
        </w:r>
      </w:del>
      <w:ins w:id="6097" w:author="Ezra-redaktør" w:date="2026-10-18T13:44:37Z">
        <w:r>
          <w:t xml:space="preserve">you</w:t>
        </w:r>
      </w:ins>
      <w:r>
        <w:t xml:space="preserve"> </w:t>
      </w:r>
      <w:del w:id="6098" w:author="Ezra-redaktør" w:date="2026-10-18T13:44:37Z">
        <w:r>
          <w:delText xml:space="preserve">delay</w:delText>
        </w:r>
      </w:del>
      <w:ins w:id="6099" w:author="Ezra-redaktør" w:date="2026-10-18T13:44:37Z">
        <w:r>
          <w:t xml:space="preserve">respond, hold back</w:t>
        </w:r>
      </w:ins>
      <w:r>
        <w:t xml:space="preserve"> a complaint, or </w:t>
      </w:r>
      <w:del w:id="6100" w:author="Ezra-redaktør" w:date="2026-10-18T13:44:37Z">
        <w:r>
          <w:delText xml:space="preserve">absorb</w:delText>
        </w:r>
      </w:del>
      <w:ins w:id="6101" w:author="Ezra-redaktør" w:date="2026-10-18T13:44:37Z">
        <w:r>
          <w:t xml:space="preserve">let</w:t>
        </w:r>
      </w:ins>
      <w:r>
        <w:t xml:space="preserve"> a moment of inconvenience </w:t>
      </w:r>
      <w:ins w:id="6102" w:author="Ezra-redaktør" w:date="2026-10-18T13:44:37Z">
        <w:r>
          <w:t xml:space="preserve">pass </w:t>
        </w:r>
      </w:ins>
      <w:r>
        <w:t xml:space="preserve">without </w:t>
      </w:r>
      <w:del w:id="6103" w:author="Ezra-redaktør" w:date="2026-10-18T13:44:37Z">
        <w:r>
          <w:delText xml:space="preserve">commentary.</w:delText>
        </w:r>
      </w:del>
      <w:ins w:id="6104" w:author="Ezra-redaktør" w:date="2026-10-18T13:44:37Z">
        <w:r>
          <w:t xml:space="preserve">comment.</w:t>
        </w:r>
      </w:ins>
      <w:r>
        <w:t xml:space="preserve"> Then name what truly lasts, and act </w:t>
      </w:r>
      <w:del w:id="6105" w:author="Ezra-redaktør" w:date="2026-10-18T13:44:37Z">
        <w:r>
          <w:delText xml:space="preserve">accordingly.</w:delText>
        </w:r>
      </w:del>
      <w:ins w:id="6106" w:author="Ezra-redaktør" w:date="2026-10-18T13:44:37Z">
        <w:r>
          <w:t xml:space="preserve">on it.</w:t>
        </w:r>
      </w:ins>
    </w:p>
    <w:p>
      <w:r>
        <w:t xml:space="preserve">Perspective governs pressure.</w:t>
      </w:r>
    </w:p>
    <w:p>
      <w:pPr>
        <w:pStyle w:val="Heading3"/>
      </w:pPr>
      <w:r>
        <w:t xml:space="preserve">Healing </w:t>
      </w:r>
      <w:del w:id="6107" w:author="Ezra-redaktør" w:date="2026-10-18T13:44:37Z">
        <w:r>
          <w:delText xml:space="preserve">Forge –</w:delText>
        </w:r>
      </w:del>
      <w:ins w:id="6108" w:author="Ezra-redaktør" w:date="2026-10-18T13:44:37Z">
        <w:r>
          <w:t xml:space="preserve">Forge:</w:t>
        </w:r>
      </w:ins>
      <w:r>
        <w:t xml:space="preserve"> When Urgency Once Meant Survival</w:t>
      </w:r>
    </w:p>
    <w:p>
      <w:del w:id="6109" w:author="Ezra-redaktør" w:date="2026-10-18T13:44:37Z">
        <w:r>
          <w:delText xml:space="preserve">For</w:delText>
        </w:r>
      </w:del>
      <w:ins w:id="6110" w:author="Ezra-redaktør" w:date="2026-10-18T13:44:37Z">
        <w:r>
          <w:t xml:space="preserve">Urgency</w:t>
        </w:r>
      </w:ins>
      <w:r>
        <w:t xml:space="preserve"> </w:t>
      </w:r>
      <w:del w:id="6111" w:author="Ezra-redaktør" w:date="2026-10-18T13:44:37Z">
        <w:r>
          <w:delText xml:space="preserve">some</w:delText>
        </w:r>
      </w:del>
      <w:ins w:id="6112" w:author="Ezra-redaktør" w:date="2026-10-18T13:44:37Z">
        <w:r>
          <w:t xml:space="preserve">can</w:t>
        </w:r>
      </w:ins>
      <w:r>
        <w:t xml:space="preserve"> </w:t>
      </w:r>
      <w:del w:id="6113" w:author="Ezra-redaktør" w:date="2026-10-18T13:44:37Z">
        <w:r>
          <w:delText xml:space="preserve">men,</w:delText>
        </w:r>
      </w:del>
      <w:ins w:id="6114" w:author="Ezra-redaktør" w:date="2026-10-18T13:44:37Z">
        <w:r>
          <w:t xml:space="preserve">be</w:t>
        </w:r>
      </w:ins>
      <w:r>
        <w:t xml:space="preserve"> </w:t>
      </w:r>
      <w:del w:id="6115" w:author="Ezra-redaktør" w:date="2026-10-18T13:44:37Z">
        <w:r>
          <w:delText xml:space="preserve">urgency</w:delText>
        </w:r>
      </w:del>
      <w:ins w:id="6116" w:author="Ezra-redaktør" w:date="2026-10-18T13:44:37Z">
        <w:r>
          <w:t xml:space="preserve">a</w:t>
        </w:r>
      </w:ins>
      <w:r>
        <w:t xml:space="preserve"> </w:t>
      </w:r>
      <w:del w:id="6117" w:author="Ezra-redaktør" w:date="2026-10-18T13:44:37Z">
        <w:r>
          <w:delText xml:space="preserve">protected</w:delText>
        </w:r>
      </w:del>
      <w:ins w:id="6118" w:author="Ezra-redaktør" w:date="2026-10-18T13:44:37Z">
        <w:r>
          <w:t xml:space="preserve">learned</w:t>
        </w:r>
      </w:ins>
      <w:r>
        <w:t xml:space="preserve"> </w:t>
      </w:r>
      <w:del w:id="6119" w:author="Ezra-redaktør" w:date="2026-10-18T13:44:37Z">
        <w:r>
          <w:delText xml:space="preserve">them:</w:delText>
        </w:r>
      </w:del>
      <w:ins w:id="6120" w:author="Ezra-redaktør" w:date="2026-10-18T13:44:37Z">
        <w:r>
          <w:t xml:space="preserve">defense</w:t>
        </w:r>
      </w:ins>
      <w:r>
        <w:t xml:space="preserve"> </w:t>
      </w:r>
      <w:del w:id="6121" w:author="Ezra-redaktør" w:date="2026-10-18T13:44:37Z">
        <w:r>
          <w:delText xml:space="preserve">from</w:delText>
        </w:r>
      </w:del>
      <w:ins w:id="6122" w:author="Ezra-redaktør" w:date="2026-10-18T13:44:37Z">
        <w:r>
          <w:t xml:space="preserve">against</w:t>
        </w:r>
      </w:ins>
      <w:r>
        <w:t xml:space="preserve"> loss, </w:t>
      </w:r>
      <w:del w:id="6123" w:author="Ezra-redaktør" w:date="2026-10-18T13:44:37Z">
        <w:r>
          <w:delText xml:space="preserve">from </w:delText>
        </w:r>
      </w:del>
      <w:r>
        <w:t xml:space="preserve">punishment, </w:t>
      </w:r>
      <w:del w:id="6124" w:author="Ezra-redaktør" w:date="2026-10-18T13:44:37Z">
        <w:r>
          <w:delText xml:space="preserve">from</w:delText>
        </w:r>
      </w:del>
      <w:ins w:id="6125" w:author="Ezra-redaktør" w:date="2026-10-18T13:44:37Z">
        <w:r>
          <w:t xml:space="preserve">or</w:t>
        </w:r>
      </w:ins>
      <w:r>
        <w:t xml:space="preserve"> being left behind. Waiting felt dangerous. </w:t>
      </w:r>
      <w:del w:id="6126" w:author="Ezra-redaktør" w:date="2026-10-18T13:44:37Z">
        <w:r>
          <w:delText xml:space="preserve">Eternal</w:delText>
        </w:r>
      </w:del>
      <w:ins w:id="6127" w:author="Ezra-redaktør" w:date="2026-10-18T13:44:37Z">
        <w:r>
          <w:t xml:space="preserve">An eternal</w:t>
        </w:r>
      </w:ins>
      <w:r>
        <w:t xml:space="preserve"> perspective</w:t>
      </w:r>
      <w:del w:id="6128" w:author="Ezra-redaktør" w:date="2026-10-18T13:44:37Z">
        <w:r>
          <w:delText xml:space="preserve"> is different. It</w:delText>
        </w:r>
      </w:del>
      <w:r>
        <w:t xml:space="preserve"> does not abandon </w:t>
      </w:r>
      <w:ins w:id="6129" w:author="Ezra-redaktør" w:date="2026-10-18T13:44:37Z">
        <w:r>
          <w:t xml:space="preserve">your </w:t>
        </w:r>
      </w:ins>
      <w:r>
        <w:t xml:space="preserve">responsibility. It </w:t>
      </w:r>
      <w:del w:id="6130" w:author="Ezra-redaktør" w:date="2026-10-18T13:44:37Z">
        <w:r>
          <w:delText xml:space="preserve">relocates</w:delText>
        </w:r>
      </w:del>
      <w:ins w:id="6131" w:author="Ezra-redaktør" w:date="2026-10-18T13:44:37Z">
        <w:r>
          <w:t xml:space="preserve">places</w:t>
        </w:r>
      </w:ins>
      <w:r>
        <w:t xml:space="preserve"> it </w:t>
      </w:r>
      <w:del w:id="6132" w:author="Ezra-redaktør" w:date="2026-10-18T13:44:37Z">
        <w:r>
          <w:delText xml:space="preserve">within</w:delText>
        </w:r>
      </w:del>
      <w:ins w:id="6133" w:author="Ezra-redaktør" w:date="2026-10-18T13:44:37Z">
        <w:r>
          <w:t xml:space="preserve">inside</w:t>
        </w:r>
      </w:ins>
      <w:r>
        <w:t xml:space="preserve"> a longer horizon. You are allowed to take the long view.</w:t>
      </w:r>
    </w:p>
    <w:p>
      <w:r>
        <w:t xml:space="preserve">*End of Day 37*</w:t>
      </w:r>
    </w:p>
    <w:p>
      <w:pPr>
        <w:pStyle w:val="Heading2"/>
      </w:pPr>
      <w:r>
        <w:t xml:space="preserve">Day </w:t>
      </w:r>
      <w:del w:id="6134" w:author="Ezra-redaktør" w:date="2026-10-18T13:44:37Z">
        <w:r>
          <w:delText xml:space="preserve">38 –</w:delText>
        </w:r>
      </w:del>
      <w:ins w:id="6135" w:author="Ezra-redaktør" w:date="2026-10-18T13:44:37Z">
        <w:r>
          <w:t xml:space="preserve">38:</w:t>
        </w:r>
      </w:ins>
      <w:r>
        <w:t xml:space="preserve"> When Strength Is Finally Visible</w:t>
      </w:r>
    </w:p>
    <w:p>
      <w:r>
        <w:t xml:space="preserve">&gt; “Let your light shine before others, so that they may see your good works and give glory to your Father who is in heaven.” </w:t>
      </w:r>
      <w:del w:id="6136" w:author="Ezra-redaktør" w:date="2026-10-18T13:44:37Z">
        <w:r>
          <w:delText xml:space="preserve">–</w:delText>
        </w:r>
      </w:del>
      <w:ins w:id="6137" w:author="Ezra-redaktør" w:date="2026-10-18T13:44:37Z">
        <w:r>
          <w:t xml:space="preserve">&gt; &gt;</w:t>
        </w:r>
      </w:ins>
      <w:r>
        <w:t xml:space="preserve"> Matthew 5:16</w:t>
      </w:r>
    </w:p>
    <w:p>
      <w:r>
        <w:t xml:space="preserve">Visibility is not the goal. </w:t>
      </w:r>
      <w:del w:id="6138" w:author="Ezra-redaktør" w:date="2026-10-18T13:44:37Z">
        <w:r>
          <w:delText xml:space="preserve">But</w:delText>
        </w:r>
      </w:del>
      <w:ins w:id="6139" w:author="Ezra-redaktør" w:date="2026-10-18T13:44:37Z">
        <w:r>
          <w:t xml:space="preserve">Still,</w:t>
        </w:r>
      </w:ins>
      <w:r>
        <w:t xml:space="preserve"> formation that lasts will </w:t>
      </w:r>
      <w:del w:id="6140" w:author="Ezra-redaktør" w:date="2026-10-18T13:44:37Z">
        <w:r>
          <w:delText xml:space="preserve">eventually </w:delText>
        </w:r>
      </w:del>
      <w:r>
        <w:t xml:space="preserve">be </w:t>
      </w:r>
      <w:del w:id="6141" w:author="Ezra-redaktør" w:date="2026-10-18T13:44:37Z">
        <w:r>
          <w:delText xml:space="preserve">seen,</w:delText>
        </w:r>
      </w:del>
      <w:ins w:id="6142" w:author="Ezra-redaktør" w:date="2026-10-18T13:44:37Z">
        <w:r>
          <w:t xml:space="preserve">seen</w:t>
        </w:r>
      </w:ins>
      <w:r>
        <w:t xml:space="preserve"> </w:t>
      </w:r>
      <w:del w:id="6143" w:author="Ezra-redaktør" w:date="2026-10-18T13:44:37Z">
        <w:r>
          <w:delText xml:space="preserve">not</w:delText>
        </w:r>
      </w:del>
      <w:ins w:id="6144" w:author="Ezra-redaktør" w:date="2026-10-18T13:44:37Z">
        <w:r>
          <w:t xml:space="preserve">in</w:t>
        </w:r>
      </w:ins>
      <w:r>
        <w:t xml:space="preserve"> </w:t>
      </w:r>
      <w:del w:id="6145" w:author="Ezra-redaktør" w:date="2026-10-18T13:44:37Z">
        <w:r>
          <w:delText xml:space="preserve">because it seeks attention, but</w:delText>
        </w:r>
      </w:del>
      <w:ins w:id="6146" w:author="Ezra-redaktør" w:date="2026-10-18T13:44:37Z">
        <w:r>
          <w:t xml:space="preserve">time,</w:t>
        </w:r>
      </w:ins>
      <w:r>
        <w:t xml:space="preserve"> because it carries weight.</w:t>
      </w:r>
    </w:p>
    <w:p>
      <w:pPr>
        <w:pStyle w:val="Heading3"/>
      </w:pPr>
      <w:r>
        <w:t xml:space="preserve">The Scenario</w:t>
      </w:r>
    </w:p>
    <w:p>
      <w:r>
        <w:t xml:space="preserve">Grant did not plan to be noticed. He had stopped trying. His focus had narrowed to consistency, presence, and doing what was required without </w:t>
      </w:r>
      <w:del w:id="6147" w:author="Ezra-redaktør" w:date="2026-10-18T13:44:37Z">
        <w:r>
          <w:delText xml:space="preserve">commentary.</w:delText>
        </w:r>
      </w:del>
      <w:ins w:id="6148" w:author="Ezra-redaktør" w:date="2026-10-18T13:44:37Z">
        <w:r>
          <w:t xml:space="preserve">comment.</w:t>
        </w:r>
      </w:ins>
    </w:p>
    <w:p>
      <w:r>
        <w:t xml:space="preserve">Weeks </w:t>
      </w:r>
      <w:del w:id="6149" w:author="Ezra-redaktør" w:date="2026-10-18T13:44:37Z">
        <w:r>
          <w:delText xml:space="preserve">passed.</w:delText>
        </w:r>
      </w:del>
      <w:ins w:id="6150" w:author="Ezra-redaktør" w:date="2026-10-18T13:44:37Z">
        <w:r>
          <w:t xml:space="preserve">passed,</w:t>
        </w:r>
      </w:ins>
      <w:r>
        <w:t xml:space="preserve"> </w:t>
      </w:r>
      <w:del w:id="6151" w:author="Ezra-redaktør" w:date="2026-10-18T13:44:37Z">
        <w:r>
          <w:delText xml:space="preserve">Then</w:delText>
        </w:r>
      </w:del>
      <w:ins w:id="6152" w:author="Ezra-redaktør" w:date="2026-10-18T13:44:37Z">
        <w:r>
          <w:t xml:space="preserve">then</w:t>
        </w:r>
      </w:ins>
      <w:r>
        <w:t xml:space="preserve"> months. Then one </w:t>
      </w:r>
      <w:del w:id="6153" w:author="Ezra-redaktør" w:date="2026-10-18T13:44:37Z">
        <w:r>
          <w:delText xml:space="preserve">day,</w:delText>
        </w:r>
      </w:del>
      <w:ins w:id="6154" w:author="Ezra-redaktør" w:date="2026-10-18T13:44:37Z">
        <w:r>
          <w:t xml:space="preserve">day</w:t>
        </w:r>
      </w:ins>
      <w:r>
        <w:t xml:space="preserve"> someone asked him for counsel. </w:t>
      </w:r>
      <w:del w:id="6155" w:author="Ezra-redaktør" w:date="2026-10-18T13:44:37Z">
        <w:r>
          <w:delText xml:space="preserve">Not</w:delText>
        </w:r>
      </w:del>
      <w:ins w:id="6156" w:author="Ezra-redaktør" w:date="2026-10-18T13:44:37Z">
        <w:r>
          <w:t xml:space="preserve">He</w:t>
        </w:r>
      </w:ins>
      <w:r>
        <w:t xml:space="preserve"> </w:t>
      </w:r>
      <w:del w:id="6157" w:author="Ezra-redaktør" w:date="2026-10-18T13:44:37Z">
        <w:r>
          <w:delText xml:space="preserve">because he</w:delText>
        </w:r>
      </w:del>
      <w:ins w:id="6158" w:author="Ezra-redaktør" w:date="2026-10-18T13:44:37Z">
        <w:r>
          <w:t xml:space="preserve">rarely</w:t>
        </w:r>
      </w:ins>
      <w:r>
        <w:t xml:space="preserve"> spoke </w:t>
      </w:r>
      <w:del w:id="6159" w:author="Ezra-redaktør" w:date="2026-10-18T13:44:37Z">
        <w:r>
          <w:delText xml:space="preserve">often,</w:delText>
        </w:r>
      </w:del>
      <w:ins w:id="6160" w:author="Ezra-redaktør" w:date="2026-10-18T13:44:37Z">
        <w:r>
          <w:t xml:space="preserve">up,</w:t>
        </w:r>
      </w:ins>
      <w:r>
        <w:t xml:space="preserve"> </w:t>
      </w:r>
      <w:del w:id="6161" w:author="Ezra-redaktør" w:date="2026-10-18T13:44:37Z">
        <w:r>
          <w:delText xml:space="preserve">because</w:delText>
        </w:r>
      </w:del>
      <w:ins w:id="6162" w:author="Ezra-redaktør" w:date="2026-10-18T13:44:37Z">
        <w:r>
          <w:t xml:space="preserve">but</w:t>
        </w:r>
      </w:ins>
      <w:r>
        <w:t xml:space="preserve"> he was </w:t>
      </w:r>
      <w:del w:id="6163" w:author="Ezra-redaktør" w:date="2026-10-18T13:44:37Z">
        <w:r>
          <w:delText xml:space="preserve">steady.</w:delText>
        </w:r>
      </w:del>
      <w:ins w:id="6164" w:author="Ezra-redaktør" w:date="2026-10-18T13:44:37Z">
        <w:r>
          <w:t xml:space="preserve">steady,</w:t>
        </w:r>
      </w:ins>
      <w:r>
        <w:t xml:space="preserve"> </w:t>
      </w:r>
      <w:del w:id="6165" w:author="Ezra-redaktør" w:date="2026-10-18T13:44:37Z">
        <w:r>
          <w:delText xml:space="preserve">Strength</w:delText>
        </w:r>
      </w:del>
      <w:ins w:id="6166" w:author="Ezra-redaktør" w:date="2026-10-18T13:44:37Z">
        <w:r>
          <w:t xml:space="preserve">and his strength</w:t>
        </w:r>
      </w:ins>
      <w:r>
        <w:t xml:space="preserve"> had become visible without </w:t>
      </w:r>
      <w:del w:id="6167" w:author="Ezra-redaktør" w:date="2026-10-18T13:44:37Z">
        <w:r>
          <w:delText xml:space="preserve">being</w:delText>
        </w:r>
      </w:del>
      <w:ins w:id="6168" w:author="Ezra-redaktør" w:date="2026-10-18T13:44:37Z">
        <w:r>
          <w:t xml:space="preserve">his</w:t>
        </w:r>
      </w:ins>
      <w:r>
        <w:t xml:space="preserve"> </w:t>
      </w:r>
      <w:del w:id="6169" w:author="Ezra-redaktør" w:date="2026-10-18T13:44:37Z">
        <w:r>
          <w:delText xml:space="preserve">announced.</w:delText>
        </w:r>
      </w:del>
      <w:ins w:id="6170" w:author="Ezra-redaktør" w:date="2026-10-18T13:44:37Z">
        <w:r>
          <w:t xml:space="preserve">announcing it.</w:t>
        </w:r>
      </w:ins>
    </w:p>
    <w:p>
      <w:pPr>
        <w:pStyle w:val="Heading3"/>
      </w:pPr>
      <w:r>
        <w:t xml:space="preserve">Display vs.</w:t>
      </w:r>
      <w:del w:id="6171" w:author="Ezra-redaktør" w:date="2026-10-18T13:44:37Z">
        <w:r>
          <w:delText xml:space="preserve"> </w:delText>
        </w:r>
      </w:del>
      <w:ins w:id="6172" w:author="Ezra-redaktør" w:date="2026-10-18T13:44:37Z">
        <w:r>
          <w:t xml:space="preserve"> </w:t>
        </w:r>
      </w:ins>
      <w:r>
        <w:t xml:space="preserve">Density</w:t>
      </w:r>
    </w:p>
    <w:p>
      <w:r>
        <w:t xml:space="preserve">| Display</w:t>
      </w:r>
      <w:del w:id="6173" w:author="Ezra-redaktør" w:date="2026-10-18T13:44:37Z">
        <w:r>
          <w:delText xml:space="preserve">                  </w:delText>
        </w:r>
      </w:del>
      <w:ins w:id="6174" w:author="Ezra-redaktør" w:date="2026-10-18T13:44:37Z">
        <w:r>
          <w:t xml:space="preserve"> </w:t>
        </w:r>
      </w:ins>
      <w:r>
        <w:t xml:space="preserve">| Density</w:t>
      </w:r>
      <w:del w:id="6175" w:author="Ezra-redaktør" w:date="2026-10-18T13:44:37Z">
        <w:r>
          <w:delText xml:space="preserve">            </w:delText>
        </w:r>
      </w:del>
      <w:ins w:id="6176" w:author="Ezra-redaktør" w:date="2026-10-18T13:44:37Z">
        <w:r>
          <w:t xml:space="preserve"> </w:t>
        </w:r>
      </w:ins>
      <w:r>
        <w:t xml:space="preserve">| </w:t>
      </w:r>
      <w:del w:id="6177" w:author="Ezra-redaktør" w:date="2026-10-18T13:44:37Z">
        <w:r>
          <w:delText xml:space="preserve">|--------------------------|--------------------|</w:delText>
        </w:r>
      </w:del>
      <w:ins w:id="6178" w:author="Ezra-redaktør" w:date="2026-10-18T13:44:37Z">
        <w:r>
          <w:t xml:space="preserve">| :- | :- |</w:t>
        </w:r>
      </w:ins>
      <w:r>
        <w:t xml:space="preserve"> | Seeks recognition</w:t>
      </w:r>
      <w:del w:id="6179" w:author="Ezra-redaktør" w:date="2026-10-18T13:44:37Z">
        <w:r>
          <w:delText xml:space="preserve">        </w:delText>
        </w:r>
      </w:del>
      <w:ins w:id="6180" w:author="Ezra-redaktør" w:date="2026-10-18T13:44:37Z">
        <w:r>
          <w:t xml:space="preserve"> </w:t>
        </w:r>
      </w:ins>
      <w:r>
        <w:t xml:space="preserve">| Accumulates trust</w:t>
      </w:r>
      <w:del w:id="6181" w:author="Ezra-redaktør" w:date="2026-10-18T13:44:37Z">
        <w:r>
          <w:delText xml:space="preserve">  </w:delText>
        </w:r>
      </w:del>
      <w:ins w:id="6182" w:author="Ezra-redaktør" w:date="2026-10-18T13:44:37Z">
        <w:r>
          <w:t xml:space="preserve"> </w:t>
        </w:r>
      </w:ins>
      <w:r>
        <w:t xml:space="preserve">| | Performs conviction</w:t>
      </w:r>
      <w:del w:id="6183" w:author="Ezra-redaktør" w:date="2026-10-18T13:44:37Z">
        <w:r>
          <w:delText xml:space="preserve">      </w:delText>
        </w:r>
      </w:del>
      <w:ins w:id="6184" w:author="Ezra-redaktør" w:date="2026-10-18T13:44:37Z">
        <w:r>
          <w:t xml:space="preserve"> </w:t>
        </w:r>
      </w:ins>
      <w:r>
        <w:t xml:space="preserve">| Embodies it</w:t>
      </w:r>
      <w:del w:id="6185" w:author="Ezra-redaktør" w:date="2026-10-18T13:44:37Z">
        <w:r>
          <w:delText xml:space="preserve">        </w:delText>
        </w:r>
      </w:del>
      <w:ins w:id="6186" w:author="Ezra-redaktør" w:date="2026-10-18T13:44:37Z">
        <w:r>
          <w:t xml:space="preserve"> </w:t>
        </w:r>
      </w:ins>
      <w:r>
        <w:t xml:space="preserve">| | Requires affirmation</w:t>
      </w:r>
      <w:del w:id="6187" w:author="Ezra-redaktør" w:date="2026-10-18T13:44:37Z">
        <w:r>
          <w:delText xml:space="preserve">     </w:delText>
        </w:r>
      </w:del>
      <w:ins w:id="6188" w:author="Ezra-redaktør" w:date="2026-10-18T13:44:37Z">
        <w:r>
          <w:t xml:space="preserve"> </w:t>
        </w:r>
      </w:ins>
      <w:r>
        <w:t xml:space="preserve">| Generates gravity</w:t>
      </w:r>
      <w:del w:id="6189" w:author="Ezra-redaktør" w:date="2026-10-18T13:44:37Z">
        <w:r>
          <w:delText xml:space="preserve">  </w:delText>
        </w:r>
      </w:del>
      <w:ins w:id="6190" w:author="Ezra-redaktør" w:date="2026-10-18T13:44:37Z">
        <w:r>
          <w:t xml:space="preserve"> </w:t>
        </w:r>
      </w:ins>
      <w:r>
        <w:t xml:space="preserve">| | Fluctuates with response | Remains consistent | | Demands attention</w:t>
      </w:r>
      <w:del w:id="6191" w:author="Ezra-redaktør" w:date="2026-10-18T13:44:37Z">
        <w:r>
          <w:delText xml:space="preserve">        </w:delText>
        </w:r>
      </w:del>
      <w:ins w:id="6192" w:author="Ezra-redaktør" w:date="2026-10-18T13:44:37Z">
        <w:r>
          <w:t xml:space="preserve"> </w:t>
        </w:r>
      </w:ins>
      <w:r>
        <w:t xml:space="preserve">| Attracts reliance</w:t>
      </w:r>
      <w:del w:id="6193" w:author="Ezra-redaktør" w:date="2026-10-18T13:44:37Z">
        <w:r>
          <w:delText xml:space="preserve">  </w:delText>
        </w:r>
      </w:del>
      <w:ins w:id="6194" w:author="Ezra-redaktør" w:date="2026-10-18T13:44:37Z">
        <w:r>
          <w:t xml:space="preserve"> </w:t>
        </w:r>
      </w:ins>
      <w:r>
        <w:t xml:space="preserve">|</w:t>
      </w:r>
    </w:p>
    <w:p>
      <w:del w:id="6195" w:author="Ezra-redaktør" w:date="2026-10-18T13:44:37Z">
        <w:r>
          <w:delText xml:space="preserve">True</w:delText>
        </w:r>
      </w:del>
      <w:ins w:id="6196" w:author="Ezra-redaktør" w:date="2026-10-18T13:44:37Z">
        <w:r>
          <w:t xml:space="preserve">Real</w:t>
        </w:r>
      </w:ins>
      <w:r>
        <w:t xml:space="preserve"> formation </w:t>
      </w:r>
      <w:del w:id="6197" w:author="Ezra-redaktør" w:date="2026-10-18T13:44:37Z">
        <w:r>
          <w:delText xml:space="preserve">does not broadcast.</w:delText>
        </w:r>
      </w:del>
      <w:ins w:id="6198" w:author="Ezra-redaktør" w:date="2026-10-18T13:44:37Z">
        <w:r>
          <w:t xml:space="preserve">concentrates.</w:t>
        </w:r>
      </w:ins>
      <w:r>
        <w:t xml:space="preserve"> It </w:t>
      </w:r>
      <w:del w:id="6199" w:author="Ezra-redaktør" w:date="2026-10-18T13:44:37Z">
        <w:r>
          <w:delText xml:space="preserve">concentrates.</w:delText>
        </w:r>
      </w:del>
      <w:ins w:id="6200" w:author="Ezra-redaktør" w:date="2026-10-18T13:44:37Z">
        <w:r>
          <w:t xml:space="preserve">has no need to broadcast.</w:t>
        </w:r>
      </w:ins>
    </w:p>
    <w:p>
      <w:pPr>
        <w:pStyle w:val="Heading3"/>
      </w:pPr>
      <w:r>
        <w:t xml:space="preserve">What This Day Is Really About</w:t>
      </w:r>
    </w:p>
    <w:p>
      <w:del w:id="6201" w:author="Ezra-redaktør" w:date="2026-10-18T13:44:37Z">
        <w:r>
          <w:delText xml:space="preserve">This day is not about influence. It</w:delText>
        </w:r>
      </w:del>
      <w:ins w:id="6202" w:author="Ezra-redaktør" w:date="2026-10-18T13:44:37Z">
        <w:r>
          <w:t xml:space="preserve">Today</w:t>
        </w:r>
      </w:ins>
      <w:r>
        <w:t xml:space="preserve"> is about readiness. </w:t>
      </w:r>
      <w:del w:id="6203" w:author="Ezra-redaktør" w:date="2026-10-18T13:44:37Z">
        <w:r>
          <w:delText xml:space="preserve">When</w:delText>
        </w:r>
      </w:del>
      <w:ins w:id="6204" w:author="Ezra-redaktør" w:date="2026-10-18T13:44:37Z">
        <w:r>
          <w:t xml:space="preserve">As</w:t>
        </w:r>
      </w:ins>
      <w:r>
        <w:t xml:space="preserve"> formation deepens, life </w:t>
      </w:r>
      <w:del w:id="6205" w:author="Ezra-redaktør" w:date="2026-10-18T13:44:37Z">
        <w:r>
          <w:delText xml:space="preserve">begins</w:delText>
        </w:r>
      </w:del>
      <w:ins w:id="6206" w:author="Ezra-redaktør" w:date="2026-10-18T13:44:37Z">
        <w:r>
          <w:t xml:space="preserve">starts</w:t>
        </w:r>
      </w:ins>
      <w:r>
        <w:t xml:space="preserve"> </w:t>
      </w:r>
      <w:del w:id="6207" w:author="Ezra-redaktør" w:date="2026-10-18T13:44:37Z">
        <w:r>
          <w:delText xml:space="preserve">to place</w:delText>
        </w:r>
      </w:del>
      <w:ins w:id="6208" w:author="Ezra-redaktør" w:date="2026-10-18T13:44:37Z">
        <w:r>
          <w:t xml:space="preserve">placing</w:t>
        </w:r>
      </w:ins>
      <w:r>
        <w:t xml:space="preserve"> weight on you: questions, requests, responsibility. </w:t>
      </w:r>
      <w:del w:id="6209" w:author="Ezra-redaktør" w:date="2026-10-18T13:44:37Z">
        <w:r>
          <w:delText xml:space="preserve">Not</w:delText>
        </w:r>
      </w:del>
      <w:ins w:id="6210" w:author="Ezra-redaktør" w:date="2026-10-18T13:44:37Z">
        <w:r>
          <w:t xml:space="preserve">That</w:t>
        </w:r>
      </w:ins>
      <w:r>
        <w:t xml:space="preserve"> </w:t>
      </w:r>
      <w:del w:id="6211" w:author="Ezra-redaktør" w:date="2026-10-18T13:44:37Z">
        <w:r>
          <w:delText xml:space="preserve">as</w:delText>
        </w:r>
      </w:del>
      <w:ins w:id="6212" w:author="Ezra-redaktør" w:date="2026-10-18T13:44:37Z">
        <w:r>
          <w:t xml:space="preserve">weight</w:t>
        </w:r>
      </w:ins>
      <w:r>
        <w:t xml:space="preserve"> </w:t>
      </w:r>
      <w:del w:id="6213" w:author="Ezra-redaktør" w:date="2026-10-18T13:44:37Z">
        <w:r>
          <w:delText xml:space="preserve">reward,</w:delText>
        </w:r>
      </w:del>
      <w:ins w:id="6214" w:author="Ezra-redaktør" w:date="2026-10-18T13:44:37Z">
        <w:r>
          <w:t xml:space="preserve">is</w:t>
        </w:r>
      </w:ins>
      <w:r>
        <w:t xml:space="preserve"> </w:t>
      </w:r>
      <w:del w:id="6215" w:author="Ezra-redaktør" w:date="2026-10-18T13:44:37Z">
        <w:r>
          <w:delText xml:space="preserve">but</w:delText>
        </w:r>
      </w:del>
      <w:ins w:id="6216" w:author="Ezra-redaktør" w:date="2026-10-18T13:44:37Z">
        <w:r>
          <w:t xml:space="preserve">a</w:t>
        </w:r>
      </w:ins>
      <w:r>
        <w:t xml:space="preserve"> </w:t>
      </w:r>
      <w:del w:id="6217" w:author="Ezra-redaktør" w:date="2026-10-18T13:44:37Z">
        <w:r>
          <w:delText xml:space="preserve">as</w:delText>
        </w:r>
      </w:del>
      <w:ins w:id="6218" w:author="Ezra-redaktør" w:date="2026-10-18T13:44:37Z">
        <w:r>
          <w:t xml:space="preserve">consequence</w:t>
        </w:r>
      </w:ins>
      <w:r>
        <w:t xml:space="preserve"> </w:t>
      </w:r>
      <w:del w:id="6219" w:author="Ezra-redaktør" w:date="2026-10-18T13:44:37Z">
        <w:r>
          <w:delText xml:space="preserve">consequence.</w:delText>
        </w:r>
      </w:del>
      <w:ins w:id="6220" w:author="Ezra-redaktør" w:date="2026-10-18T13:44:37Z">
        <w:r>
          <w:t xml:space="preserve">of your growth, not a reward for it.</w:t>
        </w:r>
      </w:ins>
      <w:r>
        <w:t xml:space="preserve"> What you carry </w:t>
      </w:r>
      <w:del w:id="6221" w:author="Ezra-redaktør" w:date="2026-10-18T13:44:37Z">
        <w:r>
          <w:delText xml:space="preserve">internally</w:delText>
        </w:r>
      </w:del>
      <w:ins w:id="6222" w:author="Ezra-redaktør" w:date="2026-10-18T13:44:37Z">
        <w:r>
          <w:t xml:space="preserve">inside</w:t>
        </w:r>
      </w:ins>
      <w:r>
        <w:t xml:space="preserve"> </w:t>
      </w:r>
      <w:del w:id="6223" w:author="Ezra-redaktør" w:date="2026-10-18T13:44:37Z">
        <w:r>
          <w:delText xml:space="preserve">eventually determines</w:delText>
        </w:r>
      </w:del>
      <w:ins w:id="6224" w:author="Ezra-redaktør" w:date="2026-10-18T13:44:37Z">
        <w:r>
          <w:t xml:space="preserve">decides</w:t>
        </w:r>
      </w:ins>
      <w:r>
        <w:t xml:space="preserve"> what others</w:t>
      </w:r>
      <w:ins w:id="6225" w:author="Ezra-redaktør" w:date="2026-10-18T13:44:37Z">
        <w:r>
          <w:t xml:space="preserve"> will</w:t>
        </w:r>
      </w:ins>
      <w:r>
        <w:t xml:space="preserve"> entrust to you.</w:t>
      </w:r>
    </w:p>
    <w:p>
      <w:r>
        <w:t xml:space="preserve">Visibility</w:t>
      </w:r>
      <w:del w:id="6226" w:author="Ezra-redaktør" w:date="2026-10-18T13:44:37Z">
        <w:r>
          <w:delText xml:space="preserve"> is not something to chase. It</w:delText>
        </w:r>
      </w:del>
      <w:r>
        <w:t xml:space="preserve"> is something to be worthy </w:t>
      </w:r>
      <w:del w:id="6227" w:author="Ezra-redaktør" w:date="2026-10-18T13:44:37Z">
        <w:r>
          <w:delText xml:space="preserve">of.</w:delText>
        </w:r>
      </w:del>
      <w:ins w:id="6228" w:author="Ezra-redaktør" w:date="2026-10-18T13:44:37Z">
        <w:r>
          <w:t xml:space="preserve">of, never something to chase.</w:t>
        </w:r>
      </w:ins>
    </w:p>
    <w:p>
      <w:pPr>
        <w:pStyle w:val="Heading3"/>
      </w:pPr>
      <w:r>
        <w:t xml:space="preserve">The Practice</w:t>
      </w:r>
    </w:p>
    <w:p>
      <w:del w:id="6229" w:author="Ezra-redaktør" w:date="2026-10-18T13:44:37Z">
        <w:r>
          <w:delText xml:space="preserve">Today,</w:delText>
        </w:r>
      </w:del>
      <w:ins w:id="6230" w:author="Ezra-redaktør" w:date="2026-10-18T13:44:37Z">
        <w:r>
          <w:t xml:space="preserve">Resist</w:t>
        </w:r>
      </w:ins>
      <w:r>
        <w:t xml:space="preserve"> </w:t>
      </w:r>
      <w:del w:id="6231" w:author="Ezra-redaktør" w:date="2026-10-18T13:44:37Z">
        <w:r>
          <w:delText xml:space="preserve">resist</w:delText>
        </w:r>
      </w:del>
      <w:ins w:id="6232" w:author="Ezra-redaktør" w:date="2026-10-18T13:44:37Z">
        <w:r>
          <w:t xml:space="preserve">explaining</w:t>
        </w:r>
      </w:ins>
      <w:r>
        <w:t xml:space="preserve"> </w:t>
      </w:r>
      <w:del w:id="6233" w:author="Ezra-redaktør" w:date="2026-10-18T13:44:37Z">
        <w:r>
          <w:delText xml:space="preserve">explanation.</w:delText>
        </w:r>
      </w:del>
      <w:ins w:id="6234" w:author="Ezra-redaktør" w:date="2026-10-18T13:44:37Z">
        <w:r>
          <w:t xml:space="preserve">yourself today.</w:t>
        </w:r>
      </w:ins>
      <w:r>
        <w:t xml:space="preserve"> Do what is required without narrating </w:t>
      </w:r>
      <w:del w:id="6235" w:author="Ezra-redaktør" w:date="2026-10-18T13:44:37Z">
        <w:r>
          <w:delText xml:space="preserve">it.</w:delText>
        </w:r>
      </w:del>
      <w:ins w:id="6236" w:author="Ezra-redaktør" w:date="2026-10-18T13:44:37Z">
        <w:r>
          <w:t xml:space="preserve">it,</w:t>
        </w:r>
      </w:ins>
      <w:r>
        <w:t xml:space="preserve"> </w:t>
      </w:r>
      <w:del w:id="6237" w:author="Ezra-redaktør" w:date="2026-10-18T13:44:37Z">
        <w:r>
          <w:delText xml:space="preserve">Let</w:delText>
        </w:r>
      </w:del>
      <w:ins w:id="6238" w:author="Ezra-redaktør" w:date="2026-10-18T13:44:37Z">
        <w:r>
          <w:t xml:space="preserve">and let your</w:t>
        </w:r>
      </w:ins>
      <w:r>
        <w:t xml:space="preserve"> actions </w:t>
      </w:r>
      <w:del w:id="6239" w:author="Ezra-redaktør" w:date="2026-10-18T13:44:37Z">
        <w:r>
          <w:delText xml:space="preserve">land</w:delText>
        </w:r>
      </w:del>
      <w:ins w:id="6240" w:author="Ezra-redaktør" w:date="2026-10-18T13:44:37Z">
        <w:r>
          <w:t xml:space="preserve">stand</w:t>
        </w:r>
      </w:ins>
      <w:r>
        <w:t xml:space="preserve"> without </w:t>
      </w:r>
      <w:del w:id="6241" w:author="Ezra-redaktør" w:date="2026-10-18T13:44:37Z">
        <w:r>
          <w:delText xml:space="preserve">reinforcement.</w:delText>
        </w:r>
      </w:del>
      <w:ins w:id="6242" w:author="Ezra-redaktør" w:date="2026-10-18T13:44:37Z">
        <w:r>
          <w:t xml:space="preserve">commentary.</w:t>
        </w:r>
      </w:ins>
      <w:r>
        <w:t xml:space="preserve"> Pay attention to where responsibility already rests on you.</w:t>
      </w:r>
    </w:p>
    <w:p>
      <w:r>
        <w:t xml:space="preserve">That is where your formation is becoming visible.</w:t>
      </w:r>
    </w:p>
    <w:p>
      <w:pPr>
        <w:pStyle w:val="Heading3"/>
      </w:pPr>
      <w:r>
        <w:t xml:space="preserve">Healing </w:t>
      </w:r>
      <w:del w:id="6243" w:author="Ezra-redaktør" w:date="2026-10-18T13:44:37Z">
        <w:r>
          <w:delText xml:space="preserve">Forge –</w:delText>
        </w:r>
      </w:del>
      <w:ins w:id="6244" w:author="Ezra-redaktør" w:date="2026-10-18T13:44:37Z">
        <w:r>
          <w:t xml:space="preserve">Forge:</w:t>
        </w:r>
      </w:ins>
      <w:r>
        <w:t xml:space="preserve"> When Being Seen Once Meant Risk</w:t>
      </w:r>
    </w:p>
    <w:p>
      <w:del w:id="6245" w:author="Ezra-redaktør" w:date="2026-10-18T13:44:37Z">
        <w:r>
          <w:delText xml:space="preserve">For</w:delText>
        </w:r>
      </w:del>
      <w:ins w:id="6246" w:author="Ezra-redaktør" w:date="2026-10-18T13:44:37Z">
        <w:r>
          <w:t xml:space="preserve">Visibility</w:t>
        </w:r>
      </w:ins>
      <w:r>
        <w:t xml:space="preserve"> </w:t>
      </w:r>
      <w:del w:id="6247" w:author="Ezra-redaktør" w:date="2026-10-18T13:44:37Z">
        <w:r>
          <w:delText xml:space="preserve">some</w:delText>
        </w:r>
      </w:del>
      <w:ins w:id="6248" w:author="Ezra-redaktør" w:date="2026-10-18T13:44:37Z">
        <w:r>
          <w:t xml:space="preserve">feels</w:t>
        </w:r>
      </w:ins>
      <w:r>
        <w:t xml:space="preserve"> </w:t>
      </w:r>
      <w:del w:id="6249" w:author="Ezra-redaktør" w:date="2026-10-18T13:44:37Z">
        <w:r>
          <w:delText xml:space="preserve">men,</w:delText>
        </w:r>
      </w:del>
      <w:ins w:id="6250" w:author="Ezra-redaktør" w:date="2026-10-18T13:44:37Z">
        <w:r>
          <w:t xml:space="preserve">dangerous</w:t>
        </w:r>
      </w:ins>
      <w:r>
        <w:t xml:space="preserve"> </w:t>
      </w:r>
      <w:del w:id="6251" w:author="Ezra-redaktør" w:date="2026-10-18T13:44:37Z">
        <w:r>
          <w:delText xml:space="preserve">visibility</w:delText>
        </w:r>
      </w:del>
      <w:ins w:id="6252" w:author="Ezra-redaktør" w:date="2026-10-18T13:44:37Z">
        <w:r>
          <w:t xml:space="preserve">if</w:t>
        </w:r>
      </w:ins>
      <w:r>
        <w:t xml:space="preserve"> </w:t>
      </w:r>
      <w:del w:id="6253" w:author="Ezra-redaktør" w:date="2026-10-18T13:44:37Z">
        <w:r>
          <w:delText xml:space="preserve">was</w:delText>
        </w:r>
      </w:del>
      <w:ins w:id="6254" w:author="Ezra-redaktør" w:date="2026-10-18T13:44:37Z">
        <w:r>
          <w:t xml:space="preserve">it</w:t>
        </w:r>
      </w:ins>
      <w:r>
        <w:t xml:space="preserve"> </w:t>
      </w:r>
      <w:del w:id="6255" w:author="Ezra-redaktør" w:date="2026-10-18T13:44:37Z">
        <w:r>
          <w:delText xml:space="preserve">dangerous:</w:delText>
        </w:r>
      </w:del>
      <w:ins w:id="6256" w:author="Ezra-redaktør" w:date="2026-10-18T13:44:37Z">
        <w:r>
          <w:t xml:space="preserve">used to bring</w:t>
        </w:r>
      </w:ins>
      <w:r>
        <w:t xml:space="preserve"> scrutiny, expectation,</w:t>
      </w:r>
      <w:ins w:id="6257" w:author="Ezra-redaktør" w:date="2026-10-18T13:44:37Z">
        <w:r>
          <w:t xml:space="preserve"> or</w:t>
        </w:r>
      </w:ins>
      <w:r>
        <w:t xml:space="preserve"> punishment disguised as praise. So </w:t>
      </w:r>
      <w:del w:id="6258" w:author="Ezra-redaktør" w:date="2026-10-18T13:44:37Z">
        <w:r>
          <w:delText xml:space="preserve">invisibility</w:delText>
        </w:r>
      </w:del>
      <w:ins w:id="6259" w:author="Ezra-redaktør" w:date="2026-10-18T13:44:37Z">
        <w:r>
          <w:t xml:space="preserve">you</w:t>
        </w:r>
      </w:ins>
      <w:r>
        <w:t xml:space="preserve"> </w:t>
      </w:r>
      <w:del w:id="6260" w:author="Ezra-redaktør" w:date="2026-10-18T13:44:37Z">
        <w:r>
          <w:delText xml:space="preserve">became</w:delText>
        </w:r>
      </w:del>
      <w:ins w:id="6261" w:author="Ezra-redaktør" w:date="2026-10-18T13:44:37Z">
        <w:r>
          <w:t xml:space="preserve">learned</w:t>
        </w:r>
      </w:ins>
      <w:r>
        <w:t xml:space="preserve"> </w:t>
      </w:r>
      <w:del w:id="6262" w:author="Ezra-redaktør" w:date="2026-10-18T13:44:37Z">
        <w:r>
          <w:delText xml:space="preserve">protection.</w:delText>
        </w:r>
      </w:del>
      <w:ins w:id="6263" w:author="Ezra-redaktør" w:date="2026-10-18T13:44:37Z">
        <w:r>
          <w:t xml:space="preserve">to</w:t>
        </w:r>
      </w:ins>
      <w:r>
        <w:t xml:space="preserve"> </w:t>
      </w:r>
      <w:del w:id="6264" w:author="Ezra-redaktør" w:date="2026-10-18T13:44:37Z">
        <w:r>
          <w:delText xml:space="preserve">This</w:delText>
        </w:r>
      </w:del>
      <w:ins w:id="6265" w:author="Ezra-redaktør" w:date="2026-10-18T13:44:37Z">
        <w:r>
          <w:t xml:space="preserve">disappear.</w:t>
        </w:r>
      </w:ins>
      <w:r>
        <w:t xml:space="preserve"> </w:t>
      </w:r>
      <w:del w:id="6266" w:author="Ezra-redaktør" w:date="2026-10-18T13:44:37Z">
        <w:r>
          <w:delText xml:space="preserve">kind of</w:delText>
        </w:r>
      </w:del>
      <w:ins w:id="6267" w:author="Ezra-redaktør" w:date="2026-10-18T13:44:37Z">
        <w:r>
          <w:t xml:space="preserve">The</w:t>
        </w:r>
      </w:ins>
      <w:r>
        <w:t xml:space="preserve"> visibility </w:t>
      </w:r>
      <w:del w:id="6268" w:author="Ezra-redaktør" w:date="2026-10-18T13:44:37Z">
        <w:r>
          <w:delText xml:space="preserve">is</w:delText>
        </w:r>
      </w:del>
      <w:ins w:id="6269" w:author="Ezra-redaktør" w:date="2026-10-18T13:44:37Z">
        <w:r>
          <w:t xml:space="preserve">that</w:t>
        </w:r>
      </w:ins>
      <w:r>
        <w:t xml:space="preserve"> </w:t>
      </w:r>
      <w:del w:id="6270" w:author="Ezra-redaktør" w:date="2026-10-18T13:44:37Z">
        <w:r>
          <w:delText xml:space="preserve">different.</w:delText>
        </w:r>
      </w:del>
      <w:ins w:id="6271" w:author="Ezra-redaktør" w:date="2026-10-18T13:44:37Z">
        <w:r>
          <w:t xml:space="preserve">comes</w:t>
        </w:r>
      </w:ins>
      <w:r>
        <w:t xml:space="preserve"> </w:t>
      </w:r>
      <w:del w:id="6272" w:author="Ezra-redaktør" w:date="2026-10-18T13:44:37Z">
        <w:r>
          <w:delText xml:space="preserve">It</w:delText>
        </w:r>
      </w:del>
      <w:ins w:id="6273" w:author="Ezra-redaktør" w:date="2026-10-18T13:44:37Z">
        <w:r>
          <w:t xml:space="preserve">from formation</w:t>
        </w:r>
      </w:ins>
      <w:r>
        <w:t xml:space="preserve"> is </w:t>
      </w:r>
      <w:del w:id="6274" w:author="Ezra-redaktør" w:date="2026-10-18T13:44:37Z">
        <w:r>
          <w:delText xml:space="preserve">not</w:delText>
        </w:r>
      </w:del>
      <w:ins w:id="6275" w:author="Ezra-redaktør" w:date="2026-10-18T13:44:37Z">
        <w:r>
          <w:t xml:space="preserve">a</w:t>
        </w:r>
      </w:ins>
      <w:r>
        <w:t xml:space="preserve"> </w:t>
      </w:r>
      <w:del w:id="6276" w:author="Ezra-redaktør" w:date="2026-10-18T13:44:37Z">
        <w:r>
          <w:delText xml:space="preserve">exposure.</w:delText>
        </w:r>
      </w:del>
      <w:ins w:id="6277" w:author="Ezra-redaktør" w:date="2026-10-18T13:44:37Z">
        <w:r>
          <w:t xml:space="preserve">form</w:t>
        </w:r>
      </w:ins>
      <w:r>
        <w:t xml:space="preserve"> </w:t>
      </w:r>
      <w:del w:id="6278" w:author="Ezra-redaktør" w:date="2026-10-18T13:44:37Z">
        <w:r>
          <w:delText xml:space="preserve">It is</w:delText>
        </w:r>
      </w:del>
      <w:ins w:id="6279" w:author="Ezra-redaktør" w:date="2026-10-18T13:44:37Z">
        <w:r>
          <w:t xml:space="preserve">of</w:t>
        </w:r>
      </w:ins>
      <w:r>
        <w:t xml:space="preserve"> trust. You are not being </w:t>
      </w:r>
      <w:del w:id="6280" w:author="Ezra-redaktør" w:date="2026-10-18T13:44:37Z">
        <w:r>
          <w:delText xml:space="preserve">watched.</w:delText>
        </w:r>
      </w:del>
      <w:ins w:id="6281" w:author="Ezra-redaktør" w:date="2026-10-18T13:44:37Z">
        <w:r>
          <w:t xml:space="preserve">watched</w:t>
        </w:r>
      </w:ins>
      <w:r>
        <w:t xml:space="preserve"> </w:t>
      </w:r>
      <w:del w:id="6282" w:author="Ezra-redaktør" w:date="2026-10-18T13:44:37Z">
        <w:r>
          <w:delText xml:space="preserve">You</w:delText>
        </w:r>
      </w:del>
      <w:ins w:id="6283" w:author="Ezra-redaktør" w:date="2026-10-18T13:44:37Z">
        <w:r>
          <w:t xml:space="preserve">to be caught out; you</w:t>
        </w:r>
      </w:ins>
      <w:r>
        <w:t xml:space="preserve"> are being </w:t>
      </w:r>
      <w:del w:id="6284" w:author="Ezra-redaktør" w:date="2026-10-18T13:44:37Z">
        <w:r>
          <w:delText xml:space="preserve">relied</w:delText>
        </w:r>
      </w:del>
      <w:ins w:id="6285" w:author="Ezra-redaktør" w:date="2026-10-18T13:44:37Z">
        <w:r>
          <w:t xml:space="preserve">leaned</w:t>
        </w:r>
      </w:ins>
      <w:r>
        <w:t xml:space="preserve"> </w:t>
      </w:r>
      <w:del w:id="6286" w:author="Ezra-redaktør" w:date="2026-10-18T13:44:37Z">
        <w:r>
          <w:delText xml:space="preserve">upon.</w:delText>
        </w:r>
      </w:del>
      <w:ins w:id="6287" w:author="Ezra-redaktør" w:date="2026-10-18T13:44:37Z">
        <w:r>
          <w:t xml:space="preserve">on.</w:t>
        </w:r>
      </w:ins>
    </w:p>
    <w:p>
      <w:r>
        <w:t xml:space="preserve">*End of Day 38*</w:t>
      </w:r>
    </w:p>
    <w:p>
      <w:pPr>
        <w:pStyle w:val="Heading2"/>
      </w:pPr>
      <w:r>
        <w:t xml:space="preserve">Day </w:t>
      </w:r>
      <w:del w:id="6288" w:author="Ezra-redaktør" w:date="2026-10-18T13:44:37Z">
        <w:r>
          <w:delText xml:space="preserve">39 –</w:delText>
        </w:r>
      </w:del>
      <w:ins w:id="6289" w:author="Ezra-redaktør" w:date="2026-10-18T13:44:37Z">
        <w:r>
          <w:t xml:space="preserve">39:</w:t>
        </w:r>
      </w:ins>
      <w:r>
        <w:t xml:space="preserve"> When Authority Is Quiet</w:t>
      </w:r>
    </w:p>
    <w:p>
      <w:r>
        <w:t xml:space="preserve">&gt; “Well done, good and faithful servant. You have been faithful over a little; I will set you over much.” </w:t>
      </w:r>
      <w:del w:id="6290" w:author="Ezra-redaktør" w:date="2026-10-18T13:44:37Z">
        <w:r>
          <w:delText xml:space="preserve">–</w:delText>
        </w:r>
      </w:del>
      <w:ins w:id="6291" w:author="Ezra-redaktør" w:date="2026-10-18T13:44:37Z">
        <w:r>
          <w:t xml:space="preserve">&gt; &gt;</w:t>
        </w:r>
      </w:ins>
      <w:r>
        <w:t xml:space="preserve"> Matthew 25:21</w:t>
      </w:r>
    </w:p>
    <w:p>
      <w:r>
        <w:t xml:space="preserve">Authority </w:t>
      </w:r>
      <w:del w:id="6292" w:author="Ezra-redaktør" w:date="2026-10-18T13:44:37Z">
        <w:r>
          <w:delText xml:space="preserve">does</w:delText>
        </w:r>
      </w:del>
      <w:ins w:id="6293" w:author="Ezra-redaktør" w:date="2026-10-18T13:44:37Z">
        <w:r>
          <w:t xml:space="preserve">builds</w:t>
        </w:r>
      </w:ins>
      <w:r>
        <w:t xml:space="preserve"> </w:t>
      </w:r>
      <w:del w:id="6294" w:author="Ezra-redaktør" w:date="2026-10-18T13:44:37Z">
        <w:r>
          <w:delText xml:space="preserve">not announce itself. It accumulates</w:delText>
        </w:r>
      </w:del>
      <w:ins w:id="6295" w:author="Ezra-redaktør" w:date="2026-10-18T13:44:37Z">
        <w:r>
          <w:t xml:space="preserve">slowly,</w:t>
        </w:r>
      </w:ins>
      <w:r>
        <w:t xml:space="preserve"> through consistency, </w:t>
      </w:r>
      <w:del w:id="6296" w:author="Ezra-redaktør" w:date="2026-10-18T13:44:37Z">
        <w:r>
          <w:delText xml:space="preserve">under</w:delText>
        </w:r>
      </w:del>
      <w:ins w:id="6297" w:author="Ezra-redaktør" w:date="2026-10-18T13:44:37Z">
        <w:r>
          <w:t xml:space="preserve">while</w:t>
        </w:r>
      </w:ins>
      <w:r>
        <w:t xml:space="preserve"> </w:t>
      </w:r>
      <w:del w:id="6298" w:author="Ezra-redaktør" w:date="2026-10-18T13:44:37Z">
        <w:r>
          <w:delText xml:space="preserve">observation</w:delText>
        </w:r>
      </w:del>
      <w:ins w:id="6299" w:author="Ezra-redaktør" w:date="2026-10-18T13:44:37Z">
        <w:r>
          <w:t xml:space="preserve">you are being watched in ways</w:t>
        </w:r>
      </w:ins>
      <w:r>
        <w:t xml:space="preserve"> that never </w:t>
      </w:r>
      <w:del w:id="6300" w:author="Ezra-redaktør" w:date="2026-10-18T13:44:37Z">
        <w:r>
          <w:delText xml:space="preserve">feels</w:delText>
        </w:r>
      </w:del>
      <w:ins w:id="6301" w:author="Ezra-redaktør" w:date="2026-10-18T13:44:37Z">
        <w:r>
          <w:t xml:space="preserve">feel</w:t>
        </w:r>
      </w:ins>
      <w:r>
        <w:t xml:space="preserve"> official. Most men miss the moment </w:t>
      </w:r>
      <w:del w:id="6302" w:author="Ezra-redaktør" w:date="2026-10-18T13:44:37Z">
        <w:r>
          <w:delText xml:space="preserve">authority</w:delText>
        </w:r>
      </w:del>
      <w:ins w:id="6303" w:author="Ezra-redaktør" w:date="2026-10-18T13:44:37Z">
        <w:r>
          <w:t xml:space="preserve">it</w:t>
        </w:r>
      </w:ins>
      <w:r>
        <w:t xml:space="preserve"> </w:t>
      </w:r>
      <w:del w:id="6304" w:author="Ezra-redaktør" w:date="2026-10-18T13:44:37Z">
        <w:r>
          <w:delText xml:space="preserve">is</w:delText>
        </w:r>
      </w:del>
      <w:ins w:id="6305" w:author="Ezra-redaktør" w:date="2026-10-18T13:44:37Z">
        <w:r>
          <w:t xml:space="preserve">starts</w:t>
        </w:r>
      </w:ins>
      <w:r>
        <w:t xml:space="preserve"> </w:t>
      </w:r>
      <w:del w:id="6306" w:author="Ezra-redaktør" w:date="2026-10-18T13:44:37Z">
        <w:r>
          <w:delText xml:space="preserve">forming</w:delText>
        </w:r>
      </w:del>
      <w:ins w:id="6307" w:author="Ezra-redaktør" w:date="2026-10-18T13:44:37Z">
        <w:r>
          <w:t xml:space="preserve">to form,</w:t>
        </w:r>
      </w:ins>
      <w:r>
        <w:t xml:space="preserve"> because </w:t>
      </w:r>
      <w:del w:id="6308" w:author="Ezra-redaktør" w:date="2026-10-18T13:44:37Z">
        <w:r>
          <w:delText xml:space="preserve">it</w:delText>
        </w:r>
      </w:del>
      <w:ins w:id="6309" w:author="Ezra-redaktør" w:date="2026-10-18T13:44:37Z">
        <w:r>
          <w:t xml:space="preserve">that moment</w:t>
        </w:r>
      </w:ins>
      <w:r>
        <w:t xml:space="preserve"> feels ordinary.</w:t>
      </w:r>
    </w:p>
    <w:p>
      <w:pPr>
        <w:pStyle w:val="Heading3"/>
      </w:pPr>
      <w:r>
        <w:t xml:space="preserve">The Scenario</w:t>
      </w:r>
    </w:p>
    <w:p>
      <w:r>
        <w:t xml:space="preserve">Derek was not promoted. He was </w:t>
      </w:r>
      <w:del w:id="6310" w:author="Ezra-redaktør" w:date="2026-10-18T13:44:37Z">
        <w:r>
          <w:delText xml:space="preserve">noticed, not</w:delText>
        </w:r>
      </w:del>
      <w:ins w:id="6311" w:author="Ezra-redaktør" w:date="2026-10-18T13:44:37Z">
        <w:r>
          <w:t xml:space="preserve">noticed</w:t>
        </w:r>
      </w:ins>
      <w:r>
        <w:t xml:space="preserve"> for </w:t>
      </w:r>
      <w:del w:id="6312" w:author="Ezra-redaktør" w:date="2026-10-18T13:44:37Z">
        <w:r>
          <w:delText xml:space="preserve">initiative,</w:delText>
        </w:r>
      </w:del>
      <w:ins w:id="6313" w:author="Ezra-redaktør" w:date="2026-10-18T13:44:37Z">
        <w:r>
          <w:t xml:space="preserve">reliability</w:t>
        </w:r>
      </w:ins>
      <w:r>
        <w:t xml:space="preserve"> </w:t>
      </w:r>
      <w:del w:id="6314" w:author="Ezra-redaktør" w:date="2026-10-18T13:44:37Z">
        <w:r>
          <w:delText xml:space="preserve">but</w:delText>
        </w:r>
      </w:del>
      <w:ins w:id="6315" w:author="Ezra-redaktør" w:date="2026-10-18T13:44:37Z">
        <w:r>
          <w:t xml:space="preserve">rather</w:t>
        </w:r>
      </w:ins>
      <w:r>
        <w:t xml:space="preserve"> </w:t>
      </w:r>
      <w:del w:id="6316" w:author="Ezra-redaktør" w:date="2026-10-18T13:44:37Z">
        <w:r>
          <w:delText xml:space="preserve">for</w:delText>
        </w:r>
      </w:del>
      <w:ins w:id="6317" w:author="Ezra-redaktør" w:date="2026-10-18T13:44:37Z">
        <w:r>
          <w:t xml:space="preserve">than</w:t>
        </w:r>
      </w:ins>
      <w:r>
        <w:t xml:space="preserve"> </w:t>
      </w:r>
      <w:del w:id="6318" w:author="Ezra-redaktør" w:date="2026-10-18T13:44:37Z">
        <w:r>
          <w:delText xml:space="preserve">reliability.</w:delText>
        </w:r>
      </w:del>
      <w:ins w:id="6319" w:author="Ezra-redaktør" w:date="2026-10-18T13:44:37Z">
        <w:r>
          <w:t xml:space="preserve">initiative.</w:t>
        </w:r>
      </w:ins>
      <w:r>
        <w:t xml:space="preserve"> He finished what others left half-done. He kept standards when no one checked. He absorbed pressure without </w:t>
      </w:r>
      <w:del w:id="6320" w:author="Ezra-redaktør" w:date="2026-10-18T13:44:37Z">
        <w:r>
          <w:delText xml:space="preserve">deflecting</w:delText>
        </w:r>
      </w:del>
      <w:ins w:id="6321" w:author="Ezra-redaktør" w:date="2026-10-18T13:44:37Z">
        <w:r>
          <w:t xml:space="preserve">passing on the</w:t>
        </w:r>
      </w:ins>
      <w:r>
        <w:t xml:space="preserve"> blame.</w:t>
      </w:r>
    </w:p>
    <w:p>
      <w:del w:id="6322" w:author="Ezra-redaktør" w:date="2026-10-18T13:44:37Z">
        <w:r>
          <w:delText xml:space="preserve">Eventually,</w:delText>
        </w:r>
      </w:del>
      <w:ins w:id="6323" w:author="Ezra-redaktør" w:date="2026-10-18T13:44:37Z">
        <w:r>
          <w:t xml:space="preserve">Eventually</w:t>
        </w:r>
      </w:ins>
      <w:r>
        <w:t xml:space="preserve"> people stopped explaining things to him. They assumed he would handle it. </w:t>
      </w:r>
      <w:del w:id="6324" w:author="Ezra-redaktør" w:date="2026-10-18T13:44:37Z">
        <w:r>
          <w:delText xml:space="preserve">Authority</w:delText>
        </w:r>
      </w:del>
      <w:ins w:id="6325" w:author="Ezra-redaktør" w:date="2026-10-18T13:44:37Z">
        <w:r>
          <w:t xml:space="preserve">He</w:t>
        </w:r>
      </w:ins>
      <w:r>
        <w:t xml:space="preserve"> had </w:t>
      </w:r>
      <w:del w:id="6326" w:author="Ezra-redaktør" w:date="2026-10-18T13:44:37Z">
        <w:r>
          <w:delText xml:space="preserve">arrived</w:delText>
        </w:r>
      </w:del>
      <w:ins w:id="6327" w:author="Ezra-redaktør" w:date="2026-10-18T13:44:37Z">
        <w:r>
          <w:t xml:space="preserve">authority</w:t>
        </w:r>
      </w:ins>
      <w:r>
        <w:t xml:space="preserve"> </w:t>
      </w:r>
      <w:del w:id="6328" w:author="Ezra-redaktør" w:date="2026-10-18T13:44:37Z">
        <w:r>
          <w:delText xml:space="preserve">quietly,</w:delText>
        </w:r>
      </w:del>
      <w:ins w:id="6329" w:author="Ezra-redaktør" w:date="2026-10-18T13:44:37Z">
        <w:r>
          <w:t xml:space="preserve">now,</w:t>
        </w:r>
      </w:ins>
      <w:r>
        <w:t xml:space="preserve"> </w:t>
      </w:r>
      <w:del w:id="6330" w:author="Ezra-redaktør" w:date="2026-10-18T13:44:37Z">
        <w:r>
          <w:delText xml:space="preserve">not</w:delText>
        </w:r>
      </w:del>
      <w:ins w:id="6331" w:author="Ezra-redaktør" w:date="2026-10-18T13:44:37Z">
        <w:r>
          <w:t xml:space="preserve">and it had come</w:t>
        </w:r>
      </w:ins>
      <w:r>
        <w:t xml:space="preserve"> through </w:t>
      </w:r>
      <w:del w:id="6332" w:author="Ezra-redaktør" w:date="2026-10-18T13:44:37Z">
        <w:r>
          <w:delText xml:space="preserve">title,</w:delText>
        </w:r>
      </w:del>
      <w:ins w:id="6333" w:author="Ezra-redaktør" w:date="2026-10-18T13:44:37Z">
        <w:r>
          <w:t xml:space="preserve">trust,</w:t>
        </w:r>
      </w:ins>
      <w:r>
        <w:t xml:space="preserve"> </w:t>
      </w:r>
      <w:del w:id="6334" w:author="Ezra-redaktør" w:date="2026-10-18T13:44:37Z">
        <w:r>
          <w:delText xml:space="preserve">but</w:delText>
        </w:r>
      </w:del>
      <w:ins w:id="6335" w:author="Ezra-redaktør" w:date="2026-10-18T13:44:37Z">
        <w:r>
          <w:t xml:space="preserve">with</w:t>
        </w:r>
      </w:ins>
      <w:r>
        <w:t xml:space="preserve"> </w:t>
      </w:r>
      <w:del w:id="6336" w:author="Ezra-redaktør" w:date="2026-10-18T13:44:37Z">
        <w:r>
          <w:delText xml:space="preserve">through</w:delText>
        </w:r>
      </w:del>
      <w:ins w:id="6337" w:author="Ezra-redaktør" w:date="2026-10-18T13:44:37Z">
        <w:r>
          <w:t xml:space="preserve">no</w:t>
        </w:r>
      </w:ins>
      <w:r>
        <w:t xml:space="preserve"> </w:t>
      </w:r>
      <w:del w:id="6338" w:author="Ezra-redaktør" w:date="2026-10-18T13:44:37Z">
        <w:r>
          <w:delText xml:space="preserve">trust.</w:delText>
        </w:r>
      </w:del>
      <w:ins w:id="6339" w:author="Ezra-redaktør" w:date="2026-10-18T13:44:37Z">
        <w:r>
          <w:t xml:space="preserve">title attached.</w:t>
        </w:r>
      </w:ins>
    </w:p>
    <w:p>
      <w:pPr>
        <w:pStyle w:val="Heading3"/>
      </w:pPr>
      <w:r>
        <w:t xml:space="preserve">Position vs.</w:t>
      </w:r>
      <w:del w:id="6340" w:author="Ezra-redaktør" w:date="2026-10-18T13:44:37Z">
        <w:r>
          <w:delText xml:space="preserve"> </w:delText>
        </w:r>
      </w:del>
      <w:ins w:id="6341" w:author="Ezra-redaktør" w:date="2026-10-18T13:44:37Z">
        <w:r>
          <w:t xml:space="preserve"> </w:t>
        </w:r>
      </w:ins>
      <w:r>
        <w:t xml:space="preserve">Authority</w:t>
      </w:r>
    </w:p>
    <w:p>
      <w:r>
        <w:t xml:space="preserve">| Position</w:t>
      </w:r>
      <w:del w:id="6342" w:author="Ezra-redaktør" w:date="2026-10-18T13:44:37Z">
        <w:r>
          <w:delText xml:space="preserve">               </w:delText>
        </w:r>
      </w:del>
      <w:ins w:id="6343" w:author="Ezra-redaktør" w:date="2026-10-18T13:44:37Z">
        <w:r>
          <w:t xml:space="preserve"> </w:t>
        </w:r>
      </w:ins>
      <w:r>
        <w:t xml:space="preserve">| Authority</w:t>
      </w:r>
      <w:del w:id="6344" w:author="Ezra-redaktør" w:date="2026-10-18T13:44:37Z">
        <w:r>
          <w:delText xml:space="preserve">                 </w:delText>
        </w:r>
      </w:del>
      <w:ins w:id="6345" w:author="Ezra-redaktør" w:date="2026-10-18T13:44:37Z">
        <w:r>
          <w:t xml:space="preserve"> </w:t>
        </w:r>
      </w:ins>
      <w:r>
        <w:t xml:space="preserve">| </w:t>
      </w:r>
      <w:del w:id="6346" w:author="Ezra-redaktør" w:date="2026-10-18T13:44:37Z">
        <w:r>
          <w:delText xml:space="preserve">|------------------------|---------------------------|</w:delText>
        </w:r>
      </w:del>
      <w:ins w:id="6347" w:author="Ezra-redaktør" w:date="2026-10-18T13:44:37Z">
        <w:r>
          <w:t xml:space="preserve">| :- | :- |</w:t>
        </w:r>
      </w:ins>
      <w:r>
        <w:t xml:space="preserve"> | Is assigned</w:t>
      </w:r>
      <w:del w:id="6348" w:author="Ezra-redaktør" w:date="2026-10-18T13:44:37Z">
        <w:r>
          <w:delText xml:space="preserve">            </w:delText>
        </w:r>
      </w:del>
      <w:ins w:id="6349" w:author="Ezra-redaktør" w:date="2026-10-18T13:44:37Z">
        <w:r>
          <w:t xml:space="preserve"> </w:t>
        </w:r>
      </w:ins>
      <w:r>
        <w:t xml:space="preserve">| Is earned</w:t>
      </w:r>
      <w:del w:id="6350" w:author="Ezra-redaktør" w:date="2026-10-18T13:44:37Z">
        <w:r>
          <w:delText xml:space="preserve">                 </w:delText>
        </w:r>
      </w:del>
      <w:ins w:id="6351" w:author="Ezra-redaktør" w:date="2026-10-18T13:44:37Z">
        <w:r>
          <w:t xml:space="preserve"> </w:t>
        </w:r>
      </w:ins>
      <w:r>
        <w:t xml:space="preserve">| | Depends on title</w:t>
      </w:r>
      <w:del w:id="6352" w:author="Ezra-redaktør" w:date="2026-10-18T13:44:37Z">
        <w:r>
          <w:delText xml:space="preserve">       </w:delText>
        </w:r>
      </w:del>
      <w:ins w:id="6353" w:author="Ezra-redaktør" w:date="2026-10-18T13:44:37Z">
        <w:r>
          <w:t xml:space="preserve"> </w:t>
        </w:r>
      </w:ins>
      <w:r>
        <w:t xml:space="preserve">| Depends on trust</w:t>
      </w:r>
      <w:del w:id="6354" w:author="Ezra-redaktør" w:date="2026-10-18T13:44:37Z">
        <w:r>
          <w:delText xml:space="preserve">          </w:delText>
        </w:r>
      </w:del>
      <w:ins w:id="6355" w:author="Ezra-redaktør" w:date="2026-10-18T13:44:37Z">
        <w:r>
          <w:t xml:space="preserve"> </w:t>
        </w:r>
      </w:ins>
      <w:r>
        <w:t xml:space="preserve">| | Can be removed</w:t>
      </w:r>
      <w:del w:id="6356" w:author="Ezra-redaktør" w:date="2026-10-18T13:44:37Z">
        <w:r>
          <w:delText xml:space="preserve">         </w:delText>
        </w:r>
      </w:del>
      <w:ins w:id="6357" w:author="Ezra-redaktør" w:date="2026-10-18T13:44:37Z">
        <w:r>
          <w:t xml:space="preserve"> </w:t>
        </w:r>
      </w:ins>
      <w:r>
        <w:t xml:space="preserve">| Persists without notice</w:t>
      </w:r>
      <w:del w:id="6358" w:author="Ezra-redaktør" w:date="2026-10-18T13:44:37Z">
        <w:r>
          <w:delText xml:space="preserve">   </w:delText>
        </w:r>
      </w:del>
      <w:ins w:id="6359" w:author="Ezra-redaktør" w:date="2026-10-18T13:44:37Z">
        <w:r>
          <w:t xml:space="preserve"> </w:t>
        </w:r>
      </w:ins>
      <w:r>
        <w:t xml:space="preserve">| | Requires enforcement</w:t>
      </w:r>
      <w:del w:id="6360" w:author="Ezra-redaktør" w:date="2026-10-18T13:44:37Z">
        <w:r>
          <w:delText xml:space="preserve">   </w:delText>
        </w:r>
      </w:del>
      <w:ins w:id="6361" w:author="Ezra-redaktør" w:date="2026-10-18T13:44:37Z">
        <w:r>
          <w:t xml:space="preserve"> </w:t>
        </w:r>
      </w:ins>
      <w:r>
        <w:t xml:space="preserve">| Invites cooperation</w:t>
      </w:r>
      <w:del w:id="6362" w:author="Ezra-redaktør" w:date="2026-10-18T13:44:37Z">
        <w:r>
          <w:delText xml:space="preserve">       </w:delText>
        </w:r>
      </w:del>
      <w:ins w:id="6363" w:author="Ezra-redaktør" w:date="2026-10-18T13:44:37Z">
        <w:r>
          <w:t xml:space="preserve"> </w:t>
        </w:r>
      </w:ins>
      <w:r>
        <w:t xml:space="preserve">| | Is visible immediately | Becomes visible over time |</w:t>
      </w:r>
    </w:p>
    <w:p>
      <w:r>
        <w:t xml:space="preserve">Position may open doors. Authority determines what happens once you are inside.</w:t>
      </w:r>
    </w:p>
    <w:p>
      <w:pPr>
        <w:pStyle w:val="Heading3"/>
      </w:pPr>
      <w:r>
        <w:t xml:space="preserve">What This Day Is Really About</w:t>
      </w:r>
    </w:p>
    <w:p>
      <w:del w:id="6364" w:author="Ezra-redaktør" w:date="2026-10-18T13:44:37Z">
        <w:r>
          <w:delText xml:space="preserve">This</w:delText>
        </w:r>
      </w:del>
      <w:ins w:id="6365" w:author="Ezra-redaktør" w:date="2026-10-18T13:44:37Z">
        <w:r>
          <w:t xml:space="preserve">Authority</w:t>
        </w:r>
      </w:ins>
      <w:r>
        <w:t xml:space="preserve"> </w:t>
      </w:r>
      <w:del w:id="6366" w:author="Ezra-redaktør" w:date="2026-10-18T13:44:37Z">
        <w:r>
          <w:delText xml:space="preserve">day</w:delText>
        </w:r>
      </w:del>
      <w:ins w:id="6367" w:author="Ezra-redaktør" w:date="2026-10-18T13:44:37Z">
        <w:r>
          <w:t xml:space="preserve">rests</w:t>
        </w:r>
      </w:ins>
      <w:r>
        <w:t xml:space="preserve"> </w:t>
      </w:r>
      <w:del w:id="6368" w:author="Ezra-redaktør" w:date="2026-10-18T13:44:37Z">
        <w:r>
          <w:delText xml:space="preserve">is not about leadership. It is about</w:delText>
        </w:r>
      </w:del>
      <w:ins w:id="6369" w:author="Ezra-redaktør" w:date="2026-10-18T13:44:37Z">
        <w:r>
          <w:t xml:space="preserve">on</w:t>
        </w:r>
      </w:ins>
      <w:r>
        <w:t xml:space="preserve"> credibility. </w:t>
      </w:r>
      <w:del w:id="6370" w:author="Ezra-redaktør" w:date="2026-10-18T13:44:37Z">
        <w:r>
          <w:delText xml:space="preserve">Authority</w:delText>
        </w:r>
      </w:del>
      <w:ins w:id="6371" w:author="Ezra-redaktør" w:date="2026-10-18T13:44:37Z">
        <w:r>
          <w:t xml:space="preserve">It</w:t>
        </w:r>
      </w:ins>
      <w:r>
        <w:t xml:space="preserve"> forms when your word and your follow-through </w:t>
      </w:r>
      <w:del w:id="6372" w:author="Ezra-redaktør" w:date="2026-10-18T13:44:37Z">
        <w:r>
          <w:delText xml:space="preserve">remain</w:delText>
        </w:r>
      </w:del>
      <w:ins w:id="6373" w:author="Ezra-redaktør" w:date="2026-10-18T13:44:37Z">
        <w:r>
          <w:t xml:space="preserve">stay</w:t>
        </w:r>
      </w:ins>
      <w:r>
        <w:t xml:space="preserve"> </w:t>
      </w:r>
      <w:del w:id="6374" w:author="Ezra-redaktør" w:date="2026-10-18T13:44:37Z">
        <w:r>
          <w:delText xml:space="preserve">aligned</w:delText>
        </w:r>
      </w:del>
      <w:ins w:id="6375" w:author="Ezra-redaktør" w:date="2026-10-18T13:44:37Z">
        <w:r>
          <w:t xml:space="preserve">in line</w:t>
        </w:r>
      </w:ins>
      <w:r>
        <w:t xml:space="preserve"> over time, </w:t>
      </w:r>
      <w:ins w:id="6376" w:author="Ezra-redaktør" w:date="2026-10-18T13:44:37Z">
        <w:r>
          <w:t xml:space="preserve">consistently if </w:t>
        </w:r>
      </w:ins>
      <w:r>
        <w:t xml:space="preserve">not </w:t>
      </w:r>
      <w:del w:id="6377" w:author="Ezra-redaktør" w:date="2026-10-18T13:44:37Z">
        <w:r>
          <w:delText xml:space="preserve">perfectly, but consistently.</w:delText>
        </w:r>
      </w:del>
      <w:ins w:id="6378" w:author="Ezra-redaktør" w:date="2026-10-18T13:44:37Z">
        <w:r>
          <w:t xml:space="preserve">perfectly.</w:t>
        </w:r>
      </w:ins>
      <w:r>
        <w:t xml:space="preserve"> People </w:t>
      </w:r>
      <w:del w:id="6379" w:author="Ezra-redaktør" w:date="2026-10-18T13:44:37Z">
        <w:r>
          <w:delText xml:space="preserve">watch</w:delText>
        </w:r>
      </w:del>
      <w:ins w:id="6380" w:author="Ezra-redaktør" w:date="2026-10-18T13:44:37Z">
        <w:r>
          <w:t xml:space="preserve">are</w:t>
        </w:r>
      </w:ins>
      <w:r>
        <w:t xml:space="preserve"> </w:t>
      </w:r>
      <w:del w:id="6381" w:author="Ezra-redaktør" w:date="2026-10-18T13:44:37Z">
        <w:r>
          <w:delText xml:space="preserve">quietly.</w:delText>
        </w:r>
      </w:del>
      <w:ins w:id="6382" w:author="Ezra-redaktør" w:date="2026-10-18T13:44:37Z">
        <w:r>
          <w:t xml:space="preserve">watching.</w:t>
        </w:r>
      </w:ins>
      <w:r>
        <w:t xml:space="preserve"> They notice who </w:t>
      </w:r>
      <w:del w:id="6383" w:author="Ezra-redaktør" w:date="2026-10-18T13:44:37Z">
        <w:r>
          <w:delText xml:space="preserve">stabilizes</w:delText>
        </w:r>
      </w:del>
      <w:ins w:id="6384" w:author="Ezra-redaktør" w:date="2026-10-18T13:44:37Z">
        <w:r>
          <w:t xml:space="preserve">calms</w:t>
        </w:r>
      </w:ins>
      <w:r>
        <w:t xml:space="preserve"> </w:t>
      </w:r>
      <w:del w:id="6385" w:author="Ezra-redaktør" w:date="2026-10-18T13:44:37Z">
        <w:r>
          <w:delText xml:space="preserve">situations</w:delText>
        </w:r>
      </w:del>
      <w:ins w:id="6386" w:author="Ezra-redaktør" w:date="2026-10-18T13:44:37Z">
        <w:r>
          <w:t xml:space="preserve">a</w:t>
        </w:r>
      </w:ins>
      <w:r>
        <w:t xml:space="preserve"> </w:t>
      </w:r>
      <w:del w:id="6387" w:author="Ezra-redaktør" w:date="2026-10-18T13:44:37Z">
        <w:r>
          <w:delText xml:space="preserve">instead</w:delText>
        </w:r>
      </w:del>
      <w:ins w:id="6388" w:author="Ezra-redaktør" w:date="2026-10-18T13:44:37Z">
        <w:r>
          <w:t xml:space="preserve">situation</w:t>
        </w:r>
      </w:ins>
      <w:r>
        <w:t xml:space="preserve"> </w:t>
      </w:r>
      <w:del w:id="6389" w:author="Ezra-redaktør" w:date="2026-10-18T13:44:37Z">
        <w:r>
          <w:delText xml:space="preserve">of</w:delText>
        </w:r>
      </w:del>
      <w:ins w:id="6390" w:author="Ezra-redaktør" w:date="2026-10-18T13:44:37Z">
        <w:r>
          <w:t xml:space="preserve">down</w:t>
        </w:r>
      </w:ins>
      <w:r>
        <w:t xml:space="preserve"> </w:t>
      </w:r>
      <w:del w:id="6391" w:author="Ezra-redaktør" w:date="2026-10-18T13:44:37Z">
        <w:r>
          <w:delText xml:space="preserve">amplifying</w:delText>
        </w:r>
      </w:del>
      <w:ins w:id="6392" w:author="Ezra-redaktør" w:date="2026-10-18T13:44:37Z">
        <w:r>
          <w:t xml:space="preserve">and</w:t>
        </w:r>
      </w:ins>
      <w:r>
        <w:t xml:space="preserve"> </w:t>
      </w:r>
      <w:del w:id="6393" w:author="Ezra-redaktør" w:date="2026-10-18T13:44:37Z">
        <w:r>
          <w:delText xml:space="preserve">them.</w:delText>
        </w:r>
      </w:del>
      <w:ins w:id="6394" w:author="Ezra-redaktør" w:date="2026-10-18T13:44:37Z">
        <w:r>
          <w:t xml:space="preserve">who makes it worse.</w:t>
        </w:r>
      </w:ins>
    </w:p>
    <w:p>
      <w:pPr>
        <w:rPr>
          <w:del w:id="6395" w:author="Ezra-redaktør" w:date="2026-10-18T13:44:37Z"/>
        </w:rPr>
      </w:pPr>
      <w:del w:id="6396" w:author="Ezra-redaktør" w:date="2026-10-18T13:44:37Z">
        <w:r>
          <w:delText xml:space="preserve">Authority grows where responsibility is carried without demand for recognition.</w:delText>
        </w:r>
      </w:del>
    </w:p>
    <w:p>
      <w:pPr>
        <w:rPr>
          <w:ins w:id="6397" w:author="Ezra-redaktør" w:date="2026-10-18T13:44:37Z"/>
        </w:rPr>
      </w:pPr>
      <w:ins w:id="6398" w:author="Ezra-redaktør" w:date="2026-10-18T13:44:37Z">
        <w:r>
          <w:t xml:space="preserve">It grows wherever someone carries responsibility without asking to be recognized for it.</w:t>
        </w:r>
      </w:ins>
    </w:p>
    <w:p>
      <w:pPr>
        <w:pStyle w:val="Heading3"/>
      </w:pPr>
      <w:r>
        <w:t xml:space="preserve">The Practice</w:t>
      </w:r>
    </w:p>
    <w:p>
      <w:del w:id="6399" w:author="Ezra-redaktør" w:date="2026-10-18T13:44:37Z">
        <w:r>
          <w:delText xml:space="preserve">Today, guard</w:delText>
        </w:r>
      </w:del>
      <w:ins w:id="6400" w:author="Ezra-redaktør" w:date="2026-10-18T13:44:37Z">
        <w:r>
          <w:t xml:space="preserve">Guard</w:t>
        </w:r>
      </w:ins>
      <w:r>
        <w:t xml:space="preserve"> your </w:t>
      </w:r>
      <w:del w:id="6401" w:author="Ezra-redaktør" w:date="2026-10-18T13:44:37Z">
        <w:r>
          <w:delText xml:space="preserve">word.</w:delText>
        </w:r>
      </w:del>
      <w:ins w:id="6402" w:author="Ezra-redaktør" w:date="2026-10-18T13:44:37Z">
        <w:r>
          <w:t xml:space="preserve">word today.</w:t>
        </w:r>
      </w:ins>
      <w:r>
        <w:t xml:space="preserve"> Say less, </w:t>
      </w:r>
      <w:del w:id="6403" w:author="Ezra-redaktør" w:date="2026-10-18T13:44:37Z">
        <w:r>
          <w:delText xml:space="preserve">but</w:delText>
        </w:r>
      </w:del>
      <w:ins w:id="6404" w:author="Ezra-redaktør" w:date="2026-10-18T13:44:37Z">
        <w:r>
          <w:t xml:space="preserve">and</w:t>
        </w:r>
      </w:ins>
      <w:r>
        <w:t xml:space="preserve"> </w:t>
      </w:r>
      <w:del w:id="6405" w:author="Ezra-redaktør" w:date="2026-10-18T13:44:37Z">
        <w:r>
          <w:delText xml:space="preserve">complete</w:delText>
        </w:r>
      </w:del>
      <w:ins w:id="6406" w:author="Ezra-redaktør" w:date="2026-10-18T13:44:37Z">
        <w:r>
          <w:t xml:space="preserve">finish</w:t>
        </w:r>
      </w:ins>
      <w:r>
        <w:t xml:space="preserve"> what you commit to. </w:t>
      </w:r>
      <w:del w:id="6407" w:author="Ezra-redaktør" w:date="2026-10-18T13:44:37Z">
        <w:r>
          <w:delText xml:space="preserve">Finish</w:delText>
        </w:r>
      </w:del>
      <w:ins w:id="6408" w:author="Ezra-redaktør" w:date="2026-10-18T13:44:37Z">
        <w:r>
          <w:t xml:space="preserve">Complete</w:t>
        </w:r>
      </w:ins>
      <w:r>
        <w:t xml:space="preserve"> one small responsibility with precision and care.</w:t>
      </w:r>
    </w:p>
    <w:p>
      <w:r>
        <w:t xml:space="preserve">Authority often forms in tasks that feel too </w:t>
      </w:r>
      <w:del w:id="6409" w:author="Ezra-redaktør" w:date="2026-10-18T13:44:37Z">
        <w:r>
          <w:delText xml:space="preserve">minor</w:delText>
        </w:r>
      </w:del>
      <w:ins w:id="6410" w:author="Ezra-redaktør" w:date="2026-10-18T13:44:37Z">
        <w:r>
          <w:t xml:space="preserve">small</w:t>
        </w:r>
      </w:ins>
      <w:r>
        <w:t xml:space="preserve"> to matter. They matter more than you think.</w:t>
      </w:r>
    </w:p>
    <w:p>
      <w:pPr>
        <w:pStyle w:val="Heading3"/>
      </w:pPr>
      <w:r>
        <w:t xml:space="preserve">Healing </w:t>
      </w:r>
      <w:del w:id="6411" w:author="Ezra-redaktør" w:date="2026-10-18T13:44:37Z">
        <w:r>
          <w:delText xml:space="preserve">Forge –</w:delText>
        </w:r>
      </w:del>
      <w:ins w:id="6412" w:author="Ezra-redaktør" w:date="2026-10-18T13:44:37Z">
        <w:r>
          <w:t xml:space="preserve">Forge:</w:t>
        </w:r>
      </w:ins>
      <w:r>
        <w:t xml:space="preserve"> When Authority Was Abused</w:t>
      </w:r>
    </w:p>
    <w:p>
      <w:del w:id="6413" w:author="Ezra-redaktør" w:date="2026-10-18T13:44:37Z">
        <w:r>
          <w:delText xml:space="preserve">For</w:delText>
        </w:r>
      </w:del>
      <w:ins w:id="6414" w:author="Ezra-redaktør" w:date="2026-10-18T13:44:37Z">
        <w:r>
          <w:t xml:space="preserve">If</w:t>
        </w:r>
      </w:ins>
      <w:r>
        <w:t xml:space="preserve"> </w:t>
      </w:r>
      <w:del w:id="6415" w:author="Ezra-redaktør" w:date="2026-10-18T13:44:37Z">
        <w:r>
          <w:delText xml:space="preserve">some men,</w:delText>
        </w:r>
      </w:del>
      <w:ins w:id="6416" w:author="Ezra-redaktør" w:date="2026-10-18T13:44:37Z">
        <w:r>
          <w:t xml:space="preserve">the</w:t>
        </w:r>
      </w:ins>
      <w:r>
        <w:t xml:space="preserve"> authority </w:t>
      </w:r>
      <w:ins w:id="6417" w:author="Ezra-redaktør" w:date="2026-10-18T13:44:37Z">
        <w:r>
          <w:t xml:space="preserve">you knew </w:t>
        </w:r>
      </w:ins>
      <w:r>
        <w:t xml:space="preserve">meant </w:t>
      </w:r>
      <w:del w:id="6418" w:author="Ezra-redaktør" w:date="2026-10-18T13:44:37Z">
        <w:r>
          <w:delText xml:space="preserve">control:</w:delText>
        </w:r>
      </w:del>
      <w:ins w:id="6419" w:author="Ezra-redaktør" w:date="2026-10-18T13:44:37Z">
        <w:r>
          <w:t xml:space="preserve">control,</w:t>
        </w:r>
      </w:ins>
      <w:r>
        <w:t xml:space="preserve"> unpredictability, punishment, </w:t>
      </w:r>
      <w:ins w:id="6420" w:author="Ezra-redaktør" w:date="2026-10-18T13:44:37Z">
        <w:r>
          <w:t xml:space="preserve">and </w:t>
        </w:r>
      </w:ins>
      <w:r>
        <w:t xml:space="preserve">power </w:t>
      </w:r>
      <w:del w:id="6421" w:author="Ezra-redaktør" w:date="2026-10-18T13:44:37Z">
        <w:r>
          <w:delText xml:space="preserve">without</w:delText>
        </w:r>
      </w:del>
      <w:ins w:id="6422" w:author="Ezra-redaktør" w:date="2026-10-18T13:44:37Z">
        <w:r>
          <w:t xml:space="preserve">with</w:t>
        </w:r>
      </w:ins>
      <w:r>
        <w:t xml:space="preserve"> </w:t>
      </w:r>
      <w:del w:id="6423" w:author="Ezra-redaktør" w:date="2026-10-18T13:44:37Z">
        <w:r>
          <w:delText xml:space="preserve">accountability.</w:delText>
        </w:r>
      </w:del>
      <w:ins w:id="6424" w:author="Ezra-redaktør" w:date="2026-10-18T13:44:37Z">
        <w:r>
          <w:t xml:space="preserve">no</w:t>
        </w:r>
      </w:ins>
      <w:r>
        <w:t xml:space="preserve"> </w:t>
      </w:r>
      <w:del w:id="6425" w:author="Ezra-redaktør" w:date="2026-10-18T13:44:37Z">
        <w:r>
          <w:delText xml:space="preserve">So</w:delText>
        </w:r>
      </w:del>
      <w:ins w:id="6426" w:author="Ezra-redaktør" w:date="2026-10-18T13:44:37Z">
        <w:r>
          <w:t xml:space="preserve">accountability, then</w:t>
        </w:r>
      </w:ins>
      <w:r>
        <w:t xml:space="preserve"> avoiding authority felt safer. </w:t>
      </w:r>
      <w:del w:id="6427" w:author="Ezra-redaktør" w:date="2026-10-18T13:44:37Z">
        <w:r>
          <w:delText xml:space="preserve">This kind of</w:delText>
        </w:r>
      </w:del>
      <w:ins w:id="6428" w:author="Ezra-redaktør" w:date="2026-10-18T13:44:37Z">
        <w:r>
          <w:t xml:space="preserve">The</w:t>
        </w:r>
      </w:ins>
      <w:r>
        <w:t xml:space="preserve"> authority </w:t>
      </w:r>
      <w:del w:id="6429" w:author="Ezra-redaktør" w:date="2026-10-18T13:44:37Z">
        <w:r>
          <w:delText xml:space="preserve">is</w:delText>
        </w:r>
      </w:del>
      <w:ins w:id="6430" w:author="Ezra-redaktør" w:date="2026-10-18T13:44:37Z">
        <w:r>
          <w:t xml:space="preserve">described</w:t>
        </w:r>
      </w:ins>
      <w:r>
        <w:t xml:space="preserve"> </w:t>
      </w:r>
      <w:del w:id="6431" w:author="Ezra-redaktør" w:date="2026-10-18T13:44:37Z">
        <w:r>
          <w:delText xml:space="preserve">different.</w:delText>
        </w:r>
      </w:del>
      <w:ins w:id="6432" w:author="Ezra-redaktør" w:date="2026-10-18T13:44:37Z">
        <w:r>
          <w:t xml:space="preserve">here</w:t>
        </w:r>
      </w:ins>
      <w:r>
        <w:t xml:space="preserve"> </w:t>
      </w:r>
      <w:del w:id="6433" w:author="Ezra-redaktør" w:date="2026-10-18T13:44:37Z">
        <w:r>
          <w:delText xml:space="preserve">It</w:delText>
        </w:r>
      </w:del>
      <w:ins w:id="6434" w:author="Ezra-redaktør" w:date="2026-10-18T13:44:37Z">
        <w:r>
          <w:t xml:space="preserve">steadies</w:t>
        </w:r>
      </w:ins>
      <w:r>
        <w:t xml:space="preserve"> </w:t>
      </w:r>
      <w:del w:id="6435" w:author="Ezra-redaktør" w:date="2026-10-18T13:44:37Z">
        <w:r>
          <w:delText xml:space="preserve">does</w:delText>
        </w:r>
      </w:del>
      <w:ins w:id="6436" w:author="Ezra-redaktør" w:date="2026-10-18T13:44:37Z">
        <w:r>
          <w:t xml:space="preserve">people</w:t>
        </w:r>
      </w:ins>
      <w:r>
        <w:t xml:space="preserve"> </w:t>
      </w:r>
      <w:del w:id="6437" w:author="Ezra-redaktør" w:date="2026-10-18T13:44:37Z">
        <w:r>
          <w:delText xml:space="preserve">not</w:delText>
        </w:r>
      </w:del>
      <w:ins w:id="6438" w:author="Ezra-redaktør" w:date="2026-10-18T13:44:37Z">
        <w:r>
          <w:t xml:space="preserve">and</w:t>
        </w:r>
      </w:ins>
      <w:r>
        <w:t xml:space="preserve"> </w:t>
      </w:r>
      <w:del w:id="6439" w:author="Ezra-redaktør" w:date="2026-10-18T13:44:37Z">
        <w:r>
          <w:delText xml:space="preserve">dominate.</w:delText>
        </w:r>
      </w:del>
      <w:ins w:id="6440" w:author="Ezra-redaktør" w:date="2026-10-18T13:44:37Z">
        <w:r>
          <w:t xml:space="preserve">has</w:t>
        </w:r>
      </w:ins>
      <w:r>
        <w:t xml:space="preserve"> </w:t>
      </w:r>
      <w:del w:id="6441" w:author="Ezra-redaktør" w:date="2026-10-18T13:44:37Z">
        <w:r>
          <w:delText xml:space="preserve">It</w:delText>
        </w:r>
      </w:del>
      <w:ins w:id="6442" w:author="Ezra-redaktør" w:date="2026-10-18T13:44:37Z">
        <w:r>
          <w:t xml:space="preserve">no</w:t>
        </w:r>
      </w:ins>
      <w:r>
        <w:t xml:space="preserve"> </w:t>
      </w:r>
      <w:del w:id="6443" w:author="Ezra-redaktør" w:date="2026-10-18T13:44:37Z">
        <w:r>
          <w:delText xml:space="preserve">stabilizes.</w:delText>
        </w:r>
      </w:del>
      <w:ins w:id="6444" w:author="Ezra-redaktør" w:date="2026-10-18T13:44:37Z">
        <w:r>
          <w:t xml:space="preserve">interest</w:t>
        </w:r>
      </w:ins>
      <w:r>
        <w:t xml:space="preserve"> </w:t>
      </w:r>
      <w:del w:id="6445" w:author="Ezra-redaktør" w:date="2026-10-18T13:44:37Z">
        <w:r>
          <w:delText xml:space="preserve">You</w:delText>
        </w:r>
      </w:del>
      <w:ins w:id="6446" w:author="Ezra-redaktør" w:date="2026-10-18T13:44:37Z">
        <w:r>
          <w:t xml:space="preserve">in</w:t>
        </w:r>
      </w:ins>
      <w:r>
        <w:t xml:space="preserve"> </w:t>
      </w:r>
      <w:del w:id="6447" w:author="Ezra-redaktør" w:date="2026-10-18T13:44:37Z">
        <w:r>
          <w:delText xml:space="preserve">are</w:delText>
        </w:r>
      </w:del>
      <w:ins w:id="6448" w:author="Ezra-redaktør" w:date="2026-10-18T13:44:37Z">
        <w:r>
          <w:t xml:space="preserve">dominating</w:t>
        </w:r>
      </w:ins>
      <w:r>
        <w:t xml:space="preserve"> </w:t>
      </w:r>
      <w:del w:id="6449" w:author="Ezra-redaktør" w:date="2026-10-18T13:44:37Z">
        <w:r>
          <w:delText xml:space="preserve">not being asked to control others.</w:delText>
        </w:r>
      </w:del>
      <w:ins w:id="6450" w:author="Ezra-redaktør" w:date="2026-10-18T13:44:37Z">
        <w:r>
          <w:t xml:space="preserve">them.</w:t>
        </w:r>
      </w:ins>
      <w:r>
        <w:t xml:space="preserve"> You are being trained to be trusted.</w:t>
      </w:r>
    </w:p>
    <w:p>
      <w:r>
        <w:t xml:space="preserve">*End of Day 39*</w:t>
      </w:r>
    </w:p>
    <w:p>
      <w:pPr>
        <w:pStyle w:val="Heading2"/>
      </w:pPr>
      <w:r>
        <w:t xml:space="preserve">Day </w:t>
      </w:r>
      <w:del w:id="6451" w:author="Ezra-redaktør" w:date="2026-10-18T13:44:37Z">
        <w:r>
          <w:delText xml:space="preserve">40 –</w:delText>
        </w:r>
      </w:del>
      <w:ins w:id="6452" w:author="Ezra-redaktør" w:date="2026-10-18T13:44:37Z">
        <w:r>
          <w:t xml:space="preserve">40:</w:t>
        </w:r>
      </w:ins>
      <w:r>
        <w:t xml:space="preserve"> Living Forward</w:t>
      </w:r>
    </w:p>
    <w:p>
      <w:r>
        <w:t xml:space="preserve">&gt; “Forgetting what lies behind and straining forward to what lies ahead, I press on toward the goal.” </w:t>
      </w:r>
      <w:del w:id="6453" w:author="Ezra-redaktør" w:date="2026-10-18T13:44:37Z">
        <w:r>
          <w:delText xml:space="preserve">–</w:delText>
        </w:r>
      </w:del>
      <w:ins w:id="6454" w:author="Ezra-redaktør" w:date="2026-10-18T13:44:37Z">
        <w:r>
          <w:t xml:space="preserve">&gt; &gt;</w:t>
        </w:r>
      </w:ins>
      <w:r>
        <w:t xml:space="preserve"> Philippians 3:13–14</w:t>
      </w:r>
    </w:p>
    <w:p>
      <w:r>
        <w:t xml:space="preserve">Completion </w:t>
      </w:r>
      <w:del w:id="6455" w:author="Ezra-redaktør" w:date="2026-10-18T13:44:37Z">
        <w:r>
          <w:delText xml:space="preserve">does</w:delText>
        </w:r>
      </w:del>
      <w:ins w:id="6456" w:author="Ezra-redaktør" w:date="2026-10-18T13:44:37Z">
        <w:r>
          <w:t xml:space="preserve">rarely</w:t>
        </w:r>
      </w:ins>
      <w:r>
        <w:t xml:space="preserve"> </w:t>
      </w:r>
      <w:del w:id="6457" w:author="Ezra-redaktør" w:date="2026-10-18T13:44:37Z">
        <w:r>
          <w:delText xml:space="preserve">not feel</w:delText>
        </w:r>
      </w:del>
      <w:ins w:id="6458" w:author="Ezra-redaktør" w:date="2026-10-18T13:44:37Z">
        <w:r>
          <w:t xml:space="preserve">feels</w:t>
        </w:r>
      </w:ins>
      <w:r>
        <w:t xml:space="preserve"> dramatic. It feels </w:t>
      </w:r>
      <w:del w:id="6459" w:author="Ezra-redaktør" w:date="2026-10-18T13:44:37Z">
        <w:r>
          <w:delText xml:space="preserve">quiet.</w:delText>
        </w:r>
      </w:del>
      <w:ins w:id="6460" w:author="Ezra-redaktør" w:date="2026-10-18T13:44:37Z">
        <w:r>
          <w:t xml:space="preserve">quiet,</w:t>
        </w:r>
      </w:ins>
      <w:r>
        <w:t xml:space="preserve"> </w:t>
      </w:r>
      <w:del w:id="6461" w:author="Ezra-redaktør" w:date="2026-10-18T13:44:37Z">
        <w:r>
          <w:delText xml:space="preserve">Grounded.</w:delText>
        </w:r>
      </w:del>
      <w:ins w:id="6462" w:author="Ezra-redaktør" w:date="2026-10-18T13:44:37Z">
        <w:r>
          <w:t xml:space="preserve">grounded,</w:t>
        </w:r>
      </w:ins>
      <w:r>
        <w:t xml:space="preserve"> </w:t>
      </w:r>
      <w:del w:id="6463" w:author="Ezra-redaktør" w:date="2026-10-18T13:44:37Z">
        <w:r>
          <w:delText xml:space="preserve">Resolved.</w:delText>
        </w:r>
      </w:del>
      <w:ins w:id="6464" w:author="Ezra-redaktør" w:date="2026-10-18T13:44:37Z">
        <w:r>
          <w:t xml:space="preserve">and settled.</w:t>
        </w:r>
      </w:ins>
      <w:r>
        <w:t xml:space="preserve"> What ends today is </w:t>
      </w:r>
      <w:del w:id="6465" w:author="Ezra-redaktør" w:date="2026-10-18T13:44:37Z">
        <w:r>
          <w:delText xml:space="preserve">not</w:delText>
        </w:r>
      </w:del>
      <w:ins w:id="6466" w:author="Ezra-redaktør" w:date="2026-10-18T13:44:37Z">
        <w:r>
          <w:t xml:space="preserve">indecision.</w:t>
        </w:r>
      </w:ins>
      <w:r>
        <w:t xml:space="preserve"> </w:t>
      </w:r>
      <w:del w:id="6467" w:author="Ezra-redaktør" w:date="2026-10-18T13:44:37Z">
        <w:r>
          <w:delText xml:space="preserve">effort,</w:delText>
        </w:r>
      </w:del>
      <w:ins w:id="6468" w:author="Ezra-redaktør" w:date="2026-10-18T13:44:37Z">
        <w:r>
          <w:t xml:space="preserve">The</w:t>
        </w:r>
      </w:ins>
      <w:r>
        <w:t xml:space="preserve"> </w:t>
      </w:r>
      <w:del w:id="6469" w:author="Ezra-redaktør" w:date="2026-10-18T13:44:37Z">
        <w:r>
          <w:delText xml:space="preserve">but</w:delText>
        </w:r>
      </w:del>
      <w:ins w:id="6470" w:author="Ezra-redaktør" w:date="2026-10-18T13:44:37Z">
        <w:r>
          <w:t xml:space="preserve">effort</w:t>
        </w:r>
      </w:ins>
      <w:r>
        <w:t xml:space="preserve"> </w:t>
      </w:r>
      <w:del w:id="6471" w:author="Ezra-redaktør" w:date="2026-10-18T13:44:37Z">
        <w:r>
          <w:delText xml:space="preserve">indecision.</w:delText>
        </w:r>
      </w:del>
      <w:ins w:id="6472" w:author="Ezra-redaktør" w:date="2026-10-18T13:44:37Z">
        <w:r>
          <w:t xml:space="preserve">goes on.</w:t>
        </w:r>
      </w:ins>
    </w:p>
    <w:p>
      <w:pPr>
        <w:pStyle w:val="Heading3"/>
      </w:pPr>
      <w:r>
        <w:t xml:space="preserve">The Scenario</w:t>
      </w:r>
    </w:p>
    <w:p>
      <w:r>
        <w:t xml:space="preserve">Adam expected something more: a surge, a signal, a sense of arrival. </w:t>
      </w:r>
      <w:del w:id="6473" w:author="Ezra-redaktør" w:date="2026-10-18T13:44:37Z">
        <w:r>
          <w:delText xml:space="preserve">Instead,</w:delText>
        </w:r>
      </w:del>
      <w:ins w:id="6474" w:author="Ezra-redaktør" w:date="2026-10-18T13:44:37Z">
        <w:r>
          <w:t xml:space="preserve">Instead</w:t>
        </w:r>
      </w:ins>
      <w:r>
        <w:t xml:space="preserve"> there was calm. Nothing had </w:t>
      </w:r>
      <w:del w:id="6475" w:author="Ezra-redaktør" w:date="2026-10-18T13:44:37Z">
        <w:r>
          <w:delText xml:space="preserve">collapsed;</w:delText>
        </w:r>
      </w:del>
      <w:ins w:id="6476" w:author="Ezra-redaktør" w:date="2026-10-18T13:44:37Z">
        <w:r>
          <w:t xml:space="preserve">collapsed and</w:t>
        </w:r>
      </w:ins>
      <w:r>
        <w:t xml:space="preserve"> nothing had </w:t>
      </w:r>
      <w:del w:id="6477" w:author="Ezra-redaktør" w:date="2026-10-18T13:44:37Z">
        <w:r>
          <w:delText xml:space="preserve">ignited.</w:delText>
        </w:r>
      </w:del>
      <w:ins w:id="6478" w:author="Ezra-redaktør" w:date="2026-10-18T13:44:37Z">
        <w:r>
          <w:t xml:space="preserve">caught</w:t>
        </w:r>
      </w:ins>
      <w:r>
        <w:t xml:space="preserve"> </w:t>
      </w:r>
      <w:del w:id="6479" w:author="Ezra-redaktør" w:date="2026-10-18T13:44:37Z">
        <w:r>
          <w:delText xml:space="preserve">But</w:delText>
        </w:r>
      </w:del>
      <w:ins w:id="6480" w:author="Ezra-redaktør" w:date="2026-10-18T13:44:37Z">
        <w:r>
          <w:t xml:space="preserve">fire, but</w:t>
        </w:r>
      </w:ins>
      <w:r>
        <w:t xml:space="preserve"> something had settled.</w:t>
      </w:r>
    </w:p>
    <w:p>
      <w:r>
        <w:t xml:space="preserve">The temptations were still </w:t>
      </w:r>
      <w:del w:id="6481" w:author="Ezra-redaktør" w:date="2026-10-18T13:44:37Z">
        <w:r>
          <w:delText xml:space="preserve">present.</w:delText>
        </w:r>
      </w:del>
      <w:ins w:id="6482" w:author="Ezra-redaktør" w:date="2026-10-18T13:44:37Z">
        <w:r>
          <w:t xml:space="preserve">there.</w:t>
        </w:r>
      </w:ins>
      <w:r>
        <w:t xml:space="preserve"> The discipline still </w:t>
      </w:r>
      <w:del w:id="6483" w:author="Ezra-redaktør" w:date="2026-10-18T13:44:37Z">
        <w:r>
          <w:delText xml:space="preserve">required</w:delText>
        </w:r>
      </w:del>
      <w:ins w:id="6484" w:author="Ezra-redaktør" w:date="2026-10-18T13:44:37Z">
        <w:r>
          <w:t xml:space="preserve">needed</w:t>
        </w:r>
      </w:ins>
      <w:r>
        <w:t xml:space="preserve"> attention. </w:t>
      </w:r>
      <w:del w:id="6485" w:author="Ezra-redaktør" w:date="2026-10-18T13:44:37Z">
        <w:r>
          <w:delText xml:space="preserve">What</w:delText>
        </w:r>
      </w:del>
      <w:ins w:id="6486" w:author="Ezra-redaktør" w:date="2026-10-18T13:44:37Z">
        <w:r>
          <w:t xml:space="preserve">His</w:t>
        </w:r>
      </w:ins>
      <w:r>
        <w:t xml:space="preserve"> </w:t>
      </w:r>
      <w:del w:id="6487" w:author="Ezra-redaktør" w:date="2026-10-18T13:44:37Z">
        <w:r>
          <w:delText xml:space="preserve">changed</w:delText>
        </w:r>
      </w:del>
      <w:ins w:id="6488" w:author="Ezra-redaktør" w:date="2026-10-18T13:44:37Z">
        <w:r>
          <w:t xml:space="preserve">surroundings</w:t>
        </w:r>
      </w:ins>
      <w:r>
        <w:t xml:space="preserve"> </w:t>
      </w:r>
      <w:del w:id="6489" w:author="Ezra-redaktør" w:date="2026-10-18T13:44:37Z">
        <w:r>
          <w:delText xml:space="preserve">was</w:delText>
        </w:r>
      </w:del>
      <w:ins w:id="6490" w:author="Ezra-redaktør" w:date="2026-10-18T13:44:37Z">
        <w:r>
          <w:t xml:space="preserve">had</w:t>
        </w:r>
      </w:ins>
      <w:r>
        <w:t xml:space="preserve"> not </w:t>
      </w:r>
      <w:del w:id="6491" w:author="Ezra-redaktør" w:date="2026-10-18T13:44:37Z">
        <w:r>
          <w:delText xml:space="preserve">the</w:delText>
        </w:r>
      </w:del>
      <w:ins w:id="6492" w:author="Ezra-redaktør" w:date="2026-10-18T13:44:37Z">
        <w:r>
          <w:t xml:space="preserve">changed.</w:t>
        </w:r>
      </w:ins>
      <w:r>
        <w:t xml:space="preserve"> </w:t>
      </w:r>
      <w:del w:id="6493" w:author="Ezra-redaktør" w:date="2026-10-18T13:44:37Z">
        <w:r>
          <w:delText xml:space="preserve">environment, but his</w:delText>
        </w:r>
      </w:del>
      <w:ins w:id="6494" w:author="Ezra-redaktør" w:date="2026-10-18T13:44:37Z">
        <w:r>
          <w:t xml:space="preserve">His</w:t>
        </w:r>
      </w:ins>
      <w:r>
        <w:t xml:space="preserve"> posture inside </w:t>
      </w:r>
      <w:del w:id="6495" w:author="Ezra-redaktør" w:date="2026-10-18T13:44:37Z">
        <w:r>
          <w:delText xml:space="preserve">it.</w:delText>
        </w:r>
      </w:del>
      <w:ins w:id="6496" w:author="Ezra-redaktør" w:date="2026-10-18T13:44:37Z">
        <w:r>
          <w:t xml:space="preserve">them had.</w:t>
        </w:r>
      </w:ins>
      <w:r>
        <w:t xml:space="preserve"> He was no longer trying to become someone. He was continuing as someone formed.</w:t>
      </w:r>
    </w:p>
    <w:p>
      <w:pPr>
        <w:pStyle w:val="Heading3"/>
      </w:pPr>
      <w:del w:id="6497" w:author="Ezra-redaktør" w:date="2026-10-18T13:44:37Z">
        <w:r>
          <w:delText xml:space="preserve">Completion</w:delText>
        </w:r>
      </w:del>
      <w:ins w:id="6498" w:author="Ezra-redaktør" w:date="2026-10-18T13:44:37Z">
        <w:r>
          <w:t xml:space="preserve">Finish Line</w:t>
        </w:r>
      </w:ins>
      <w:r>
        <w:t xml:space="preserve"> vs.</w:t>
      </w:r>
      <w:del w:id="6499" w:author="Ezra-redaktør" w:date="2026-10-18T13:44:37Z">
        <w:r>
          <w:delText xml:space="preserve"> </w:delText>
        </w:r>
      </w:del>
      <w:ins w:id="6500" w:author="Ezra-redaktør" w:date="2026-10-18T13:44:37Z">
        <w:r>
          <w:t xml:space="preserve"> </w:t>
        </w:r>
      </w:ins>
      <w:r>
        <w:t xml:space="preserve">Continuation</w:t>
      </w:r>
    </w:p>
    <w:p>
      <w:r>
        <w:t xml:space="preserve">| </w:t>
      </w:r>
      <w:del w:id="6501" w:author="Ezra-redaktør" w:date="2026-10-18T13:44:37Z">
        <w:r>
          <w:delText xml:space="preserve">Completion         </w:delText>
        </w:r>
      </w:del>
      <w:ins w:id="6502" w:author="Ezra-redaktør" w:date="2026-10-18T13:44:37Z">
        <w:r>
          <w:t xml:space="preserve">Finish Line </w:t>
        </w:r>
      </w:ins>
      <w:r>
        <w:t xml:space="preserve">| Continuation</w:t>
      </w:r>
      <w:del w:id="6503" w:author="Ezra-redaktør" w:date="2026-10-18T13:44:37Z">
        <w:r>
          <w:delText xml:space="preserve">              </w:delText>
        </w:r>
      </w:del>
      <w:ins w:id="6504" w:author="Ezra-redaktør" w:date="2026-10-18T13:44:37Z">
        <w:r>
          <w:t xml:space="preserve"> </w:t>
        </w:r>
      </w:ins>
      <w:r>
        <w:t xml:space="preserve">| </w:t>
      </w:r>
      <w:del w:id="6505" w:author="Ezra-redaktør" w:date="2026-10-18T13:44:37Z">
        <w:r>
          <w:delText xml:space="preserve">|--------------------|---------------------------|</w:delText>
        </w:r>
      </w:del>
      <w:ins w:id="6506" w:author="Ezra-redaktør" w:date="2026-10-18T13:44:37Z">
        <w:r>
          <w:t xml:space="preserve">| :- | :- |</w:t>
        </w:r>
      </w:ins>
      <w:r>
        <w:t xml:space="preserve"> | Feels like relief</w:t>
      </w:r>
      <w:del w:id="6507" w:author="Ezra-redaktør" w:date="2026-10-18T13:44:37Z">
        <w:r>
          <w:delText xml:space="preserve">  </w:delText>
        </w:r>
      </w:del>
      <w:ins w:id="6508" w:author="Ezra-redaktør" w:date="2026-10-18T13:44:37Z">
        <w:r>
          <w:t xml:space="preserve"> </w:t>
        </w:r>
      </w:ins>
      <w:r>
        <w:t xml:space="preserve">| Feels like responsibility | | Ends effort</w:t>
      </w:r>
      <w:del w:id="6509" w:author="Ezra-redaktør" w:date="2026-10-18T13:44:37Z">
        <w:r>
          <w:delText xml:space="preserve">        </w:delText>
        </w:r>
      </w:del>
      <w:ins w:id="6510" w:author="Ezra-redaktør" w:date="2026-10-18T13:44:37Z">
        <w:r>
          <w:t xml:space="preserve"> </w:t>
        </w:r>
      </w:ins>
      <w:r>
        <w:t xml:space="preserve">| Orders effort</w:t>
      </w:r>
      <w:del w:id="6511" w:author="Ezra-redaktør" w:date="2026-10-18T13:44:37Z">
        <w:r>
          <w:delText xml:space="preserve">             </w:delText>
        </w:r>
      </w:del>
      <w:ins w:id="6512" w:author="Ezra-redaktør" w:date="2026-10-18T13:44:37Z">
        <w:r>
          <w:t xml:space="preserve"> </w:t>
        </w:r>
      </w:ins>
      <w:r>
        <w:t xml:space="preserve">| | Celebrates arrival | Assumes direction</w:t>
      </w:r>
      <w:del w:id="6513" w:author="Ezra-redaktør" w:date="2026-10-18T13:44:37Z">
        <w:r>
          <w:delText xml:space="preserve">         </w:delText>
        </w:r>
      </w:del>
      <w:ins w:id="6514" w:author="Ezra-redaktør" w:date="2026-10-18T13:44:37Z">
        <w:r>
          <w:t xml:space="preserve"> </w:t>
        </w:r>
      </w:ins>
      <w:r>
        <w:t xml:space="preserve">| | Looks backward</w:t>
      </w:r>
      <w:del w:id="6515" w:author="Ezra-redaktør" w:date="2026-10-18T13:44:37Z">
        <w:r>
          <w:delText xml:space="preserve">     </w:delText>
        </w:r>
      </w:del>
      <w:ins w:id="6516" w:author="Ezra-redaktør" w:date="2026-10-18T13:44:37Z">
        <w:r>
          <w:t xml:space="preserve"> </w:t>
        </w:r>
      </w:ins>
      <w:r>
        <w:t xml:space="preserve">| Lives forward</w:t>
      </w:r>
      <w:del w:id="6517" w:author="Ezra-redaktør" w:date="2026-10-18T13:44:37Z">
        <w:r>
          <w:delText xml:space="preserve">             </w:delText>
        </w:r>
      </w:del>
      <w:ins w:id="6518" w:author="Ezra-redaktør" w:date="2026-10-18T13:44:37Z">
        <w:r>
          <w:t xml:space="preserve"> </w:t>
        </w:r>
      </w:ins>
      <w:r>
        <w:t xml:space="preserve">| | Seeks closure</w:t>
      </w:r>
      <w:del w:id="6519" w:author="Ezra-redaktør" w:date="2026-10-18T13:44:37Z">
        <w:r>
          <w:delText xml:space="preserve">      </w:delText>
        </w:r>
      </w:del>
      <w:ins w:id="6520" w:author="Ezra-redaktør" w:date="2026-10-18T13:44:37Z">
        <w:r>
          <w:t xml:space="preserve"> </w:t>
        </w:r>
      </w:ins>
      <w:r>
        <w:t xml:space="preserve">| Commits to coherence</w:t>
      </w:r>
      <w:del w:id="6521" w:author="Ezra-redaktør" w:date="2026-10-18T13:44:37Z">
        <w:r>
          <w:delText xml:space="preserve">      </w:delText>
        </w:r>
      </w:del>
      <w:ins w:id="6522" w:author="Ezra-redaktør" w:date="2026-10-18T13:44:37Z">
        <w:r>
          <w:t xml:space="preserve"> </w:t>
        </w:r>
      </w:ins>
      <w:r>
        <w:t xml:space="preserve">|</w:t>
      </w:r>
    </w:p>
    <w:p>
      <w:r>
        <w:t xml:space="preserve">Formation does not conclude. It consolidates.</w:t>
      </w:r>
    </w:p>
    <w:p>
      <w:pPr>
        <w:pStyle w:val="Heading3"/>
      </w:pPr>
      <w:r>
        <w:t xml:space="preserve">What This Day Is Really About</w:t>
      </w:r>
    </w:p>
    <w:p>
      <w:del w:id="6523" w:author="Ezra-redaktør" w:date="2026-10-18T13:44:37Z">
        <w:r>
          <w:delText xml:space="preserve">This day is not about finishing a book. It</w:delText>
        </w:r>
      </w:del>
      <w:ins w:id="6524" w:author="Ezra-redaktør" w:date="2026-10-18T13:44:37Z">
        <w:r>
          <w:t xml:space="preserve">Today</w:t>
        </w:r>
      </w:ins>
      <w:r>
        <w:t xml:space="preserve"> is about ownership. </w:t>
      </w:r>
      <w:del w:id="6525" w:author="Ezra-redaktør" w:date="2026-10-18T13:44:37Z">
        <w:r>
          <w:delText xml:space="preserve">I</w:delText>
        </w:r>
      </w:del>
      <w:ins w:id="6526" w:author="Ezra-redaktør" w:date="2026-10-18T13:44:37Z">
        <w:r>
          <w:t xml:space="preserve">Day 40</w:t>
        </w:r>
      </w:ins>
      <w:r>
        <w:t xml:space="preserve"> will </w:t>
      </w:r>
      <w:ins w:id="6527" w:author="Ezra-redaktør" w:date="2026-10-18T13:44:37Z">
        <w:r>
          <w:t xml:space="preserve">probably </w:t>
        </w:r>
      </w:ins>
      <w:r>
        <w:t xml:space="preserve">not </w:t>
      </w:r>
      <w:del w:id="6528" w:author="Ezra-redaktør" w:date="2026-10-18T13:44:37Z">
        <w:r>
          <w:delText xml:space="preserve">pretend the fortieth day feels</w:delText>
        </w:r>
      </w:del>
      <w:ins w:id="6529" w:author="Ezra-redaktør" w:date="2026-10-18T13:44:37Z">
        <w:r>
          <w:t xml:space="preserve">feel</w:t>
        </w:r>
      </w:ins>
      <w:r>
        <w:t xml:space="preserve"> like a </w:t>
      </w:r>
      <w:del w:id="6530" w:author="Ezra-redaktør" w:date="2026-10-18T13:44:37Z">
        <w:r>
          <w:delText xml:space="preserve">summit;</w:delText>
        </w:r>
      </w:del>
      <w:ins w:id="6531" w:author="Ezra-redaktør" w:date="2026-10-18T13:44:37Z">
        <w:r>
          <w:t xml:space="preserve">summit.</w:t>
        </w:r>
      </w:ins>
      <w:r>
        <w:t xml:space="preserve"> </w:t>
      </w:r>
      <w:del w:id="6532" w:author="Ezra-redaktør" w:date="2026-10-18T13:44:37Z">
        <w:r>
          <w:delText xml:space="preserve">the</w:delText>
        </w:r>
      </w:del>
      <w:ins w:id="6533" w:author="Ezra-redaktør" w:date="2026-10-18T13:44:37Z">
        <w:r>
          <w:t xml:space="preserve">Honest</w:t>
        </w:r>
      </w:ins>
      <w:r>
        <w:t xml:space="preserve"> </w:t>
      </w:r>
      <w:del w:id="6534" w:author="Ezra-redaktør" w:date="2026-10-18T13:44:37Z">
        <w:r>
          <w:delText xml:space="preserve">honest</w:delText>
        </w:r>
      </w:del>
      <w:ins w:id="6535" w:author="Ezra-redaktør" w:date="2026-10-18T13:44:37Z">
        <w:r>
          <w:t xml:space="preserve">endings</w:t>
        </w:r>
      </w:ins>
      <w:r>
        <w:t xml:space="preserve"> </w:t>
      </w:r>
      <w:del w:id="6536" w:author="Ezra-redaktør" w:date="2026-10-18T13:44:37Z">
        <w:r>
          <w:delText xml:space="preserve">ones rarely</w:delText>
        </w:r>
      </w:del>
      <w:ins w:id="6537" w:author="Ezra-redaktør" w:date="2026-10-18T13:44:37Z">
        <w:r>
          <w:t xml:space="preserve">seldom</w:t>
        </w:r>
      </w:ins>
      <w:r>
        <w:t xml:space="preserve"> do. But you now know what trains </w:t>
      </w:r>
      <w:del w:id="6538" w:author="Ezra-redaktør" w:date="2026-10-18T13:44:37Z">
        <w:r>
          <w:delText xml:space="preserve">you.</w:delText>
        </w:r>
      </w:del>
      <w:ins w:id="6539" w:author="Ezra-redaktør" w:date="2026-10-18T13:44:37Z">
        <w:r>
          <w:t xml:space="preserve">you,</w:t>
        </w:r>
      </w:ins>
      <w:r>
        <w:t xml:space="preserve"> </w:t>
      </w:r>
      <w:del w:id="6540" w:author="Ezra-redaktør" w:date="2026-10-18T13:44:37Z">
        <w:r>
          <w:delText xml:space="preserve">What</w:delText>
        </w:r>
      </w:del>
      <w:ins w:id="6541" w:author="Ezra-redaktør" w:date="2026-10-18T13:44:37Z">
        <w:r>
          <w:t xml:space="preserve">what</w:t>
        </w:r>
      </w:ins>
      <w:r>
        <w:t xml:space="preserve"> weakens </w:t>
      </w:r>
      <w:del w:id="6542" w:author="Ezra-redaktør" w:date="2026-10-18T13:44:37Z">
        <w:r>
          <w:delText xml:space="preserve">you.</w:delText>
        </w:r>
      </w:del>
      <w:ins w:id="6543" w:author="Ezra-redaktør" w:date="2026-10-18T13:44:37Z">
        <w:r>
          <w:t xml:space="preserve">you,</w:t>
        </w:r>
      </w:ins>
      <w:r>
        <w:t xml:space="preserve"> </w:t>
      </w:r>
      <w:del w:id="6544" w:author="Ezra-redaktør" w:date="2026-10-18T13:44:37Z">
        <w:r>
          <w:delText xml:space="preserve">What</w:delText>
        </w:r>
      </w:del>
      <w:ins w:id="6545" w:author="Ezra-redaktør" w:date="2026-10-18T13:44:37Z">
        <w:r>
          <w:t xml:space="preserve">what</w:t>
        </w:r>
      </w:ins>
      <w:r>
        <w:t xml:space="preserve"> steadies </w:t>
      </w:r>
      <w:del w:id="6546" w:author="Ezra-redaktør" w:date="2026-10-18T13:44:37Z">
        <w:r>
          <w:delText xml:space="preserve">you.</w:delText>
        </w:r>
      </w:del>
      <w:ins w:id="6547" w:author="Ezra-redaktør" w:date="2026-10-18T13:44:37Z">
        <w:r>
          <w:t xml:space="preserve">you,</w:t>
        </w:r>
      </w:ins>
      <w:r>
        <w:t xml:space="preserve"> </w:t>
      </w:r>
      <w:del w:id="6548" w:author="Ezra-redaktør" w:date="2026-10-18T13:44:37Z">
        <w:r>
          <w:delText xml:space="preserve">What</w:delText>
        </w:r>
      </w:del>
      <w:ins w:id="6549" w:author="Ezra-redaktør" w:date="2026-10-18T13:44:37Z">
        <w:r>
          <w:t xml:space="preserve">and</w:t>
        </w:r>
      </w:ins>
      <w:r>
        <w:t xml:space="preserve"> </w:t>
      </w:r>
      <w:del w:id="6550" w:author="Ezra-redaktør" w:date="2026-10-18T13:44:37Z">
        <w:r>
          <w:delText xml:space="preserve">requires</w:delText>
        </w:r>
      </w:del>
      <w:ins w:id="6551" w:author="Ezra-redaktør" w:date="2026-10-18T13:44:37Z">
        <w:r>
          <w:t xml:space="preserve">what</w:t>
        </w:r>
      </w:ins>
      <w:r>
        <w:t xml:space="preserve"> </w:t>
      </w:r>
      <w:del w:id="6552" w:author="Ezra-redaktør" w:date="2026-10-18T13:44:37Z">
        <w:r>
          <w:delText xml:space="preserve">vigilance.</w:delText>
        </w:r>
      </w:del>
      <w:ins w:id="6553" w:author="Ezra-redaktør" w:date="2026-10-18T13:44:37Z">
        <w:r>
          <w:t xml:space="preserve">needs watching.</w:t>
        </w:r>
      </w:ins>
    </w:p>
    <w:p>
      <w:r>
        <w:t xml:space="preserve">The question </w:t>
      </w:r>
      <w:del w:id="6554" w:author="Ezra-redaktør" w:date="2026-10-18T13:44:37Z">
        <w:r>
          <w:delText xml:space="preserve">is</w:delText>
        </w:r>
      </w:del>
      <w:ins w:id="6555" w:author="Ezra-redaktør" w:date="2026-10-18T13:44:37Z">
        <w:r>
          <w:t xml:space="preserve">has</w:t>
        </w:r>
      </w:ins>
      <w:r>
        <w:t xml:space="preserve"> </w:t>
      </w:r>
      <w:del w:id="6556" w:author="Ezra-redaktør" w:date="2026-10-18T13:44:37Z">
        <w:r>
          <w:delText xml:space="preserve">no</w:delText>
        </w:r>
      </w:del>
      <w:ins w:id="6557" w:author="Ezra-redaktør" w:date="2026-10-18T13:44:37Z">
        <w:r>
          <w:t xml:space="preserve">changed.</w:t>
        </w:r>
      </w:ins>
      <w:r>
        <w:t xml:space="preserve"> </w:t>
      </w:r>
      <w:del w:id="6558" w:author="Ezra-redaktør" w:date="2026-10-18T13:44:37Z">
        <w:r>
          <w:delText xml:space="preserve">longer</w:delText>
        </w:r>
      </w:del>
      <w:ins w:id="6559" w:author="Ezra-redaktør" w:date="2026-10-18T13:44:37Z">
        <w:r>
          <w:t xml:space="preserve">It used to be</w:t>
        </w:r>
      </w:ins>
      <w:r>
        <w:t xml:space="preserve"> *What should I do?* </w:t>
      </w:r>
      <w:del w:id="6560" w:author="Ezra-redaktør" w:date="2026-10-18T13:44:37Z">
        <w:r>
          <w:delText xml:space="preserve">It</w:delText>
        </w:r>
      </w:del>
      <w:ins w:id="6561" w:author="Ezra-redaktør" w:date="2026-10-18T13:44:37Z">
        <w:r>
          <w:t xml:space="preserve">Now</w:t>
        </w:r>
      </w:ins>
      <w:r>
        <w:t xml:space="preserve"> </w:t>
      </w:r>
      <w:del w:id="6562" w:author="Ezra-redaktør" w:date="2026-10-18T13:44:37Z">
        <w:r>
          <w:delText xml:space="preserve">is:</w:delText>
        </w:r>
      </w:del>
      <w:ins w:id="6563" w:author="Ezra-redaktør" w:date="2026-10-18T13:44:37Z">
        <w:r>
          <w:t xml:space="preserve">it is</w:t>
        </w:r>
      </w:ins>
      <w:r>
        <w:t xml:space="preserve"> *What kind of man am I becoming through what I repeatedly choose?* Formation </w:t>
      </w:r>
      <w:del w:id="6564" w:author="Ezra-redaktør" w:date="2026-10-18T13:44:37Z">
        <w:r>
          <w:delText xml:space="preserve">that</w:delText>
        </w:r>
      </w:del>
      <w:ins w:id="6565" w:author="Ezra-redaktør" w:date="2026-10-18T13:44:37Z">
        <w:r>
          <w:t xml:space="preserve">you</w:t>
        </w:r>
      </w:ins>
      <w:r>
        <w:t xml:space="preserve"> </w:t>
      </w:r>
      <w:del w:id="6566" w:author="Ezra-redaktør" w:date="2026-10-18T13:44:37Z">
        <w:r>
          <w:delText xml:space="preserve">is</w:delText>
        </w:r>
      </w:del>
      <w:ins w:id="6567" w:author="Ezra-redaktør" w:date="2026-10-18T13:44:37Z">
        <w:r>
          <w:t xml:space="preserve">do</w:t>
        </w:r>
      </w:ins>
      <w:r>
        <w:t xml:space="preserve"> not </w:t>
      </w:r>
      <w:del w:id="6568" w:author="Ezra-redaktør" w:date="2026-10-18T13:44:37Z">
        <w:r>
          <w:delText xml:space="preserve">carried</w:delText>
        </w:r>
      </w:del>
      <w:ins w:id="6569" w:author="Ezra-redaktør" w:date="2026-10-18T13:44:37Z">
        <w:r>
          <w:t xml:space="preserve">carry</w:t>
        </w:r>
      </w:ins>
      <w:r>
        <w:t xml:space="preserve"> forward dissolves. Formation </w:t>
      </w:r>
      <w:del w:id="6570" w:author="Ezra-redaktør" w:date="2026-10-18T13:44:37Z">
        <w:r>
          <w:delText xml:space="preserve">that</w:delText>
        </w:r>
      </w:del>
      <w:ins w:id="6571" w:author="Ezra-redaktør" w:date="2026-10-18T13:44:37Z">
        <w:r>
          <w:t xml:space="preserve">you</w:t>
        </w:r>
      </w:ins>
      <w:r>
        <w:t xml:space="preserve"> </w:t>
      </w:r>
      <w:del w:id="6572" w:author="Ezra-redaktør" w:date="2026-10-18T13:44:37Z">
        <w:r>
          <w:delText xml:space="preserve">is owned</w:delText>
        </w:r>
      </w:del>
      <w:ins w:id="6573" w:author="Ezra-redaktør" w:date="2026-10-18T13:44:37Z">
        <w:r>
          <w:t xml:space="preserve">own</w:t>
        </w:r>
      </w:ins>
      <w:r>
        <w:t xml:space="preserve"> becomes </w:t>
      </w:r>
      <w:del w:id="6574" w:author="Ezra-redaktør" w:date="2026-10-18T13:44:37Z">
        <w:r>
          <w:delText xml:space="preserve">identity.</w:delText>
        </w:r>
      </w:del>
      <w:ins w:id="6575" w:author="Ezra-redaktør" w:date="2026-10-18T13:44:37Z">
        <w:r>
          <w:t xml:space="preserve">who you are.</w:t>
        </w:r>
      </w:ins>
    </w:p>
    <w:p>
      <w:pPr>
        <w:pStyle w:val="Heading3"/>
      </w:pPr>
      <w:r>
        <w:t xml:space="preserve">The Practice</w:t>
      </w:r>
    </w:p>
    <w:p>
      <w:del w:id="6576" w:author="Ezra-redaktør" w:date="2026-10-18T13:44:37Z">
        <w:r>
          <w:delText xml:space="preserve">Do</w:delText>
        </w:r>
      </w:del>
      <w:ins w:id="6577" w:author="Ezra-redaktør" w:date="2026-10-18T13:44:37Z">
        <w:r>
          <w:t xml:space="preserve">Add</w:t>
        </w:r>
      </w:ins>
      <w:r>
        <w:t xml:space="preserve"> </w:t>
      </w:r>
      <w:del w:id="6578" w:author="Ezra-redaktør" w:date="2026-10-18T13:44:37Z">
        <w:r>
          <w:delText xml:space="preserve">not add anything</w:delText>
        </w:r>
      </w:del>
      <w:ins w:id="6579" w:author="Ezra-redaktør" w:date="2026-10-18T13:44:37Z">
        <w:r>
          <w:t xml:space="preserve">nothing</w:t>
        </w:r>
      </w:ins>
      <w:r>
        <w:t xml:space="preserve"> new today. Close this cycle </w:t>
      </w:r>
      <w:del w:id="6580" w:author="Ezra-redaktør" w:date="2026-10-18T13:44:37Z">
        <w:r>
          <w:delText xml:space="preserve">deliberately.</w:delText>
        </w:r>
      </w:del>
      <w:ins w:id="6581" w:author="Ezra-redaktør" w:date="2026-10-18T13:44:37Z">
        <w:r>
          <w:t xml:space="preserve">on purpose.</w:t>
        </w:r>
      </w:ins>
      <w:r>
        <w:t xml:space="preserve"> Name one practice you will carry forward for the next thirty days. </w:t>
      </w:r>
      <w:del w:id="6582" w:author="Ezra-redaktør" w:date="2026-10-18T13:44:37Z">
        <w:r>
          <w:delText xml:space="preserve">Not</w:delText>
        </w:r>
      </w:del>
      <w:ins w:id="6583" w:author="Ezra-redaktør" w:date="2026-10-18T13:44:37Z">
        <w:r>
          <w:t xml:space="preserve">Only</w:t>
        </w:r>
      </w:ins>
      <w:r>
        <w:t xml:space="preserve"> </w:t>
      </w:r>
      <w:del w:id="6584" w:author="Ezra-redaktør" w:date="2026-10-18T13:44:37Z">
        <w:r>
          <w:delText xml:space="preserve">everything. One thing.</w:delText>
        </w:r>
      </w:del>
      <w:ins w:id="6585" w:author="Ezra-redaktør" w:date="2026-10-18T13:44:37Z">
        <w:r>
          <w:t xml:space="preserve">one.</w:t>
        </w:r>
      </w:ins>
      <w:r>
        <w:t xml:space="preserve"> Write it </w:t>
      </w:r>
      <w:del w:id="6586" w:author="Ezra-redaktør" w:date="2026-10-18T13:44:37Z">
        <w:r>
          <w:delText xml:space="preserve">down.</w:delText>
        </w:r>
      </w:del>
      <w:ins w:id="6587" w:author="Ezra-redaktør" w:date="2026-10-18T13:44:37Z">
        <w:r>
          <w:t xml:space="preserve">down,</w:t>
        </w:r>
      </w:ins>
      <w:r>
        <w:t xml:space="preserve"> </w:t>
      </w:r>
      <w:del w:id="6588" w:author="Ezra-redaktør" w:date="2026-10-18T13:44:37Z">
        <w:r>
          <w:delText xml:space="preserve">Speak</w:delText>
        </w:r>
      </w:del>
      <w:ins w:id="6589" w:author="Ezra-redaktør" w:date="2026-10-18T13:44:37Z">
        <w:r>
          <w:t xml:space="preserve">say</w:t>
        </w:r>
      </w:ins>
      <w:r>
        <w:t xml:space="preserve"> it </w:t>
      </w:r>
      <w:del w:id="6590" w:author="Ezra-redaktør" w:date="2026-10-18T13:44:37Z">
        <w:r>
          <w:delText xml:space="preserve">aloud.</w:delText>
        </w:r>
      </w:del>
      <w:ins w:id="6591" w:author="Ezra-redaktør" w:date="2026-10-18T13:44:37Z">
        <w:r>
          <w:t xml:space="preserve">aloud,</w:t>
        </w:r>
      </w:ins>
      <w:r>
        <w:t xml:space="preserve"> </w:t>
      </w:r>
      <w:del w:id="6592" w:author="Ezra-redaktør" w:date="2026-10-18T13:44:37Z">
        <w:r>
          <w:delText xml:space="preserve">Commit</w:delText>
        </w:r>
      </w:del>
      <w:ins w:id="6593" w:author="Ezra-redaktør" w:date="2026-10-18T13:44:37Z">
        <w:r>
          <w:t xml:space="preserve">and commit</w:t>
        </w:r>
      </w:ins>
      <w:r>
        <w:t xml:space="preserve"> to </w:t>
      </w:r>
      <w:del w:id="6594" w:author="Ezra-redaktør" w:date="2026-10-18T13:44:37Z">
        <w:r>
          <w:delText xml:space="preserve">it quietly.</w:delText>
        </w:r>
      </w:del>
      <w:ins w:id="6595" w:author="Ezra-redaktør" w:date="2026-10-18T13:44:37Z">
        <w:r>
          <w:t xml:space="preserve">it.</w:t>
        </w:r>
      </w:ins>
    </w:p>
    <w:p>
      <w:del w:id="6596" w:author="Ezra-redaktør" w:date="2026-10-18T13:44:37Z">
        <w:r>
          <w:delText xml:space="preserve">You</w:delText>
        </w:r>
      </w:del>
      <w:ins w:id="6597" w:author="Ezra-redaktør" w:date="2026-10-18T13:44:37Z">
        <w:r>
          <w:t xml:space="preserve">Momentum</w:t>
        </w:r>
      </w:ins>
      <w:r>
        <w:t xml:space="preserve"> </w:t>
      </w:r>
      <w:del w:id="6598" w:author="Ezra-redaktør" w:date="2026-10-18T13:44:37Z">
        <w:r>
          <w:delText xml:space="preserve">do</w:delText>
        </w:r>
      </w:del>
      <w:ins w:id="6599" w:author="Ezra-redaktør" w:date="2026-10-18T13:44:37Z">
        <w:r>
          <w:t xml:space="preserve">is</w:t>
        </w:r>
      </w:ins>
      <w:r>
        <w:t xml:space="preserve"> </w:t>
      </w:r>
      <w:del w:id="6600" w:author="Ezra-redaktør" w:date="2026-10-18T13:44:37Z">
        <w:r>
          <w:delText xml:space="preserve">not</w:delText>
        </w:r>
      </w:del>
      <w:ins w:id="6601" w:author="Ezra-redaktør" w:date="2026-10-18T13:44:37Z">
        <w:r>
          <w:t xml:space="preserve">optional.</w:t>
        </w:r>
      </w:ins>
      <w:r>
        <w:t xml:space="preserve"> </w:t>
      </w:r>
      <w:del w:id="6602" w:author="Ezra-redaktør" w:date="2026-10-18T13:44:37Z">
        <w:r>
          <w:delText xml:space="preserve">need</w:delText>
        </w:r>
      </w:del>
      <w:ins w:id="6603" w:author="Ezra-redaktør" w:date="2026-10-18T13:44:37Z">
        <w:r>
          <w:t xml:space="preserve">Continuity</w:t>
        </w:r>
      </w:ins>
      <w:r>
        <w:t xml:space="preserve"> </w:t>
      </w:r>
      <w:del w:id="6604" w:author="Ezra-redaktør" w:date="2026-10-18T13:44:37Z">
        <w:r>
          <w:delText xml:space="preserve">momentum.</w:delText>
        </w:r>
      </w:del>
      <w:ins w:id="6605" w:author="Ezra-redaktør" w:date="2026-10-18T13:44:37Z">
        <w:r>
          <w:t xml:space="preserve">is</w:t>
        </w:r>
      </w:ins>
      <w:r>
        <w:t xml:space="preserve"> </w:t>
      </w:r>
      <w:del w:id="6606" w:author="Ezra-redaktør" w:date="2026-10-18T13:44:37Z">
        <w:r>
          <w:delText xml:space="preserve">You need continuity.</w:delText>
        </w:r>
      </w:del>
      <w:ins w:id="6607" w:author="Ezra-redaktør" w:date="2026-10-18T13:44:37Z">
        <w:r>
          <w:t xml:space="preserve">not.</w:t>
        </w:r>
      </w:ins>
    </w:p>
    <w:p>
      <w:pPr>
        <w:pStyle w:val="Heading3"/>
      </w:pPr>
      <w:r>
        <w:t xml:space="preserve">Healing </w:t>
      </w:r>
      <w:del w:id="6608" w:author="Ezra-redaktør" w:date="2026-10-18T13:44:37Z">
        <w:r>
          <w:delText xml:space="preserve">Forge –</w:delText>
        </w:r>
      </w:del>
      <w:ins w:id="6609" w:author="Ezra-redaktør" w:date="2026-10-18T13:44:37Z">
        <w:r>
          <w:t xml:space="preserve">Forge:</w:t>
        </w:r>
      </w:ins>
      <w:r>
        <w:t xml:space="preserve"> When Finishing Feels Unsafe</w:t>
      </w:r>
    </w:p>
    <w:p>
      <w:del w:id="6610" w:author="Ezra-redaktør" w:date="2026-10-18T13:44:37Z">
        <w:r>
          <w:delText xml:space="preserve">For</w:delText>
        </w:r>
      </w:del>
      <w:ins w:id="6611" w:author="Ezra-redaktør" w:date="2026-10-18T13:44:37Z">
        <w:r>
          <w:t xml:space="preserve">Finishing</w:t>
        </w:r>
      </w:ins>
      <w:r>
        <w:t xml:space="preserve"> </w:t>
      </w:r>
      <w:del w:id="6612" w:author="Ezra-redaktør" w:date="2026-10-18T13:44:37Z">
        <w:r>
          <w:delText xml:space="preserve">some</w:delText>
        </w:r>
      </w:del>
      <w:ins w:id="6613" w:author="Ezra-redaktør" w:date="2026-10-18T13:44:37Z">
        <w:r>
          <w:t xml:space="preserve">may</w:t>
        </w:r>
      </w:ins>
      <w:r>
        <w:t xml:space="preserve"> </w:t>
      </w:r>
      <w:del w:id="6614" w:author="Ezra-redaktør" w:date="2026-10-18T13:44:37Z">
        <w:r>
          <w:delText xml:space="preserve">men,</w:delText>
        </w:r>
      </w:del>
      <w:ins w:id="6615" w:author="Ezra-redaktør" w:date="2026-10-18T13:44:37Z">
        <w:r>
          <w:t xml:space="preserve">once</w:t>
        </w:r>
      </w:ins>
      <w:r>
        <w:t xml:space="preserve"> </w:t>
      </w:r>
      <w:del w:id="6616" w:author="Ezra-redaktør" w:date="2026-10-18T13:44:37Z">
        <w:r>
          <w:delText xml:space="preserve">finishing</w:delText>
        </w:r>
      </w:del>
      <w:ins w:id="6617" w:author="Ezra-redaktør" w:date="2026-10-18T13:44:37Z">
        <w:r>
          <w:t xml:space="preserve">have</w:t>
        </w:r>
      </w:ins>
      <w:r>
        <w:t xml:space="preserve"> meant loss: abandonment, exposure, being left alone with </w:t>
      </w:r>
      <w:ins w:id="6618" w:author="Ezra-redaktør" w:date="2026-10-18T13:44:37Z">
        <w:r>
          <w:t xml:space="preserve">the </w:t>
        </w:r>
      </w:ins>
      <w:r>
        <w:t xml:space="preserve">responsibility. So </w:t>
      </w:r>
      <w:del w:id="6619" w:author="Ezra-redaktør" w:date="2026-10-18T13:44:37Z">
        <w:r>
          <w:delText xml:space="preserve">incompletion</w:delText>
        </w:r>
      </w:del>
      <w:ins w:id="6620" w:author="Ezra-redaktør" w:date="2026-10-18T13:44:37Z">
        <w:r>
          <w:t xml:space="preserve">you</w:t>
        </w:r>
      </w:ins>
      <w:r>
        <w:t xml:space="preserve"> </w:t>
      </w:r>
      <w:del w:id="6621" w:author="Ezra-redaktør" w:date="2026-10-18T13:44:37Z">
        <w:r>
          <w:delText xml:space="preserve">became</w:delText>
        </w:r>
      </w:del>
      <w:ins w:id="6622" w:author="Ezra-redaktør" w:date="2026-10-18T13:44:37Z">
        <w:r>
          <w:t xml:space="preserve">learned</w:t>
        </w:r>
      </w:ins>
      <w:r>
        <w:t xml:space="preserve"> </w:t>
      </w:r>
      <w:del w:id="6623" w:author="Ezra-redaktør" w:date="2026-10-18T13:44:37Z">
        <w:r>
          <w:delText xml:space="preserve">protection.</w:delText>
        </w:r>
      </w:del>
      <w:ins w:id="6624" w:author="Ezra-redaktør" w:date="2026-10-18T13:44:37Z">
        <w:r>
          <w:t xml:space="preserve">to</w:t>
        </w:r>
      </w:ins>
      <w:r>
        <w:t xml:space="preserve"> </w:t>
      </w:r>
      <w:del w:id="6625" w:author="Ezra-redaktør" w:date="2026-10-18T13:44:37Z">
        <w:r>
          <w:delText xml:space="preserve">But</w:delText>
        </w:r>
      </w:del>
      <w:ins w:id="6626" w:author="Ezra-redaktør" w:date="2026-10-18T13:44:37Z">
        <w:r>
          <w:t xml:space="preserve">leave</w:t>
        </w:r>
      </w:ins>
      <w:r>
        <w:t xml:space="preserve"> </w:t>
      </w:r>
      <w:del w:id="6627" w:author="Ezra-redaktør" w:date="2026-10-18T13:44:37Z">
        <w:r>
          <w:delText xml:space="preserve">you</w:delText>
        </w:r>
      </w:del>
      <w:ins w:id="6628" w:author="Ezra-redaktør" w:date="2026-10-18T13:44:37Z">
        <w:r>
          <w:t xml:space="preserve">things unfinished. You</w:t>
        </w:r>
      </w:ins>
      <w:r>
        <w:t xml:space="preserve"> are not being left. </w:t>
      </w:r>
      <w:del w:id="6629" w:author="Ezra-redaktør" w:date="2026-10-18T13:44:37Z">
        <w:r>
          <w:delText xml:space="preserve">You are being trusted. </w:delText>
        </w:r>
      </w:del>
      <w:r>
        <w:t xml:space="preserve">Completion is </w:t>
      </w:r>
      <w:ins w:id="6630" w:author="Ezra-redaktør" w:date="2026-10-18T13:44:37Z">
        <w:r>
          <w:t xml:space="preserve">integration, </w:t>
        </w:r>
      </w:ins>
      <w:r>
        <w:t xml:space="preserve">not departure.</w:t>
      </w:r>
      <w:del w:id="6631" w:author="Ezra-redaktør" w:date="2026-10-18T13:44:37Z">
        <w:r>
          <w:delText xml:space="preserve"> It is integration.</w:delText>
        </w:r>
      </w:del>
      <w:r>
        <w:t xml:space="preserve"> You are allowed to live from what has been formed.</w:t>
      </w:r>
    </w:p>
    <w:p>
      <w:r>
        <w:t xml:space="preserve">*End of Day 40*</w:t>
      </w:r>
    </w:p>
    <w:p>
      <w:pPr>
        <w:pStyle w:val="Heading1"/>
      </w:pPr>
      <w:del w:id="6632" w:author="Ezra-redaktør" w:date="2026-10-18T13:44:37Z">
        <w:r>
          <w:delText xml:space="preserve">Conclusion –</w:delText>
        </w:r>
      </w:del>
      <w:ins w:id="6633" w:author="Ezra-redaktør" w:date="2026-10-18T13:44:37Z">
        <w:r>
          <w:t xml:space="preserve">Conclusion:</w:t>
        </w:r>
      </w:ins>
      <w:r>
        <w:t xml:space="preserve"> What You Carry Forward</w:t>
      </w:r>
    </w:p>
    <w:p>
      <w:r>
        <w:t xml:space="preserve">Formation </w:t>
      </w:r>
      <w:del w:id="6634" w:author="Ezra-redaktør" w:date="2026-10-18T13:44:37Z">
        <w:r>
          <w:delText xml:space="preserve">does</w:delText>
        </w:r>
      </w:del>
      <w:ins w:id="6635" w:author="Ezra-redaktør" w:date="2026-10-18T13:44:37Z">
        <w:r>
          <w:t xml:space="preserve">rarely</w:t>
        </w:r>
      </w:ins>
      <w:r>
        <w:t xml:space="preserve"> </w:t>
      </w:r>
      <w:del w:id="6636" w:author="Ezra-redaktør" w:date="2026-10-18T13:44:37Z">
        <w:r>
          <w:delText xml:space="preserve">not</w:delText>
        </w:r>
      </w:del>
      <w:ins w:id="6637" w:author="Ezra-redaktør" w:date="2026-10-18T13:44:37Z">
        <w:r>
          <w:t xml:space="preserve">announces</w:t>
        </w:r>
      </w:ins>
      <w:r>
        <w:t xml:space="preserve"> </w:t>
      </w:r>
      <w:del w:id="6638" w:author="Ezra-redaktør" w:date="2026-10-18T13:44:37Z">
        <w:r>
          <w:delText xml:space="preserve">announce itself when</w:delText>
        </w:r>
      </w:del>
      <w:ins w:id="6639" w:author="Ezra-redaktør" w:date="2026-10-18T13:44:37Z">
        <w:r>
          <w:t xml:space="preserve">that</w:t>
        </w:r>
      </w:ins>
      <w:r>
        <w:t xml:space="preserve"> it is complete. It </w:t>
      </w:r>
      <w:del w:id="6640" w:author="Ezra-redaktør" w:date="2026-10-18T13:44:37Z">
        <w:r>
          <w:delText xml:space="preserve">reveals</w:delText>
        </w:r>
      </w:del>
      <w:ins w:id="6641" w:author="Ezra-redaktør" w:date="2026-10-18T13:44:37Z">
        <w:r>
          <w:t xml:space="preserve">shows</w:t>
        </w:r>
      </w:ins>
      <w:r>
        <w:t xml:space="preserve"> itself when pressure returns.</w:t>
      </w:r>
    </w:p>
    <w:p>
      <w:r>
        <w:t xml:space="preserve">You have</w:t>
      </w:r>
      <w:del w:id="6642" w:author="Ezra-redaktør" w:date="2026-10-18T13:44:37Z">
        <w:r>
          <w:delText xml:space="preserve"> now</w:delText>
        </w:r>
      </w:del>
      <w:r>
        <w:t xml:space="preserve"> walked forty </w:t>
      </w:r>
      <w:del w:id="6643" w:author="Ezra-redaktør" w:date="2026-10-18T13:44:37Z">
        <w:r>
          <w:delText xml:space="preserve">days, not</w:delText>
        </w:r>
      </w:del>
      <w:ins w:id="6644" w:author="Ezra-redaktør" w:date="2026-10-18T13:44:37Z">
        <w:r>
          <w:t xml:space="preserve">days</w:t>
        </w:r>
      </w:ins>
      <w:r>
        <w:t xml:space="preserve"> to </w:t>
      </w:r>
      <w:del w:id="6645" w:author="Ezra-redaktør" w:date="2026-10-18T13:44:37Z">
        <w:r>
          <w:delText xml:space="preserve">arrive at an ending, but to establish</w:delText>
        </w:r>
      </w:del>
      <w:ins w:id="6646" w:author="Ezra-redaktør" w:date="2026-10-18T13:44:37Z">
        <w:r>
          <w:t xml:space="preserve">set</w:t>
        </w:r>
      </w:ins>
      <w:r>
        <w:t xml:space="preserve"> a direction.</w:t>
      </w:r>
      <w:del w:id="6647" w:author="Ezra-redaktør" w:date="2026-10-18T13:44:37Z">
        <w:r>
          <w:delText xml:space="preserve"> The goal was never to finish a book feeling improved.</w:delText>
        </w:r>
      </w:del>
      <w:r>
        <w:t xml:space="preserve"> The goal was to leave with habits, language, and alignment that </w:t>
      </w:r>
      <w:del w:id="6648" w:author="Ezra-redaktør" w:date="2026-10-18T13:44:37Z">
        <w:r>
          <w:delText xml:space="preserve">can</w:delText>
        </w:r>
      </w:del>
      <w:ins w:id="6649" w:author="Ezra-redaktør" w:date="2026-10-18T13:44:37Z">
        <w:r>
          <w:t xml:space="preserve">will</w:t>
        </w:r>
      </w:ins>
      <w:r>
        <w:t xml:space="preserve"> </w:t>
      </w:r>
      <w:del w:id="6650" w:author="Ezra-redaktør" w:date="2026-10-18T13:44:37Z">
        <w:r>
          <w:delText xml:space="preserve">endure</w:delText>
        </w:r>
      </w:del>
      <w:ins w:id="6651" w:author="Ezra-redaktør" w:date="2026-10-18T13:44:37Z">
        <w:r>
          <w:t xml:space="preserve">last</w:t>
        </w:r>
      </w:ins>
      <w:r>
        <w:t xml:space="preserve"> </w:t>
      </w:r>
      <w:del w:id="6652" w:author="Ezra-redaktør" w:date="2026-10-18T13:44:37Z">
        <w:r>
          <w:delText xml:space="preserve">when</w:delText>
        </w:r>
      </w:del>
      <w:ins w:id="6653" w:author="Ezra-redaktør" w:date="2026-10-18T13:44:37Z">
        <w:r>
          <w:t xml:space="preserve">after</w:t>
        </w:r>
      </w:ins>
      <w:r>
        <w:t xml:space="preserve"> this book is closed. </w:t>
      </w:r>
      <w:ins w:id="6654" w:author="Ezra-redaktør" w:date="2026-10-18T13:44:37Z">
        <w:r>
          <w:t xml:space="preserve">Feeling improved at the end was not the goal. </w:t>
        </w:r>
      </w:ins>
      <w:r>
        <w:t xml:space="preserve">If you </w:t>
      </w:r>
      <w:del w:id="6655" w:author="Ezra-redaktør" w:date="2026-10-18T13:44:37Z">
        <w:r>
          <w:delText xml:space="preserve">are looking</w:delText>
        </w:r>
      </w:del>
      <w:ins w:id="6656" w:author="Ezra-redaktør" w:date="2026-10-18T13:44:37Z">
        <w:r>
          <w:t xml:space="preserve">look</w:t>
        </w:r>
      </w:ins>
      <w:r>
        <w:t xml:space="preserve"> back searching for </w:t>
      </w:r>
      <w:del w:id="6657" w:author="Ezra-redaktør" w:date="2026-10-18T13:44:37Z">
        <w:r>
          <w:delText xml:space="preserve">a</w:delText>
        </w:r>
      </w:del>
      <w:ins w:id="6658" w:author="Ezra-redaktør" w:date="2026-10-18T13:44:37Z">
        <w:r>
          <w:t xml:space="preserve">one</w:t>
        </w:r>
      </w:ins>
      <w:r>
        <w:t xml:space="preserve"> moment of transformation, you may miss what actually changed. Most formation is quiet.</w:t>
      </w:r>
    </w:p>
    <w:p>
      <w:pPr>
        <w:pStyle w:val="Heading2"/>
      </w:pPr>
      <w:r>
        <w:t xml:space="preserve">What Has Actually Happened Here</w:t>
      </w:r>
    </w:p>
    <w:p>
      <w:del w:id="6659" w:author="Ezra-redaktør" w:date="2026-10-18T13:44:37Z">
        <w:r>
          <w:delText xml:space="preserve">Over these forty days, nothing</w:delText>
        </w:r>
      </w:del>
      <w:ins w:id="6660" w:author="Ezra-redaktør" w:date="2026-10-18T13:44:37Z">
        <w:r>
          <w:t xml:space="preserve">Nothing</w:t>
        </w:r>
      </w:ins>
      <w:r>
        <w:t xml:space="preserve"> extraordinary was demanded of </w:t>
      </w:r>
      <w:del w:id="6661" w:author="Ezra-redaktør" w:date="2026-10-18T13:44:37Z">
        <w:r>
          <w:delText xml:space="preserve">you.</w:delText>
        </w:r>
      </w:del>
      <w:ins w:id="6662" w:author="Ezra-redaktør" w:date="2026-10-18T13:44:37Z">
        <w:r>
          <w:t xml:space="preserve">you</w:t>
        </w:r>
      </w:ins>
      <w:r>
        <w:t xml:space="preserve"> </w:t>
      </w:r>
      <w:del w:id="6663" w:author="Ezra-redaktør" w:date="2026-10-18T13:44:37Z">
        <w:r>
          <w:delText xml:space="preserve">You</w:delText>
        </w:r>
      </w:del>
      <w:ins w:id="6664" w:author="Ezra-redaktør" w:date="2026-10-18T13:44:37Z">
        <w:r>
          <w:t xml:space="preserve">over</w:t>
        </w:r>
      </w:ins>
      <w:r>
        <w:t xml:space="preserve"> </w:t>
      </w:r>
      <w:del w:id="6665" w:author="Ezra-redaktør" w:date="2026-10-18T13:44:37Z">
        <w:r>
          <w:delText xml:space="preserve">were</w:delText>
        </w:r>
      </w:del>
      <w:ins w:id="6666" w:author="Ezra-redaktør" w:date="2026-10-18T13:44:37Z">
        <w:r>
          <w:t xml:space="preserve">these</w:t>
        </w:r>
      </w:ins>
      <w:r>
        <w:t xml:space="preserve"> </w:t>
      </w:r>
      <w:del w:id="6667" w:author="Ezra-redaktør" w:date="2026-10-18T13:44:37Z">
        <w:r>
          <w:delText xml:space="preserve">not</w:delText>
        </w:r>
      </w:del>
      <w:ins w:id="6668" w:author="Ezra-redaktør" w:date="2026-10-18T13:44:37Z">
        <w:r>
          <w:t xml:space="preserve">forty days. Nobody</w:t>
        </w:r>
      </w:ins>
      <w:r>
        <w:t xml:space="preserve"> asked</w:t>
      </w:r>
      <w:ins w:id="6669" w:author="Ezra-redaktør" w:date="2026-10-18T13:44:37Z">
        <w:r>
          <w:t xml:space="preserve"> you</w:t>
        </w:r>
      </w:ins>
      <w:r>
        <w:t xml:space="preserve"> to master doctrine, perfect</w:t>
      </w:r>
      <w:ins w:id="6670" w:author="Ezra-redaktør" w:date="2026-10-18T13:44:37Z">
        <w:r>
          <w:t xml:space="preserve"> your</w:t>
        </w:r>
      </w:ins>
      <w:r>
        <w:t xml:space="preserve"> discipline, or resolve every inner conflict. </w:t>
      </w:r>
      <w:del w:id="6671" w:author="Ezra-redaktør" w:date="2026-10-18T13:44:37Z">
        <w:r>
          <w:delText xml:space="preserve">You</w:delText>
        </w:r>
      </w:del>
      <w:ins w:id="6672" w:author="Ezra-redaktør" w:date="2026-10-18T13:44:37Z">
        <w:r>
          <w:t xml:space="preserve">Again and again you</w:t>
        </w:r>
      </w:ins>
      <w:r>
        <w:t xml:space="preserve"> were</w:t>
      </w:r>
      <w:del w:id="6673" w:author="Ezra-redaktør" w:date="2026-10-18T13:44:37Z">
        <w:r>
          <w:delText xml:space="preserve"> repeatedly</w:delText>
        </w:r>
      </w:del>
      <w:r>
        <w:t xml:space="preserve"> invited to notice, choose, practice, and </w:t>
      </w:r>
      <w:del w:id="6674" w:author="Ezra-redaktør" w:date="2026-10-18T13:44:37Z">
        <w:r>
          <w:delText xml:space="preserve">remain.</w:delText>
        </w:r>
      </w:del>
      <w:ins w:id="6675" w:author="Ezra-redaktør" w:date="2026-10-18T13:44:37Z">
        <w:r>
          <w:t xml:space="preserve">stay.</w:t>
        </w:r>
      </w:ins>
      <w:r>
        <w:t xml:space="preserve"> </w:t>
      </w:r>
      <w:del w:id="6676" w:author="Ezra-redaktør" w:date="2026-10-18T13:44:37Z">
        <w:r>
          <w:delText xml:space="preserve">And that</w:delText>
        </w:r>
      </w:del>
      <w:ins w:id="6677" w:author="Ezra-redaktør" w:date="2026-10-18T13:44:37Z">
        <w:r>
          <w:t xml:space="preserve">That</w:t>
        </w:r>
      </w:ins>
      <w:r>
        <w:t xml:space="preserve"> repetition matters.</w:t>
      </w:r>
    </w:p>
    <w:p>
      <w:r>
        <w:t xml:space="preserve">You have learned to name pressure instead of being ruled by it, and to see patterns instead of excusing them. You have learned to act without waiting for motivation, and to tell the truth sooner. </w:t>
      </w:r>
      <w:del w:id="6678" w:author="Ezra-redaktør" w:date="2026-10-18T13:44:37Z">
        <w:r>
          <w:delText xml:space="preserve">And you</w:delText>
        </w:r>
      </w:del>
      <w:ins w:id="6679" w:author="Ezra-redaktør" w:date="2026-10-18T13:44:37Z">
        <w:r>
          <w:t xml:space="preserve">You</w:t>
        </w:r>
      </w:ins>
      <w:r>
        <w:t xml:space="preserve"> have learned that faith grows through </w:t>
      </w:r>
      <w:del w:id="6680" w:author="Ezra-redaktør" w:date="2026-10-18T13:44:37Z">
        <w:r>
          <w:delText xml:space="preserve">consistency,</w:delText>
        </w:r>
      </w:del>
      <w:ins w:id="6681" w:author="Ezra-redaktør" w:date="2026-10-18T13:44:37Z">
        <w:r>
          <w:t xml:space="preserve">consistency</w:t>
        </w:r>
      </w:ins>
      <w:r>
        <w:t xml:space="preserve"> </w:t>
      </w:r>
      <w:del w:id="6682" w:author="Ezra-redaktør" w:date="2026-10-18T13:44:37Z">
        <w:r>
          <w:delText xml:space="preserve">not</w:delText>
        </w:r>
      </w:del>
      <w:ins w:id="6683" w:author="Ezra-redaktør" w:date="2026-10-18T13:44:37Z">
        <w:r>
          <w:t xml:space="preserve">more than</w:t>
        </w:r>
      </w:ins>
      <w:r>
        <w:t xml:space="preserve"> intensity.</w:t>
      </w:r>
    </w:p>
    <w:p>
      <w:ins w:id="6684" w:author="Ezra-redaktør" w:date="2026-10-18T13:44:37Z">
        <w:r>
          <w:t xml:space="preserve">None of this is dramatic. </w:t>
        </w:r>
      </w:ins>
      <w:r>
        <w:t xml:space="preserve">These</w:t>
      </w:r>
      <w:del w:id="6685" w:author="Ezra-redaktør" w:date="2026-10-18T13:44:37Z">
        <w:r>
          <w:delText xml:space="preserve"> are not dramatic achievements. They</w:delText>
        </w:r>
      </w:del>
      <w:r>
        <w:t xml:space="preserve"> are structural </w:t>
      </w:r>
      <w:del w:id="6686" w:author="Ezra-redaktør" w:date="2026-10-18T13:44:37Z">
        <w:r>
          <w:delText xml:space="preserve">changes:</w:delText>
        </w:r>
      </w:del>
      <w:ins w:id="6687" w:author="Ezra-redaktør" w:date="2026-10-18T13:44:37Z">
        <w:r>
          <w:t xml:space="preserve">changes,</w:t>
        </w:r>
      </w:ins>
      <w:r>
        <w:t xml:space="preserve"> the kind that hold when life </w:t>
      </w:r>
      <w:del w:id="6688" w:author="Ezra-redaktør" w:date="2026-10-18T13:44:37Z">
        <w:r>
          <w:delText xml:space="preserve">becomes</w:delText>
        </w:r>
      </w:del>
      <w:ins w:id="6689" w:author="Ezra-redaktør" w:date="2026-10-18T13:44:37Z">
        <w:r>
          <w:t xml:space="preserve">turns</w:t>
        </w:r>
      </w:ins>
      <w:r>
        <w:t xml:space="preserve"> ordinary again.</w:t>
      </w:r>
    </w:p>
    <w:p>
      <w:pPr>
        <w:pStyle w:val="Heading2"/>
      </w:pPr>
      <w:r>
        <w:t xml:space="preserve">You Are Still in the Middle</w:t>
      </w:r>
    </w:p>
    <w:p>
      <w:r>
        <w:t xml:space="preserve">If you expected clarity to </w:t>
      </w:r>
      <w:del w:id="6690" w:author="Ezra-redaktør" w:date="2026-10-18T13:44:37Z">
        <w:r>
          <w:delText xml:space="preserve">eliminate</w:delText>
        </w:r>
      </w:del>
      <w:ins w:id="6691" w:author="Ezra-redaktør" w:date="2026-10-18T13:44:37Z">
        <w:r>
          <w:t xml:space="preserve">end the</w:t>
        </w:r>
      </w:ins>
      <w:r>
        <w:t xml:space="preserve"> struggle, you may feel disappointed. That expectation </w:t>
      </w:r>
      <w:del w:id="6692" w:author="Ezra-redaktør" w:date="2026-10-18T13:44:37Z">
        <w:r>
          <w:delText xml:space="preserve">itself </w:delText>
        </w:r>
      </w:del>
      <w:r>
        <w:t xml:space="preserve">was part of </w:t>
      </w:r>
      <w:del w:id="6693" w:author="Ezra-redaktør" w:date="2026-10-18T13:44:37Z">
        <w:r>
          <w:delText xml:space="preserve">the</w:delText>
        </w:r>
      </w:del>
      <w:ins w:id="6694" w:author="Ezra-redaktør" w:date="2026-10-18T13:44:37Z">
        <w:r>
          <w:t xml:space="preserve">what needed</w:t>
        </w:r>
      </w:ins>
      <w:r>
        <w:t xml:space="preserve"> training. Faith that works only when </w:t>
      </w:r>
      <w:del w:id="6695" w:author="Ezra-redaktør" w:date="2026-10-18T13:44:37Z">
        <w:r>
          <w:delText xml:space="preserve">it</w:delText>
        </w:r>
      </w:del>
      <w:ins w:id="6696" w:author="Ezra-redaktør" w:date="2026-10-18T13:44:37Z">
        <w:r>
          <w:t xml:space="preserve">things</w:t>
        </w:r>
      </w:ins>
      <w:r>
        <w:t xml:space="preserve"> </w:t>
      </w:r>
      <w:del w:id="6697" w:author="Ezra-redaktør" w:date="2026-10-18T13:44:37Z">
        <w:r>
          <w:delText xml:space="preserve">feels</w:delText>
        </w:r>
      </w:del>
      <w:ins w:id="6698" w:author="Ezra-redaktør" w:date="2026-10-18T13:44:37Z">
        <w:r>
          <w:t xml:space="preserve">feel</w:t>
        </w:r>
      </w:ins>
      <w:r>
        <w:t xml:space="preserve"> clear does not work very often.</w:t>
      </w:r>
    </w:p>
    <w:p>
      <w:r>
        <w:t xml:space="preserve">What you have gained is </w:t>
      </w:r>
      <w:del w:id="6699" w:author="Ezra-redaktør" w:date="2026-10-18T13:44:37Z">
        <w:r>
          <w:delText xml:space="preserve">not</w:delText>
        </w:r>
      </w:del>
      <w:ins w:id="6700" w:author="Ezra-redaktør" w:date="2026-10-18T13:44:37Z">
        <w:r>
          <w:t xml:space="preserve">orientation, which is a different thing from</w:t>
        </w:r>
      </w:ins>
      <w:r>
        <w:t xml:space="preserve"> certainty. </w:t>
      </w:r>
      <w:del w:id="6701" w:author="Ezra-redaktør" w:date="2026-10-18T13:44:37Z">
        <w:r>
          <w:delText xml:space="preserve">It is orientation. </w:delText>
        </w:r>
      </w:del>
      <w:r>
        <w:t xml:space="preserve">Orientation </w:t>
      </w:r>
      <w:del w:id="6702" w:author="Ezra-redaktør" w:date="2026-10-18T13:44:37Z">
        <w:r>
          <w:delText xml:space="preserve">allows</w:delText>
        </w:r>
      </w:del>
      <w:ins w:id="6703" w:author="Ezra-redaktør" w:date="2026-10-18T13:44:37Z">
        <w:r>
          <w:t xml:space="preserve">lets</w:t>
        </w:r>
      </w:ins>
      <w:r>
        <w:t xml:space="preserve"> </w:t>
      </w:r>
      <w:del w:id="6704" w:author="Ezra-redaktør" w:date="2026-10-18T13:44:37Z">
        <w:r>
          <w:delText xml:space="preserve">movement</w:delText>
        </w:r>
      </w:del>
      <w:ins w:id="6705" w:author="Ezra-redaktør" w:date="2026-10-18T13:44:37Z">
        <w:r>
          <w:t xml:space="preserve">you move</w:t>
        </w:r>
      </w:ins>
      <w:r>
        <w:t xml:space="preserve"> without panic, </w:t>
      </w:r>
      <w:del w:id="6706" w:author="Ezra-redaktør" w:date="2026-10-18T13:44:37Z">
        <w:r>
          <w:delText xml:space="preserve">patience</w:delText>
        </w:r>
      </w:del>
      <w:ins w:id="6707" w:author="Ezra-redaktør" w:date="2026-10-18T13:44:37Z">
        <w:r>
          <w:t xml:space="preserve">wait</w:t>
        </w:r>
      </w:ins>
      <w:r>
        <w:t xml:space="preserve"> without </w:t>
      </w:r>
      <w:del w:id="6708" w:author="Ezra-redaktør" w:date="2026-10-18T13:44:37Z">
        <w:r>
          <w:delText xml:space="preserve">passivity,</w:delText>
        </w:r>
      </w:del>
      <w:ins w:id="6709" w:author="Ezra-redaktør" w:date="2026-10-18T13:44:37Z">
        <w:r>
          <w:t xml:space="preserve">going</w:t>
        </w:r>
      </w:ins>
      <w:r>
        <w:t xml:space="preserve"> </w:t>
      </w:r>
      <w:del w:id="6710" w:author="Ezra-redaktør" w:date="2026-10-18T13:44:37Z">
        <w:r>
          <w:delText xml:space="preserve">humility</w:delText>
        </w:r>
      </w:del>
      <w:ins w:id="6711" w:author="Ezra-redaktør" w:date="2026-10-18T13:44:37Z">
        <w:r>
          <w:t xml:space="preserve">passive, and stay humble</w:t>
        </w:r>
      </w:ins>
      <w:r>
        <w:t xml:space="preserve"> without </w:t>
      </w:r>
      <w:del w:id="6712" w:author="Ezra-redaktør" w:date="2026-10-18T13:44:37Z">
        <w:r>
          <w:delText xml:space="preserve">collapse;</w:delText>
        </w:r>
      </w:del>
      <w:ins w:id="6713" w:author="Ezra-redaktør" w:date="2026-10-18T13:44:37Z">
        <w:r>
          <w:t xml:space="preserve">collapsing.</w:t>
        </w:r>
      </w:ins>
      <w:r>
        <w:t xml:space="preserve"> </w:t>
      </w:r>
      <w:del w:id="6714" w:author="Ezra-redaktør" w:date="2026-10-18T13:44:37Z">
        <w:r>
          <w:delText xml:space="preserve">it</w:delText>
        </w:r>
      </w:del>
      <w:ins w:id="6715" w:author="Ezra-redaktør" w:date="2026-10-18T13:44:37Z">
        <w:r>
          <w:t xml:space="preserve">It</w:t>
        </w:r>
      </w:ins>
      <w:r>
        <w:t xml:space="preserve"> </w:t>
      </w:r>
      <w:del w:id="6716" w:author="Ezra-redaktør" w:date="2026-10-18T13:44:37Z">
        <w:r>
          <w:delText xml:space="preserve">allows</w:delText>
        </w:r>
      </w:del>
      <w:ins w:id="6717" w:author="Ezra-redaktør" w:date="2026-10-18T13:44:37Z">
        <w:r>
          <w:t xml:space="preserve">keeps</w:t>
        </w:r>
      </w:ins>
      <w:r>
        <w:t xml:space="preserve"> you </w:t>
      </w:r>
      <w:del w:id="6718" w:author="Ezra-redaktør" w:date="2026-10-18T13:44:37Z">
        <w:r>
          <w:delText xml:space="preserve">to keep </w:delText>
        </w:r>
      </w:del>
      <w:r>
        <w:t xml:space="preserve">walking</w:t>
      </w:r>
      <w:del w:id="6719" w:author="Ezra-redaktør" w:date="2026-10-18T13:44:37Z">
        <w:r>
          <w:delText xml:space="preserve"> even</w:delText>
        </w:r>
      </w:del>
      <w:r>
        <w:t xml:space="preserve"> when </w:t>
      </w:r>
      <w:del w:id="6720" w:author="Ezra-redaktør" w:date="2026-10-18T13:44:37Z">
        <w:r>
          <w:delText xml:space="preserve">emotion</w:delText>
        </w:r>
      </w:del>
      <w:ins w:id="6721" w:author="Ezra-redaktør" w:date="2026-10-18T13:44:37Z">
        <w:r>
          <w:t xml:space="preserve">your</w:t>
        </w:r>
      </w:ins>
      <w:r>
        <w:t xml:space="preserve"> </w:t>
      </w:r>
      <w:del w:id="6722" w:author="Ezra-redaktør" w:date="2026-10-18T13:44:37Z">
        <w:r>
          <w:delText xml:space="preserve">fluctuates</w:delText>
        </w:r>
      </w:del>
      <w:ins w:id="6723" w:author="Ezra-redaktør" w:date="2026-10-18T13:44:37Z">
        <w:r>
          <w:t xml:space="preserve">emotions swing</w:t>
        </w:r>
      </w:ins>
      <w:r>
        <w:t xml:space="preserve"> and progress feels slow.</w:t>
      </w:r>
    </w:p>
    <w:p>
      <w:r>
        <w:t xml:space="preserve">You are </w:t>
      </w:r>
      <w:del w:id="6724" w:author="Ezra-redaktør" w:date="2026-10-18T13:44:37Z">
        <w:r>
          <w:delText xml:space="preserve">not</w:delText>
        </w:r>
      </w:del>
      <w:ins w:id="6725" w:author="Ezra-redaktør" w:date="2026-10-18T13:44:37Z">
        <w:r>
          <w:t xml:space="preserve">still</w:t>
        </w:r>
      </w:ins>
      <w:r>
        <w:t xml:space="preserve"> </w:t>
      </w:r>
      <w:del w:id="6726" w:author="Ezra-redaktør" w:date="2026-10-18T13:44:37Z">
        <w:r>
          <w:delText xml:space="preserve">finished</w:delText>
        </w:r>
      </w:del>
      <w:ins w:id="6727" w:author="Ezra-redaktør" w:date="2026-10-18T13:44:37Z">
        <w:r>
          <w:t xml:space="preserve">being</w:t>
        </w:r>
      </w:ins>
      <w:r>
        <w:t xml:space="preserve"> </w:t>
      </w:r>
      <w:del w:id="6728" w:author="Ezra-redaktør" w:date="2026-10-18T13:44:37Z">
        <w:r>
          <w:delText xml:space="preserve">forming.</w:delText>
        </w:r>
      </w:del>
      <w:ins w:id="6729" w:author="Ezra-redaktør" w:date="2026-10-18T13:44:37Z">
        <w:r>
          <w:t xml:space="preserve">formed,</w:t>
        </w:r>
      </w:ins>
      <w:r>
        <w:t xml:space="preserve"> </w:t>
      </w:r>
      <w:del w:id="6730" w:author="Ezra-redaktør" w:date="2026-10-18T13:44:37Z">
        <w:r>
          <w:delText xml:space="preserve">You</w:delText>
        </w:r>
      </w:del>
      <w:ins w:id="6731" w:author="Ezra-redaktør" w:date="2026-10-18T13:44:37Z">
        <w:r>
          <w:t xml:space="preserve">and you</w:t>
        </w:r>
      </w:ins>
      <w:r>
        <w:t xml:space="preserve"> are finished pretending </w:t>
      </w:r>
      <w:ins w:id="6732" w:author="Ezra-redaktør" w:date="2026-10-18T13:44:37Z">
        <w:r>
          <w:t xml:space="preserve">that </w:t>
        </w:r>
      </w:ins>
      <w:r>
        <w:t xml:space="preserve">formation happens automatically.</w:t>
      </w:r>
    </w:p>
    <w:p>
      <w:pPr>
        <w:pStyle w:val="Heading2"/>
      </w:pPr>
      <w:r>
        <w:t xml:space="preserve">Alignment Over Arrival</w:t>
      </w:r>
    </w:p>
    <w:p>
      <w:del w:id="6733" w:author="Ezra-redaktør" w:date="2026-10-18T13:44:37Z">
        <w:r>
          <w:delText xml:space="preserve">One</w:delText>
        </w:r>
      </w:del>
      <w:ins w:id="6734" w:author="Ezra-redaktør" w:date="2026-10-18T13:44:37Z">
        <w:r>
          <w:t xml:space="preserve">The</w:t>
        </w:r>
      </w:ins>
      <w:r>
        <w:t xml:space="preserve"> temptation now is to turn what </w:t>
      </w:r>
      <w:del w:id="6735" w:author="Ezra-redaktør" w:date="2026-10-18T13:44:37Z">
        <w:r>
          <w:delText xml:space="preserve">you’ve</w:delText>
        </w:r>
      </w:del>
      <w:ins w:id="6736" w:author="Ezra-redaktør" w:date="2026-10-18T13:44:37Z">
        <w:r>
          <w:t xml:space="preserve">you have</w:t>
        </w:r>
      </w:ins>
      <w:r>
        <w:t xml:space="preserve"> learned into a finish line, </w:t>
      </w:r>
      <w:del w:id="6737" w:author="Ezra-redaktør" w:date="2026-10-18T13:44:37Z">
        <w:r>
          <w:delText xml:space="preserve">to</w:delText>
        </w:r>
      </w:del>
      <w:ins w:id="6738" w:author="Ezra-redaktør" w:date="2026-10-18T13:44:37Z">
        <w:r>
          <w:t xml:space="preserve">as</w:t>
        </w:r>
      </w:ins>
      <w:r>
        <w:t xml:space="preserve"> </w:t>
      </w:r>
      <w:del w:id="6739" w:author="Ezra-redaktør" w:date="2026-10-18T13:44:37Z">
        <w:r>
          <w:delText xml:space="preserve">assume</w:delText>
        </w:r>
      </w:del>
      <w:ins w:id="6740" w:author="Ezra-redaktør" w:date="2026-10-18T13:44:37Z">
        <w:r>
          <w:t xml:space="preserve">if</w:t>
        </w:r>
      </w:ins>
      <w:r>
        <w:t xml:space="preserve"> the work </w:t>
      </w:r>
      <w:del w:id="6741" w:author="Ezra-redaktør" w:date="2026-10-18T13:44:37Z">
        <w:r>
          <w:delText xml:space="preserve">is</w:delText>
        </w:r>
      </w:del>
      <w:ins w:id="6742" w:author="Ezra-redaktør" w:date="2026-10-18T13:44:37Z">
        <w:r>
          <w:t xml:space="preserve">were</w:t>
        </w:r>
      </w:ins>
      <w:r>
        <w:t xml:space="preserve"> done because the structure </w:t>
      </w:r>
      <w:del w:id="6743" w:author="Ezra-redaktør" w:date="2026-10-18T13:44:37Z">
        <w:r>
          <w:delText xml:space="preserve">is</w:delText>
        </w:r>
      </w:del>
      <w:ins w:id="6744" w:author="Ezra-redaktør" w:date="2026-10-18T13:44:37Z">
        <w:r>
          <w:t xml:space="preserve">feels</w:t>
        </w:r>
      </w:ins>
      <w:r>
        <w:t xml:space="preserve"> familiar. Resist that. Alignment is </w:t>
      </w:r>
      <w:del w:id="6745" w:author="Ezra-redaktør" w:date="2026-10-18T13:44:37Z">
        <w:r>
          <w:delText xml:space="preserve">not a moment you reach. It is </w:delText>
        </w:r>
      </w:del>
      <w:r>
        <w:t xml:space="preserve">a position you </w:t>
      </w:r>
      <w:del w:id="6746" w:author="Ezra-redaktør" w:date="2026-10-18T13:44:37Z">
        <w:r>
          <w:delText xml:space="preserve">maintain.</w:delText>
        </w:r>
      </w:del>
      <w:ins w:id="6747" w:author="Ezra-redaktør" w:date="2026-10-18T13:44:37Z">
        <w:r>
          <w:t xml:space="preserve">keep.</w:t>
        </w:r>
      </w:ins>
    </w:p>
    <w:p>
      <w:del w:id="6748" w:author="Ezra-redaktør" w:date="2026-10-18T13:44:37Z">
        <w:r>
          <w:delText xml:space="preserve">The moment</w:delText>
        </w:r>
      </w:del>
      <w:ins w:id="6749" w:author="Ezra-redaktør" w:date="2026-10-18T13:44:37Z">
        <w:r>
          <w:t xml:space="preserve">When</w:t>
        </w:r>
      </w:ins>
      <w:r>
        <w:t xml:space="preserve"> you stop practicing, old patterns </w:t>
      </w:r>
      <w:del w:id="6750" w:author="Ezra-redaktør" w:date="2026-10-18T13:44:37Z">
        <w:r>
          <w:delText xml:space="preserve">don’t</w:delText>
        </w:r>
      </w:del>
      <w:ins w:id="6751" w:author="Ezra-redaktør" w:date="2026-10-18T13:44:37Z">
        <w:r>
          <w:t xml:space="preserve">come</w:t>
        </w:r>
      </w:ins>
      <w:r>
        <w:t xml:space="preserve"> </w:t>
      </w:r>
      <w:del w:id="6752" w:author="Ezra-redaktør" w:date="2026-10-18T13:44:37Z">
        <w:r>
          <w:delText xml:space="preserve">return</w:delText>
        </w:r>
      </w:del>
      <w:ins w:id="6753" w:author="Ezra-redaktør" w:date="2026-10-18T13:44:37Z">
        <w:r>
          <w:t xml:space="preserve">back</w:t>
        </w:r>
      </w:ins>
      <w:r>
        <w:t xml:space="preserve"> </w:t>
      </w:r>
      <w:del w:id="6754" w:author="Ezra-redaktør" w:date="2026-10-18T13:44:37Z">
        <w:r>
          <w:delText xml:space="preserve">loudly. They return subtly:</w:delText>
        </w:r>
      </w:del>
      <w:ins w:id="6755" w:author="Ezra-redaktør" w:date="2026-10-18T13:44:37Z">
        <w:r>
          <w:t xml:space="preserve">quietly,</w:t>
        </w:r>
      </w:ins>
      <w:r>
        <w:t xml:space="preserve"> through drift, </w:t>
      </w:r>
      <w:del w:id="6756" w:author="Ezra-redaktør" w:date="2026-10-18T13:44:37Z">
        <w:r>
          <w:delText xml:space="preserve">through </w:delText>
        </w:r>
      </w:del>
      <w:r>
        <w:t xml:space="preserve">distraction,</w:t>
      </w:r>
      <w:del w:id="6757" w:author="Ezra-redaktør" w:date="2026-10-18T13:44:37Z">
        <w:r>
          <w:delText xml:space="preserve"> through</w:delText>
        </w:r>
      </w:del>
      <w:r>
        <w:t xml:space="preserve"> silence, </w:t>
      </w:r>
      <w:del w:id="6758" w:author="Ezra-redaktør" w:date="2026-10-18T13:44:37Z">
        <w:r>
          <w:delText xml:space="preserve">through</w:delText>
        </w:r>
      </w:del>
      <w:ins w:id="6759" w:author="Ezra-redaktør" w:date="2026-10-18T13:44:37Z">
        <w:r>
          <w:t xml:space="preserve">and</w:t>
        </w:r>
      </w:ins>
      <w:r>
        <w:t xml:space="preserve"> small compromises </w:t>
      </w:r>
      <w:del w:id="6760" w:author="Ezra-redaktør" w:date="2026-10-18T13:44:37Z">
        <w:r>
          <w:delText xml:space="preserve">framed</w:delText>
        </w:r>
      </w:del>
      <w:ins w:id="6761" w:author="Ezra-redaktør" w:date="2026-10-18T13:44:37Z">
        <w:r>
          <w:t xml:space="preserve">dressed up</w:t>
        </w:r>
      </w:ins>
      <w:r>
        <w:t xml:space="preserve"> as rest or realism. You already know this. The work ahead is </w:t>
      </w:r>
      <w:del w:id="6762" w:author="Ezra-redaktør" w:date="2026-10-18T13:44:37Z">
        <w:r>
          <w:delText xml:space="preserve">not</w:delText>
        </w:r>
      </w:del>
      <w:ins w:id="6763" w:author="Ezra-redaktør" w:date="2026-10-18T13:44:37Z">
        <w:r>
          <w:t xml:space="preserve">the</w:t>
        </w:r>
      </w:ins>
      <w:r>
        <w:t xml:space="preserve"> </w:t>
      </w:r>
      <w:del w:id="6764" w:author="Ezra-redaktør" w:date="2026-10-18T13:44:37Z">
        <w:r>
          <w:delText xml:space="preserve">new.</w:delText>
        </w:r>
      </w:del>
      <w:ins w:id="6765" w:author="Ezra-redaktør" w:date="2026-10-18T13:44:37Z">
        <w:r>
          <w:t xml:space="preserve">same</w:t>
        </w:r>
      </w:ins>
      <w:r>
        <w:t xml:space="preserve"> </w:t>
      </w:r>
      <w:del w:id="6766" w:author="Ezra-redaktør" w:date="2026-10-18T13:44:37Z">
        <w:r>
          <w:delText xml:space="preserve">It is</w:delText>
        </w:r>
      </w:del>
      <w:ins w:id="6767" w:author="Ezra-redaktør" w:date="2026-10-18T13:44:37Z">
        <w:r>
          <w:t xml:space="preserve">work,</w:t>
        </w:r>
      </w:ins>
      <w:r>
        <w:t xml:space="preserve"> continued.</w:t>
      </w:r>
    </w:p>
    <w:p>
      <w:pPr>
        <w:pStyle w:val="Heading2"/>
      </w:pPr>
      <w:r>
        <w:t xml:space="preserve">What Not to Carry</w:t>
      </w:r>
    </w:p>
    <w:p>
      <w:del w:id="6768" w:author="Ezra-redaktør" w:date="2026-10-18T13:44:37Z">
        <w:r>
          <w:delText xml:space="preserve">Do</w:delText>
        </w:r>
      </w:del>
      <w:ins w:id="6769" w:author="Ezra-redaktør" w:date="2026-10-18T13:44:37Z">
        <w:r>
          <w:t xml:space="preserve">Put</w:t>
        </w:r>
      </w:ins>
      <w:r>
        <w:t xml:space="preserve"> </w:t>
      </w:r>
      <w:del w:id="6770" w:author="Ezra-redaktør" w:date="2026-10-18T13:44:37Z">
        <w:r>
          <w:delText xml:space="preserve">not</w:delText>
        </w:r>
      </w:del>
      <w:ins w:id="6771" w:author="Ezra-redaktør" w:date="2026-10-18T13:44:37Z">
        <w:r>
          <w:t xml:space="preserve">down</w:t>
        </w:r>
      </w:ins>
      <w:r>
        <w:t xml:space="preserve"> </w:t>
      </w:r>
      <w:del w:id="6772" w:author="Ezra-redaktør" w:date="2026-10-18T13:44:37Z">
        <w:r>
          <w:delText xml:space="preserve">carry</w:delText>
        </w:r>
      </w:del>
      <w:ins w:id="6773" w:author="Ezra-redaktør" w:date="2026-10-18T13:44:37Z">
        <w:r>
          <w:t xml:space="preserve">the</w:t>
        </w:r>
      </w:ins>
      <w:r>
        <w:t xml:space="preserve"> pressure to </w:t>
      </w:r>
      <w:del w:id="6774" w:author="Ezra-redaktør" w:date="2026-10-18T13:44:37Z">
        <w:r>
          <w:delText xml:space="preserve">become</w:delText>
        </w:r>
      </w:del>
      <w:ins w:id="6775" w:author="Ezra-redaktør" w:date="2026-10-18T13:44:37Z">
        <w:r>
          <w:t xml:space="preserve">be</w:t>
        </w:r>
      </w:ins>
      <w:r>
        <w:t xml:space="preserve"> impressive. You </w:t>
      </w:r>
      <w:del w:id="6776" w:author="Ezra-redaktør" w:date="2026-10-18T13:44:37Z">
        <w:r>
          <w:delText xml:space="preserve">do</w:delText>
        </w:r>
      </w:del>
      <w:ins w:id="6777" w:author="Ezra-redaktør" w:date="2026-10-18T13:44:37Z">
        <w:r>
          <w:t xml:space="preserve">have</w:t>
        </w:r>
      </w:ins>
      <w:r>
        <w:t xml:space="preserve"> </w:t>
      </w:r>
      <w:del w:id="6778" w:author="Ezra-redaktør" w:date="2026-10-18T13:44:37Z">
        <w:r>
          <w:delText xml:space="preserve">not need</w:delText>
        </w:r>
      </w:del>
      <w:ins w:id="6779" w:author="Ezra-redaktør" w:date="2026-10-18T13:44:37Z">
        <w:r>
          <w:t xml:space="preserve">nothing</w:t>
        </w:r>
      </w:ins>
      <w:r>
        <w:t xml:space="preserve"> to prove</w:t>
      </w:r>
      <w:del w:id="6780" w:author="Ezra-redaktør" w:date="2026-10-18T13:44:37Z">
        <w:r>
          <w:delText xml:space="preserve"> anything</w:delText>
        </w:r>
      </w:del>
      <w:r>
        <w:t xml:space="preserve"> about your faith, </w:t>
      </w:r>
      <w:del w:id="6781" w:author="Ezra-redaktør" w:date="2026-10-18T13:44:37Z">
        <w:r>
          <w:delText xml:space="preserve">especially</w:delText>
        </w:r>
      </w:del>
      <w:ins w:id="6782" w:author="Ezra-redaktør" w:date="2026-10-18T13:44:37Z">
        <w:r>
          <w:t xml:space="preserve">least</w:t>
        </w:r>
      </w:ins>
      <w:r>
        <w:t xml:space="preserve"> </w:t>
      </w:r>
      <w:del w:id="6783" w:author="Ezra-redaktør" w:date="2026-10-18T13:44:37Z">
        <w:r>
          <w:delText xml:space="preserve">not</w:delText>
        </w:r>
      </w:del>
      <w:ins w:id="6784" w:author="Ezra-redaktør" w:date="2026-10-18T13:44:37Z">
        <w:r>
          <w:t xml:space="preserve">of all</w:t>
        </w:r>
      </w:ins>
      <w:r>
        <w:t xml:space="preserve"> through volume, performance, or intensity. Those are shortcuts </w:t>
      </w:r>
      <w:del w:id="6785" w:author="Ezra-redaktør" w:date="2026-10-18T13:44:37Z">
        <w:r>
          <w:delText xml:space="preserve">that</w:delText>
        </w:r>
      </w:del>
      <w:ins w:id="6786" w:author="Ezra-redaktør" w:date="2026-10-18T13:44:37Z">
        <w:r>
          <w:t xml:space="preserve">around</w:t>
        </w:r>
      </w:ins>
      <w:r>
        <w:t xml:space="preserve"> </w:t>
      </w:r>
      <w:del w:id="6787" w:author="Ezra-redaktør" w:date="2026-10-18T13:44:37Z">
        <w:r>
          <w:delText xml:space="preserve">bypass formation</w:delText>
        </w:r>
      </w:del>
      <w:ins w:id="6788" w:author="Ezra-redaktør" w:date="2026-10-18T13:44:37Z">
        <w:r>
          <w:t xml:space="preserve">formation,</w:t>
        </w:r>
      </w:ins>
      <w:r>
        <w:t xml:space="preserve"> and </w:t>
      </w:r>
      <w:del w:id="6789" w:author="Ezra-redaktør" w:date="2026-10-18T13:44:37Z">
        <w:r>
          <w:delText xml:space="preserve">produce</w:delText>
        </w:r>
      </w:del>
      <w:ins w:id="6790" w:author="Ezra-redaktør" w:date="2026-10-18T13:44:37Z">
        <w:r>
          <w:t xml:space="preserve">they</w:t>
        </w:r>
      </w:ins>
      <w:r>
        <w:t xml:space="preserve"> </w:t>
      </w:r>
      <w:del w:id="6791" w:author="Ezra-redaktør" w:date="2026-10-18T13:44:37Z">
        <w:r>
          <w:delText xml:space="preserve">fragility.</w:delText>
        </w:r>
      </w:del>
      <w:ins w:id="6792" w:author="Ezra-redaktør" w:date="2026-10-18T13:44:37Z">
        <w:r>
          <w:t xml:space="preserve">leave you fragile.</w:t>
        </w:r>
      </w:ins>
    </w:p>
    <w:p>
      <w:del w:id="6793" w:author="Ezra-redaktør" w:date="2026-10-18T13:44:37Z">
        <w:r>
          <w:delText xml:space="preserve">And</w:delText>
        </w:r>
      </w:del>
      <w:ins w:id="6794" w:author="Ezra-redaktør" w:date="2026-10-18T13:44:37Z">
        <w:r>
          <w:t xml:space="preserve">Put</w:t>
        </w:r>
      </w:ins>
      <w:r>
        <w:t xml:space="preserve"> </w:t>
      </w:r>
      <w:del w:id="6795" w:author="Ezra-redaktør" w:date="2026-10-18T13:44:37Z">
        <w:r>
          <w:delText xml:space="preserve">do</w:delText>
        </w:r>
      </w:del>
      <w:ins w:id="6796" w:author="Ezra-redaktør" w:date="2026-10-18T13:44:37Z">
        <w:r>
          <w:t xml:space="preserve">down</w:t>
        </w:r>
      </w:ins>
      <w:r>
        <w:t xml:space="preserve"> </w:t>
      </w:r>
      <w:del w:id="6797" w:author="Ezra-redaktør" w:date="2026-10-18T13:44:37Z">
        <w:r>
          <w:delText xml:space="preserve">not carry</w:delText>
        </w:r>
      </w:del>
      <w:ins w:id="6798" w:author="Ezra-redaktør" w:date="2026-10-18T13:44:37Z">
        <w:r>
          <w:t xml:space="preserve">the</w:t>
        </w:r>
      </w:ins>
      <w:r>
        <w:t xml:space="preserve"> shame </w:t>
      </w:r>
      <w:del w:id="6799" w:author="Ezra-redaktør" w:date="2026-10-18T13:44:37Z">
        <w:r>
          <w:delText xml:space="preserve">for</w:delText>
        </w:r>
      </w:del>
      <w:ins w:id="6800" w:author="Ezra-redaktør" w:date="2026-10-18T13:44:37Z">
        <w:r>
          <w:t xml:space="preserve">over</w:t>
        </w:r>
      </w:ins>
      <w:r>
        <w:t xml:space="preserve"> </w:t>
      </w:r>
      <w:del w:id="6801" w:author="Ezra-redaktør" w:date="2026-10-18T13:44:37Z">
        <w:r>
          <w:delText xml:space="preserve">unfinished</w:delText>
        </w:r>
      </w:del>
      <w:ins w:id="6802" w:author="Ezra-redaktør" w:date="2026-10-18T13:44:37Z">
        <w:r>
          <w:t xml:space="preserve">what</w:t>
        </w:r>
      </w:ins>
      <w:r>
        <w:t xml:space="preserve"> </w:t>
      </w:r>
      <w:del w:id="6803" w:author="Ezra-redaktør" w:date="2026-10-18T13:44:37Z">
        <w:r>
          <w:delText xml:space="preserve">areas.</w:delText>
        </w:r>
      </w:del>
      <w:ins w:id="6804" w:author="Ezra-redaktør" w:date="2026-10-18T13:44:37Z">
        <w:r>
          <w:t xml:space="preserve">is unfinished.</w:t>
        </w:r>
      </w:ins>
      <w:r>
        <w:t xml:space="preserve"> Growth </w:t>
      </w:r>
      <w:del w:id="6805" w:author="Ezra-redaktør" w:date="2026-10-18T13:44:37Z">
        <w:r>
          <w:delText xml:space="preserve">does</w:delText>
        </w:r>
      </w:del>
      <w:ins w:id="6806" w:author="Ezra-redaktør" w:date="2026-10-18T13:44:37Z">
        <w:r>
          <w:t xml:space="preserve">is</w:t>
        </w:r>
      </w:ins>
      <w:r>
        <w:t xml:space="preserve"> </w:t>
      </w:r>
      <w:del w:id="6807" w:author="Ezra-redaktør" w:date="2026-10-18T13:44:37Z">
        <w:r>
          <w:delText xml:space="preserve">not</w:delText>
        </w:r>
      </w:del>
      <w:ins w:id="6808" w:author="Ezra-redaktør" w:date="2026-10-18T13:44:37Z">
        <w:r>
          <w:t xml:space="preserve">uneven.</w:t>
        </w:r>
      </w:ins>
      <w:r>
        <w:t xml:space="preserve"> </w:t>
      </w:r>
      <w:del w:id="6809" w:author="Ezra-redaktør" w:date="2026-10-18T13:44:37Z">
        <w:r>
          <w:delText xml:space="preserve">happen evenly: some</w:delText>
        </w:r>
      </w:del>
      <w:ins w:id="6810" w:author="Ezra-redaktør" w:date="2026-10-18T13:44:37Z">
        <w:r>
          <w:t xml:space="preserve">Some</w:t>
        </w:r>
      </w:ins>
      <w:r>
        <w:t xml:space="preserve"> habits will </w:t>
      </w:r>
      <w:del w:id="6811" w:author="Ezra-redaktør" w:date="2026-10-18T13:44:37Z">
        <w:r>
          <w:delText xml:space="preserve">remain</w:delText>
        </w:r>
      </w:del>
      <w:ins w:id="6812" w:author="Ezra-redaktør" w:date="2026-10-18T13:44:37Z">
        <w:r>
          <w:t xml:space="preserve">stay</w:t>
        </w:r>
      </w:ins>
      <w:r>
        <w:t xml:space="preserve"> stubborn, some wounds will need longer care, </w:t>
      </w:r>
      <w:ins w:id="6813" w:author="Ezra-redaktør" w:date="2026-10-18T13:44:37Z">
        <w:r>
          <w:t xml:space="preserve">and </w:t>
        </w:r>
      </w:ins>
      <w:r>
        <w:t xml:space="preserve">some disciplines will feel heavier in </w:t>
      </w:r>
      <w:del w:id="6814" w:author="Ezra-redaktør" w:date="2026-10-18T13:44:37Z">
        <w:r>
          <w:delText xml:space="preserve">certain</w:delText>
        </w:r>
      </w:del>
      <w:ins w:id="6815" w:author="Ezra-redaktør" w:date="2026-10-18T13:44:37Z">
        <w:r>
          <w:t xml:space="preserve">one</w:t>
        </w:r>
      </w:ins>
      <w:r>
        <w:t xml:space="preserve"> </w:t>
      </w:r>
      <w:del w:id="6816" w:author="Ezra-redaktør" w:date="2026-10-18T13:44:37Z">
        <w:r>
          <w:delText xml:space="preserve">seasons</w:delText>
        </w:r>
      </w:del>
      <w:ins w:id="6817" w:author="Ezra-redaktør" w:date="2026-10-18T13:44:37Z">
        <w:r>
          <w:t xml:space="preserve">season</w:t>
        </w:r>
      </w:ins>
      <w:r>
        <w:t xml:space="preserve"> than </w:t>
      </w:r>
      <w:del w:id="6818" w:author="Ezra-redaktør" w:date="2026-10-18T13:44:37Z">
        <w:r>
          <w:delText xml:space="preserve">others.</w:delText>
        </w:r>
      </w:del>
      <w:ins w:id="6819" w:author="Ezra-redaktør" w:date="2026-10-18T13:44:37Z">
        <w:r>
          <w:t xml:space="preserve">in another.</w:t>
        </w:r>
      </w:ins>
    </w:p>
    <w:p>
      <w:del w:id="6820" w:author="Ezra-redaktør" w:date="2026-10-18T13:44:37Z">
        <w:r>
          <w:delText xml:space="preserve">And some</w:delText>
        </w:r>
      </w:del>
      <w:ins w:id="6821" w:author="Ezra-redaktør" w:date="2026-10-18T13:44:37Z">
        <w:r>
          <w:t xml:space="preserve">Some</w:t>
        </w:r>
      </w:ins>
      <w:r>
        <w:t xml:space="preserve"> of the weight was never yours to </w:t>
      </w:r>
      <w:del w:id="6822" w:author="Ezra-redaktør" w:date="2026-10-18T13:44:37Z">
        <w:r>
          <w:delText xml:space="preserve">choose:</w:delText>
        </w:r>
      </w:del>
      <w:ins w:id="6823" w:author="Ezra-redaktør" w:date="2026-10-18T13:44:37Z">
        <w:r>
          <w:t xml:space="preserve">choose.</w:t>
        </w:r>
      </w:ins>
      <w:r>
        <w:t xml:space="preserve"> </w:t>
      </w:r>
      <w:del w:id="6824" w:author="Ezra-redaktør" w:date="2026-10-18T13:44:37Z">
        <w:r>
          <w:delText xml:space="preserve">constitution,</w:delText>
        </w:r>
      </w:del>
      <w:ins w:id="6825" w:author="Ezra-redaktør" w:date="2026-10-18T13:44:37Z">
        <w:r>
          <w:t xml:space="preserve">Your</w:t>
        </w:r>
      </w:ins>
      <w:r>
        <w:t xml:space="preserve"> </w:t>
      </w:r>
      <w:del w:id="6826" w:author="Ezra-redaktør" w:date="2026-10-18T13:44:37Z">
        <w:r>
          <w:delText xml:space="preserve">circumstance,</w:delText>
        </w:r>
      </w:del>
      <w:ins w:id="6827" w:author="Ezra-redaktør" w:date="2026-10-18T13:44:37Z">
        <w:r>
          <w:t xml:space="preserve">temperament, your circumstances,</w:t>
        </w:r>
      </w:ins>
      <w:r>
        <w:t xml:space="preserve"> and </w:t>
      </w:r>
      <w:ins w:id="6828" w:author="Ezra-redaktør" w:date="2026-10-18T13:44:37Z">
        <w:r>
          <w:t xml:space="preserve">your </w:t>
        </w:r>
      </w:ins>
      <w:r>
        <w:t xml:space="preserve">season</w:t>
      </w:r>
      <w:ins w:id="6829" w:author="Ezra-redaktør" w:date="2026-10-18T13:44:37Z">
        <w:r>
          <w:t xml:space="preserve"> of life</w:t>
        </w:r>
      </w:ins>
      <w:r>
        <w:t xml:space="preserve"> set real limits. Grace is not offended by limits. It works inside them. None of this disqualifies you. Formation </w:t>
      </w:r>
      <w:del w:id="6830" w:author="Ezra-redaktør" w:date="2026-10-18T13:44:37Z">
        <w:r>
          <w:delText xml:space="preserve">assumes</w:delText>
        </w:r>
      </w:del>
      <w:ins w:id="6831" w:author="Ezra-redaktør" w:date="2026-10-18T13:44:37Z">
        <w:r>
          <w:t xml:space="preserve">expects</w:t>
        </w:r>
      </w:ins>
      <w:r>
        <w:t xml:space="preserve"> </w:t>
      </w:r>
      <w:del w:id="6832" w:author="Ezra-redaktør" w:date="2026-10-18T13:44:37Z">
        <w:r>
          <w:delText xml:space="preserve">resistance.</w:delText>
        </w:r>
      </w:del>
      <w:ins w:id="6833" w:author="Ezra-redaktør" w:date="2026-10-18T13:44:37Z">
        <w:r>
          <w:t xml:space="preserve">resistance,</w:t>
        </w:r>
      </w:ins>
      <w:r>
        <w:t xml:space="preserve"> </w:t>
      </w:r>
      <w:del w:id="6834" w:author="Ezra-redaktør" w:date="2026-10-18T13:44:37Z">
        <w:r>
          <w:delText xml:space="preserve">Shame</w:delText>
        </w:r>
      </w:del>
      <w:ins w:id="6835" w:author="Ezra-redaktør" w:date="2026-10-18T13:44:37Z">
        <w:r>
          <w:t xml:space="preserve">and shame</w:t>
        </w:r>
      </w:ins>
      <w:r>
        <w:t xml:space="preserve"> assumes failure. You are not </w:t>
      </w:r>
      <w:del w:id="6836" w:author="Ezra-redaktør" w:date="2026-10-18T13:44:37Z">
        <w:r>
          <w:delText xml:space="preserve">late.</w:delText>
        </w:r>
      </w:del>
      <w:ins w:id="6837" w:author="Ezra-redaktør" w:date="2026-10-18T13:44:37Z">
        <w:r>
          <w:t xml:space="preserve">late,</w:t>
        </w:r>
      </w:ins>
      <w:r>
        <w:t xml:space="preserve"> </w:t>
      </w:r>
      <w:del w:id="6838" w:author="Ezra-redaktør" w:date="2026-10-18T13:44:37Z">
        <w:r>
          <w:delText xml:space="preserve">You</w:delText>
        </w:r>
      </w:del>
      <w:ins w:id="6839" w:author="Ezra-redaktør" w:date="2026-10-18T13:44:37Z">
        <w:r>
          <w:t xml:space="preserve">and you</w:t>
        </w:r>
      </w:ins>
      <w:r>
        <w:t xml:space="preserve"> are </w:t>
      </w:r>
      <w:del w:id="6840" w:author="Ezra-redaktør" w:date="2026-10-18T13:44:37Z">
        <w:r>
          <w:delText xml:space="preserve">in</w:delText>
        </w:r>
      </w:del>
      <w:ins w:id="6841" w:author="Ezra-redaktør" w:date="2026-10-18T13:44:37Z">
        <w:r>
          <w:t xml:space="preserve">still</w:t>
        </w:r>
      </w:ins>
      <w:r>
        <w:t xml:space="preserve"> </w:t>
      </w:r>
      <w:del w:id="6842" w:author="Ezra-redaktør" w:date="2026-10-18T13:44:37Z">
        <w:r>
          <w:delText xml:space="preserve">process.</w:delText>
        </w:r>
      </w:del>
      <w:ins w:id="6843" w:author="Ezra-redaktør" w:date="2026-10-18T13:44:37Z">
        <w:r>
          <w:t xml:space="preserve">being forged.</w:t>
        </w:r>
      </w:ins>
    </w:p>
    <w:p>
      <w:pPr>
        <w:pStyle w:val="Heading2"/>
      </w:pPr>
      <w:r>
        <w:t xml:space="preserve">What to Carry Intentionally</w:t>
      </w:r>
    </w:p>
    <w:p>
      <w:r>
        <w:t xml:space="preserve">Carry practice, not aspiration. Carry clarity, </w:t>
      </w:r>
      <w:del w:id="6844" w:author="Ezra-redaktør" w:date="2026-10-18T13:44:37Z">
        <w:r>
          <w:delText xml:space="preserve">not</w:delText>
        </w:r>
      </w:del>
      <w:ins w:id="6845" w:author="Ezra-redaktør" w:date="2026-10-18T13:44:37Z">
        <w:r>
          <w:t xml:space="preserve">consistency,</w:t>
        </w:r>
      </w:ins>
      <w:r>
        <w:t xml:space="preserve"> </w:t>
      </w:r>
      <w:del w:id="6846" w:author="Ezra-redaktør" w:date="2026-10-18T13:44:37Z">
        <w:r>
          <w:delText xml:space="preserve">self-accusation.</w:delText>
        </w:r>
      </w:del>
      <w:ins w:id="6847" w:author="Ezra-redaktør" w:date="2026-10-18T13:44:37Z">
        <w:r>
          <w:t xml:space="preserve">and community.</w:t>
        </w:r>
      </w:ins>
      <w:r>
        <w:t xml:space="preserve"> Carry </w:t>
      </w:r>
      <w:del w:id="6848" w:author="Ezra-redaktør" w:date="2026-10-18T13:44:37Z">
        <w:r>
          <w:delText xml:space="preserve">consistency,</w:delText>
        </w:r>
      </w:del>
      <w:ins w:id="6849" w:author="Ezra-redaktør" w:date="2026-10-18T13:44:37Z">
        <w:r>
          <w:t xml:space="preserve">a</w:t>
        </w:r>
      </w:ins>
      <w:r>
        <w:t xml:space="preserve"> </w:t>
      </w:r>
      <w:del w:id="6850" w:author="Ezra-redaktør" w:date="2026-10-18T13:44:37Z">
        <w:r>
          <w:delText xml:space="preserve">not</w:delText>
        </w:r>
      </w:del>
      <w:ins w:id="6851" w:author="Ezra-redaktør" w:date="2026-10-18T13:44:37Z">
        <w:r>
          <w:t xml:space="preserve">faith</w:t>
        </w:r>
      </w:ins>
      <w:r>
        <w:t xml:space="preserve"> </w:t>
      </w:r>
      <w:del w:id="6852" w:author="Ezra-redaktør" w:date="2026-10-18T13:44:37Z">
        <w:r>
          <w:delText xml:space="preserve">urgency.</w:delText>
        </w:r>
      </w:del>
      <w:ins w:id="6853" w:author="Ezra-redaktør" w:date="2026-10-18T13:44:37Z">
        <w:r>
          <w:t xml:space="preserve">you</w:t>
        </w:r>
      </w:ins>
      <w:r>
        <w:t xml:space="preserve"> </w:t>
      </w:r>
      <w:del w:id="6854" w:author="Ezra-redaktør" w:date="2026-10-18T13:44:37Z">
        <w:r>
          <w:delText xml:space="preserve">Carry</w:delText>
        </w:r>
      </w:del>
      <w:ins w:id="6855" w:author="Ezra-redaktør" w:date="2026-10-18T13:44:37Z">
        <w:r>
          <w:t xml:space="preserve">can</w:t>
        </w:r>
      </w:ins>
      <w:r>
        <w:t xml:space="preserve"> </w:t>
      </w:r>
      <w:del w:id="6856" w:author="Ezra-redaktør" w:date="2026-10-18T13:44:37Z">
        <w:r>
          <w:delText xml:space="preserve">community,</w:delText>
        </w:r>
      </w:del>
      <w:ins w:id="6857" w:author="Ezra-redaktør" w:date="2026-10-18T13:44:37Z">
        <w:r>
          <w:t xml:space="preserve">put</w:t>
        </w:r>
      </w:ins>
      <w:r>
        <w:t xml:space="preserve"> </w:t>
      </w:r>
      <w:del w:id="6858" w:author="Ezra-redaktør" w:date="2026-10-18T13:44:37Z">
        <w:r>
          <w:delText xml:space="preserve">not</w:delText>
        </w:r>
      </w:del>
      <w:ins w:id="6859" w:author="Ezra-redaktør" w:date="2026-10-18T13:44:37Z">
        <w:r>
          <w:t xml:space="preserve">into</w:t>
        </w:r>
      </w:ins>
      <w:r>
        <w:t xml:space="preserve"> </w:t>
      </w:r>
      <w:del w:id="6860" w:author="Ezra-redaktør" w:date="2026-10-18T13:44:37Z">
        <w:r>
          <w:delText xml:space="preserve">isolation.</w:delText>
        </w:r>
      </w:del>
      <w:ins w:id="6861" w:author="Ezra-redaktør" w:date="2026-10-18T13:44:37Z">
        <w:r>
          <w:t xml:space="preserve">your</w:t>
        </w:r>
      </w:ins>
      <w:r>
        <w:t xml:space="preserve"> </w:t>
      </w:r>
      <w:del w:id="6862" w:author="Ezra-redaktør" w:date="2026-10-18T13:44:37Z">
        <w:r>
          <w:delText xml:space="preserve">Carry</w:delText>
        </w:r>
      </w:del>
      <w:ins w:id="6863" w:author="Ezra-redaktør" w:date="2026-10-18T13:44:37Z">
        <w:r>
          <w:t xml:space="preserve">own</w:t>
        </w:r>
      </w:ins>
      <w:r>
        <w:t xml:space="preserve"> </w:t>
      </w:r>
      <w:del w:id="6864" w:author="Ezra-redaktør" w:date="2026-10-18T13:44:37Z">
        <w:r>
          <w:delText xml:space="preserve">ownership,</w:delText>
        </w:r>
      </w:del>
      <w:ins w:id="6865" w:author="Ezra-redaktør" w:date="2026-10-18T13:44:37Z">
        <w:r>
          <w:t xml:space="preserve">words.</w:t>
        </w:r>
      </w:ins>
      <w:r>
        <w:t xml:space="preserve"> </w:t>
      </w:r>
      <w:del w:id="6866" w:author="Ezra-redaktør" w:date="2026-10-18T13:44:37Z">
        <w:r>
          <w:delText xml:space="preserve">not</w:delText>
        </w:r>
      </w:del>
      <w:ins w:id="6867" w:author="Ezra-redaktør" w:date="2026-10-18T13:44:37Z">
        <w:r>
          <w:t xml:space="preserve">Leave</w:t>
        </w:r>
      </w:ins>
      <w:r>
        <w:t xml:space="preserve"> </w:t>
      </w:r>
      <w:del w:id="6868" w:author="Ezra-redaktør" w:date="2026-10-18T13:44:37Z">
        <w:r>
          <w:delText xml:space="preserve">borrowed</w:delText>
        </w:r>
      </w:del>
      <w:ins w:id="6869" w:author="Ezra-redaktør" w:date="2026-10-18T13:44:37Z">
        <w:r>
          <w:t xml:space="preserve">self-accusation,</w:t>
        </w:r>
      </w:ins>
      <w:r>
        <w:t xml:space="preserve"> </w:t>
      </w:r>
      <w:del w:id="6870" w:author="Ezra-redaktør" w:date="2026-10-18T13:44:37Z">
        <w:r>
          <w:delText xml:space="preserve">language.</w:delText>
        </w:r>
      </w:del>
      <w:ins w:id="6871" w:author="Ezra-redaktør" w:date="2026-10-18T13:44:37Z">
        <w:r>
          <w:t xml:space="preserve">urgency, and isolation behind.</w:t>
        </w:r>
      </w:ins>
    </w:p>
    <w:p>
      <w:r>
        <w:t xml:space="preserve">You now have </w:t>
      </w:r>
      <w:del w:id="6872" w:author="Ezra-redaktør" w:date="2026-10-18T13:44:37Z">
        <w:r>
          <w:delText xml:space="preserve">tools;</w:delText>
        </w:r>
      </w:del>
      <w:ins w:id="6873" w:author="Ezra-redaktør" w:date="2026-10-18T13:44:37Z">
        <w:r>
          <w:t xml:space="preserve">tools.</w:t>
        </w:r>
      </w:ins>
      <w:r>
        <w:t xml:space="preserve"> </w:t>
      </w:r>
      <w:del w:id="6874" w:author="Ezra-redaktør" w:date="2026-10-18T13:44:37Z">
        <w:r>
          <w:delText xml:space="preserve">use</w:delText>
        </w:r>
      </w:del>
      <w:ins w:id="6875" w:author="Ezra-redaktør" w:date="2026-10-18T13:44:37Z">
        <w:r>
          <w:t xml:space="preserve">Use</w:t>
        </w:r>
      </w:ins>
      <w:r>
        <w:t xml:space="preserve"> them unevenly if </w:t>
      </w:r>
      <w:del w:id="6876" w:author="Ezra-redaktør" w:date="2026-10-18T13:44:37Z">
        <w:r>
          <w:delText xml:space="preserve">necessary,</w:delText>
        </w:r>
      </w:del>
      <w:ins w:id="6877" w:author="Ezra-redaktør" w:date="2026-10-18T13:44:37Z">
        <w:r>
          <w:t xml:space="preserve">you must,</w:t>
        </w:r>
      </w:ins>
      <w:r>
        <w:t xml:space="preserve"> but use them </w:t>
      </w:r>
      <w:del w:id="6878" w:author="Ezra-redaktør" w:date="2026-10-18T13:44:37Z">
        <w:r>
          <w:delText xml:space="preserve">deliberately.</w:delText>
        </w:r>
      </w:del>
      <w:ins w:id="6879" w:author="Ezra-redaktør" w:date="2026-10-18T13:44:37Z">
        <w:r>
          <w:t xml:space="preserve">on purpose.</w:t>
        </w:r>
      </w:ins>
      <w:r>
        <w:t xml:space="preserve"> Return to the practices that </w:t>
      </w:r>
      <w:del w:id="6880" w:author="Ezra-redaktør" w:date="2026-10-18T13:44:37Z">
        <w:r>
          <w:delText xml:space="preserve">stabilized</w:delText>
        </w:r>
      </w:del>
      <w:ins w:id="6881" w:author="Ezra-redaktør" w:date="2026-10-18T13:44:37Z">
        <w:r>
          <w:t xml:space="preserve">steadied</w:t>
        </w:r>
      </w:ins>
      <w:r>
        <w:t xml:space="preserve"> you. Revisit the questions that clarified </w:t>
      </w:r>
      <w:del w:id="6882" w:author="Ezra-redaktør" w:date="2026-10-18T13:44:37Z">
        <w:r>
          <w:delText xml:space="preserve">you.</w:delText>
        </w:r>
      </w:del>
      <w:ins w:id="6883" w:author="Ezra-redaktør" w:date="2026-10-18T13:44:37Z">
        <w:r>
          <w:t xml:space="preserve">things.</w:t>
        </w:r>
      </w:ins>
      <w:r>
        <w:t xml:space="preserve"> Renew the boundaries that protected you. Strengthen the relationships </w:t>
      </w:r>
      <w:del w:id="6884" w:author="Ezra-redaktør" w:date="2026-10-18T13:44:37Z">
        <w:r>
          <w:delText xml:space="preserve">that</w:delText>
        </w:r>
      </w:del>
      <w:ins w:id="6885" w:author="Ezra-redaktør" w:date="2026-10-18T13:44:37Z">
        <w:r>
          <w:t xml:space="preserve">in</w:t>
        </w:r>
      </w:ins>
      <w:r>
        <w:t xml:space="preserve"> </w:t>
      </w:r>
      <w:del w:id="6886" w:author="Ezra-redaktør" w:date="2026-10-18T13:44:37Z">
        <w:r>
          <w:delText xml:space="preserve">made</w:delText>
        </w:r>
      </w:del>
      <w:ins w:id="6887" w:author="Ezra-redaktør" w:date="2026-10-18T13:44:37Z">
        <w:r>
          <w:t xml:space="preserve">which</w:t>
        </w:r>
      </w:ins>
      <w:r>
        <w:t xml:space="preserve"> you</w:t>
      </w:r>
      <w:ins w:id="6888" w:author="Ezra-redaktør" w:date="2026-10-18T13:44:37Z">
        <w:r>
          <w:t xml:space="preserve"> were</w:t>
        </w:r>
      </w:ins>
      <w:r>
        <w:t xml:space="preserve"> known. None of this requires </w:t>
      </w:r>
      <w:del w:id="6889" w:author="Ezra-redaktør" w:date="2026-10-18T13:44:37Z">
        <w:r>
          <w:delText xml:space="preserve">reinvention.</w:delText>
        </w:r>
      </w:del>
      <w:ins w:id="6890" w:author="Ezra-redaktør" w:date="2026-10-18T13:44:37Z">
        <w:r>
          <w:t xml:space="preserve">reinventing anything.</w:t>
        </w:r>
      </w:ins>
      <w:r>
        <w:t xml:space="preserve"> It requires </w:t>
      </w:r>
      <w:del w:id="6891" w:author="Ezra-redaktør" w:date="2026-10-18T13:44:37Z">
        <w:r>
          <w:delText xml:space="preserve">remembrance.</w:delText>
        </w:r>
      </w:del>
      <w:ins w:id="6892" w:author="Ezra-redaktør" w:date="2026-10-18T13:44:37Z">
        <w:r>
          <w:t xml:space="preserve">remembering.</w:t>
        </w:r>
      </w:ins>
    </w:p>
    <w:p>
      <w:pPr>
        <w:pStyle w:val="Heading2"/>
      </w:pPr>
      <w:r>
        <w:t xml:space="preserve">When Pressure Returns</w:t>
      </w:r>
    </w:p>
    <w:p>
      <w:del w:id="6893" w:author="Ezra-redaktør" w:date="2026-10-18T13:44:37Z">
        <w:r>
          <w:delText xml:space="preserve">Because</w:delText>
        </w:r>
      </w:del>
      <w:ins w:id="6894" w:author="Ezra-redaktør" w:date="2026-10-18T13:44:37Z">
        <w:r>
          <w:t xml:space="preserve">It</w:t>
        </w:r>
      </w:ins>
      <w:r>
        <w:t xml:space="preserve"> </w:t>
      </w:r>
      <w:del w:id="6895" w:author="Ezra-redaktør" w:date="2026-10-18T13:44:37Z">
        <w:r>
          <w:delText xml:space="preserve">it</w:delText>
        </w:r>
      </w:del>
      <w:ins w:id="6896" w:author="Ezra-redaktør" w:date="2026-10-18T13:44:37Z">
        <w:r>
          <w:t xml:space="preserve">will</w:t>
        </w:r>
      </w:ins>
      <w:r>
        <w:t xml:space="preserve"> </w:t>
      </w:r>
      <w:del w:id="6897" w:author="Ezra-redaktør" w:date="2026-10-18T13:44:37Z">
        <w:r>
          <w:delText xml:space="preserve">will.</w:delText>
        </w:r>
      </w:del>
      <w:ins w:id="6898" w:author="Ezra-redaktør" w:date="2026-10-18T13:44:37Z">
        <w:r>
          <w:t xml:space="preserve">return.</w:t>
        </w:r>
      </w:ins>
      <w:r>
        <w:t xml:space="preserve"> Pressure will not ask whether you read this </w:t>
      </w:r>
      <w:del w:id="6899" w:author="Ezra-redaktør" w:date="2026-10-18T13:44:37Z">
        <w:r>
          <w:delText xml:space="preserve">book;</w:delText>
        </w:r>
      </w:del>
      <w:ins w:id="6900" w:author="Ezra-redaktør" w:date="2026-10-18T13:44:37Z">
        <w:r>
          <w:t xml:space="preserve">book.</w:t>
        </w:r>
      </w:ins>
      <w:r>
        <w:t xml:space="preserve"> </w:t>
      </w:r>
      <w:del w:id="6901" w:author="Ezra-redaktør" w:date="2026-10-18T13:44:37Z">
        <w:r>
          <w:delText xml:space="preserve">it</w:delText>
        </w:r>
      </w:del>
      <w:ins w:id="6902" w:author="Ezra-redaktør" w:date="2026-10-18T13:44:37Z">
        <w:r>
          <w:t xml:space="preserve">It</w:t>
        </w:r>
      </w:ins>
      <w:r>
        <w:t xml:space="preserve"> will ask what </w:t>
      </w:r>
      <w:del w:id="6903" w:author="Ezra-redaktør" w:date="2026-10-18T13:44:37Z">
        <w:r>
          <w:delText xml:space="preserve">reflex</w:delText>
        </w:r>
      </w:del>
      <w:ins w:id="6904" w:author="Ezra-redaktør" w:date="2026-10-18T13:44:37Z">
        <w:r>
          <w:t xml:space="preserve">reflexes</w:t>
        </w:r>
      </w:ins>
      <w:r>
        <w:t xml:space="preserve"> you practiced. Silence will test whether you learned to sit honestly. Fatigue will test whether </w:t>
      </w:r>
      <w:ins w:id="6905" w:author="Ezra-redaktør" w:date="2026-10-18T13:44:37Z">
        <w:r>
          <w:t xml:space="preserve">your </w:t>
        </w:r>
      </w:ins>
      <w:r>
        <w:t xml:space="preserve">discipline was </w:t>
      </w:r>
      <w:del w:id="6906" w:author="Ezra-redaktør" w:date="2026-10-18T13:44:37Z">
        <w:r>
          <w:delText xml:space="preserve">motivational</w:delText>
        </w:r>
      </w:del>
      <w:ins w:id="6907" w:author="Ezra-redaktør" w:date="2026-10-18T13:44:37Z">
        <w:r>
          <w:t xml:space="preserve">built on motivation</w:t>
        </w:r>
      </w:ins>
      <w:r>
        <w:t xml:space="preserve"> or </w:t>
      </w:r>
      <w:del w:id="6908" w:author="Ezra-redaktør" w:date="2026-10-18T13:44:37Z">
        <w:r>
          <w:delText xml:space="preserve">structural.</w:delText>
        </w:r>
      </w:del>
      <w:ins w:id="6909" w:author="Ezra-redaktør" w:date="2026-10-18T13:44:37Z">
        <w:r>
          <w:t xml:space="preserve">on structure.</w:t>
        </w:r>
      </w:ins>
      <w:r>
        <w:t xml:space="preserve"> Temptation will test whether </w:t>
      </w:r>
      <w:ins w:id="6910" w:author="Ezra-redaktør" w:date="2026-10-18T13:44:37Z">
        <w:r>
          <w:t xml:space="preserve">your </w:t>
        </w:r>
      </w:ins>
      <w:r>
        <w:t xml:space="preserve">boundaries were prepared or </w:t>
      </w:r>
      <w:ins w:id="6911" w:author="Ezra-redaktør" w:date="2026-10-18T13:44:37Z">
        <w:r>
          <w:t xml:space="preserve">only </w:t>
        </w:r>
      </w:ins>
      <w:r>
        <w:t xml:space="preserve">promised.</w:t>
      </w:r>
    </w:p>
    <w:p>
      <w:r>
        <w:t xml:space="preserve">When that happens, do not dramatize it, and do not </w:t>
      </w:r>
      <w:del w:id="6912" w:author="Ezra-redaktør" w:date="2026-10-18T13:44:37Z">
        <w:r>
          <w:delText xml:space="preserve">interpret</w:delText>
        </w:r>
      </w:del>
      <w:ins w:id="6913" w:author="Ezra-redaktør" w:date="2026-10-18T13:44:37Z">
        <w:r>
          <w:t xml:space="preserve">read</w:t>
        </w:r>
      </w:ins>
      <w:r>
        <w:t xml:space="preserve"> tension as </w:t>
      </w:r>
      <w:del w:id="6914" w:author="Ezra-redaktør" w:date="2026-10-18T13:44:37Z">
        <w:r>
          <w:delText xml:space="preserve">regression.</w:delText>
        </w:r>
      </w:del>
      <w:ins w:id="6915" w:author="Ezra-redaktør" w:date="2026-10-18T13:44:37Z">
        <w:r>
          <w:t xml:space="preserve">going backward.</w:t>
        </w:r>
      </w:ins>
      <w:r>
        <w:t xml:space="preserve"> Pressure is not evidence of failure. It is the </w:t>
      </w:r>
      <w:del w:id="6916" w:author="Ezra-redaktør" w:date="2026-10-18T13:44:37Z">
        <w:r>
          <w:delText xml:space="preserve">environment</w:delText>
        </w:r>
      </w:del>
      <w:ins w:id="6917" w:author="Ezra-redaktør" w:date="2026-10-18T13:44:37Z">
        <w:r>
          <w:t xml:space="preserve">place</w:t>
        </w:r>
      </w:ins>
      <w:r>
        <w:t xml:space="preserve"> where formation proves itself. Return to alignment. Choose the next faithful action. Stay present longer than comfort </w:t>
      </w:r>
      <w:del w:id="6918" w:author="Ezra-redaktør" w:date="2026-10-18T13:44:37Z">
        <w:r>
          <w:delText xml:space="preserve">prefers.</w:delText>
        </w:r>
      </w:del>
      <w:ins w:id="6919" w:author="Ezra-redaktør" w:date="2026-10-18T13:44:37Z">
        <w:r>
          <w:t xml:space="preserve">would like.</w:t>
        </w:r>
      </w:ins>
    </w:p>
    <w:p>
      <w:pPr>
        <w:pStyle w:val="Heading2"/>
      </w:pPr>
      <w:r>
        <w:t xml:space="preserve">Living Forward Means Living </w:t>
      </w:r>
      <w:del w:id="6920" w:author="Ezra-redaktør" w:date="2026-10-18T13:44:37Z">
        <w:r>
          <w:delText xml:space="preserve">Small –</w:delText>
        </w:r>
      </w:del>
      <w:ins w:id="6921" w:author="Ezra-redaktør" w:date="2026-10-18T13:44:37Z">
        <w:r>
          <w:t xml:space="preserve">Small,</w:t>
        </w:r>
      </w:ins>
      <w:r>
        <w:t xml:space="preserve"> Consistently</w:t>
      </w:r>
    </w:p>
    <w:p>
      <w:r>
        <w:t xml:space="preserve">Most lives</w:t>
      </w:r>
      <w:del w:id="6922" w:author="Ezra-redaktør" w:date="2026-10-18T13:44:37Z">
        <w:r>
          <w:delText xml:space="preserve"> are not shaped by defining moments. They</w:delText>
        </w:r>
      </w:del>
      <w:r>
        <w:t xml:space="preserve"> are shaped by repeated</w:t>
      </w:r>
      <w:ins w:id="6923" w:author="Ezra-redaktør" w:date="2026-10-18T13:44:37Z">
        <w:r>
          <w:t xml:space="preserve"> moments more than by defining</w:t>
        </w:r>
      </w:ins>
      <w:r>
        <w:t xml:space="preserve"> ones. You will live forward </w:t>
      </w:r>
      <w:del w:id="6924" w:author="Ezra-redaktør" w:date="2026-10-18T13:44:37Z">
        <w:r>
          <w:delText xml:space="preserve">by</w:delText>
        </w:r>
      </w:del>
      <w:ins w:id="6925" w:author="Ezra-redaktør" w:date="2026-10-18T13:44:37Z">
        <w:r>
          <w:t xml:space="preserve">in</w:t>
        </w:r>
      </w:ins>
      <w:r>
        <w:t xml:space="preserve"> how you wake up, how you speak when</w:t>
      </w:r>
      <w:ins w:id="6926" w:author="Ezra-redaktør" w:date="2026-10-18T13:44:37Z">
        <w:r>
          <w:t xml:space="preserve"> you are</w:t>
        </w:r>
      </w:ins>
      <w:r>
        <w:t xml:space="preserve"> irritated, how you handle private moments, how you respond to unfinished work, </w:t>
      </w:r>
      <w:ins w:id="6927" w:author="Ezra-redaktør" w:date="2026-10-18T13:44:37Z">
        <w:r>
          <w:t xml:space="preserve">and </w:t>
        </w:r>
      </w:ins>
      <w:r>
        <w:t xml:space="preserve">how you </w:t>
      </w:r>
      <w:del w:id="6928" w:author="Ezra-redaktør" w:date="2026-10-18T13:44:37Z">
        <w:r>
          <w:delText xml:space="preserve">remain</w:delText>
        </w:r>
      </w:del>
      <w:ins w:id="6929" w:author="Ezra-redaktør" w:date="2026-10-18T13:44:37Z">
        <w:r>
          <w:t xml:space="preserve">hold steady</w:t>
        </w:r>
      </w:ins>
      <w:r>
        <w:t xml:space="preserve"> when no one affirms </w:t>
      </w:r>
      <w:del w:id="6930" w:author="Ezra-redaktør" w:date="2026-10-18T13:44:37Z">
        <w:r>
          <w:delText xml:space="preserve">you:</w:delText>
        </w:r>
      </w:del>
      <w:ins w:id="6931" w:author="Ezra-redaktør" w:date="2026-10-18T13:44:37Z">
        <w:r>
          <w:t xml:space="preserve">you.</w:t>
        </w:r>
      </w:ins>
      <w:r>
        <w:t xml:space="preserve"> </w:t>
      </w:r>
      <w:del w:id="6932" w:author="Ezra-redaktør" w:date="2026-10-18T13:44:37Z">
        <w:r>
          <w:delText xml:space="preserve">by</w:delText>
        </w:r>
      </w:del>
      <w:ins w:id="6933" w:author="Ezra-redaktør" w:date="2026-10-18T13:44:37Z">
        <w:r>
          <w:t xml:space="preserve">You</w:t>
        </w:r>
      </w:ins>
      <w:r>
        <w:t xml:space="preserve"> </w:t>
      </w:r>
      <w:del w:id="6934" w:author="Ezra-redaktør" w:date="2026-10-18T13:44:37Z">
        <w:r>
          <w:delText xml:space="preserve">choosing</w:delText>
        </w:r>
      </w:del>
      <w:ins w:id="6935" w:author="Ezra-redaktør" w:date="2026-10-18T13:44:37Z">
        <w:r>
          <w:t xml:space="preserve">will choose</w:t>
        </w:r>
      </w:ins>
      <w:r>
        <w:t xml:space="preserve"> restraint </w:t>
      </w:r>
      <w:del w:id="6936" w:author="Ezra-redaktør" w:date="2026-10-18T13:44:37Z">
        <w:r>
          <w:delText xml:space="preserve">instead of</w:delText>
        </w:r>
      </w:del>
      <w:ins w:id="6937" w:author="Ezra-redaktør" w:date="2026-10-18T13:44:37Z">
        <w:r>
          <w:t xml:space="preserve">over</w:t>
        </w:r>
      </w:ins>
      <w:r>
        <w:t xml:space="preserve"> reaction, honesty </w:t>
      </w:r>
      <w:del w:id="6938" w:author="Ezra-redaktør" w:date="2026-10-18T13:44:37Z">
        <w:r>
          <w:delText xml:space="preserve">instead of</w:delText>
        </w:r>
      </w:del>
      <w:ins w:id="6939" w:author="Ezra-redaktør" w:date="2026-10-18T13:44:37Z">
        <w:r>
          <w:t xml:space="preserve">over</w:t>
        </w:r>
      </w:ins>
      <w:r>
        <w:t xml:space="preserve"> concealment, steadiness </w:t>
      </w:r>
      <w:del w:id="6940" w:author="Ezra-redaktør" w:date="2026-10-18T13:44:37Z">
        <w:r>
          <w:delText xml:space="preserve">instead of</w:delText>
        </w:r>
      </w:del>
      <w:ins w:id="6941" w:author="Ezra-redaktør" w:date="2026-10-18T13:44:37Z">
        <w:r>
          <w:t xml:space="preserve">over</w:t>
        </w:r>
      </w:ins>
      <w:r>
        <w:t xml:space="preserve"> urgency.</w:t>
      </w:r>
    </w:p>
    <w:p>
      <w:r>
        <w:t xml:space="preserve">Nothing</w:t>
      </w:r>
      <w:del w:id="6942" w:author="Ezra-redaktør" w:date="2026-10-18T13:44:37Z">
        <w:r>
          <w:delText xml:space="preserve"> about this is flashy. Everything</w:delText>
        </w:r>
      </w:del>
      <w:r>
        <w:t xml:space="preserve"> about it is </w:t>
      </w:r>
      <w:del w:id="6943" w:author="Ezra-redaktør" w:date="2026-10-18T13:44:37Z">
        <w:r>
          <w:delText xml:space="preserve">durable.</w:delText>
        </w:r>
      </w:del>
      <w:ins w:id="6944" w:author="Ezra-redaktør" w:date="2026-10-18T13:44:37Z">
        <w:r>
          <w:t xml:space="preserve">flashy. All of it lasts.</w:t>
        </w:r>
      </w:ins>
    </w:p>
    <w:p>
      <w:pPr>
        <w:pStyle w:val="Heading2"/>
      </w:pPr>
      <w:r>
        <w:t xml:space="preserve">A Final Word</w:t>
      </w:r>
    </w:p>
    <w:p>
      <w:r>
        <w:t xml:space="preserve">You do not need another </w:t>
      </w:r>
      <w:del w:id="6945" w:author="Ezra-redaktør" w:date="2026-10-18T13:44:37Z">
        <w:r>
          <w:delText xml:space="preserve">system. You do not need</w:delText>
        </w:r>
      </w:del>
      <w:ins w:id="6946" w:author="Ezra-redaktør" w:date="2026-10-18T13:44:37Z">
        <w:r>
          <w:t xml:space="preserve">system,</w:t>
        </w:r>
      </w:ins>
      <w:r>
        <w:t xml:space="preserve"> louder </w:t>
      </w:r>
      <w:del w:id="6947" w:author="Ezra-redaktør" w:date="2026-10-18T13:44:37Z">
        <w:r>
          <w:delText xml:space="preserve">conviction.</w:delText>
        </w:r>
      </w:del>
      <w:ins w:id="6948" w:author="Ezra-redaktør" w:date="2026-10-18T13:44:37Z">
        <w:r>
          <w:t xml:space="preserve">conviction,</w:t>
        </w:r>
      </w:ins>
      <w:r>
        <w:t xml:space="preserve"> </w:t>
      </w:r>
      <w:del w:id="6949" w:author="Ezra-redaktør" w:date="2026-10-18T13:44:37Z">
        <w:r>
          <w:delText xml:space="preserve">You do not need</w:delText>
        </w:r>
      </w:del>
      <w:ins w:id="6950" w:author="Ezra-redaktør" w:date="2026-10-18T13:44:37Z">
        <w:r>
          <w:t xml:space="preserve">or</w:t>
        </w:r>
      </w:ins>
      <w:r>
        <w:t xml:space="preserve"> a clearer personality. You need </w:t>
      </w:r>
      <w:del w:id="6951" w:author="Ezra-redaktør" w:date="2026-10-18T13:44:37Z">
        <w:r>
          <w:delText xml:space="preserve">alignment.</w:delText>
        </w:r>
      </w:del>
      <w:ins w:id="6952" w:author="Ezra-redaktør" w:date="2026-10-18T13:44:37Z">
        <w:r>
          <w:t xml:space="preserve">alignment,</w:t>
        </w:r>
      </w:ins>
      <w:r>
        <w:t xml:space="preserve"> </w:t>
      </w:r>
      <w:del w:id="6953" w:author="Ezra-redaktør" w:date="2026-10-18T13:44:37Z">
        <w:r>
          <w:delText xml:space="preserve">And</w:delText>
        </w:r>
      </w:del>
      <w:ins w:id="6954" w:author="Ezra-redaktør" w:date="2026-10-18T13:44:37Z">
        <w:r>
          <w:t xml:space="preserve">and</w:t>
        </w:r>
      </w:ins>
      <w:r>
        <w:t xml:space="preserve"> the willingness to </w:t>
      </w:r>
      <w:del w:id="6955" w:author="Ezra-redaktør" w:date="2026-10-18T13:44:37Z">
        <w:r>
          <w:delText xml:space="preserve">maintain</w:delText>
        </w:r>
      </w:del>
      <w:ins w:id="6956" w:author="Ezra-redaktør" w:date="2026-10-18T13:44:37Z">
        <w:r>
          <w:t xml:space="preserve">keep</w:t>
        </w:r>
      </w:ins>
      <w:r>
        <w:t xml:space="preserve"> it.</w:t>
      </w:r>
    </w:p>
    <w:p>
      <w:del w:id="6957" w:author="Ezra-redaktør" w:date="2026-10-18T13:44:37Z">
        <w:r>
          <w:delText xml:space="preserve">And under</w:delText>
        </w:r>
      </w:del>
      <w:ins w:id="6958" w:author="Ezra-redaktør" w:date="2026-10-18T13:44:37Z">
        <w:r>
          <w:t xml:space="preserve">Under</w:t>
        </w:r>
      </w:ins>
      <w:r>
        <w:t xml:space="preserve"> all of it, what was true before Day 1 is still true </w:t>
      </w:r>
      <w:del w:id="6959" w:author="Ezra-redaktør" w:date="2026-10-18T13:44:37Z">
        <w:r>
          <w:delText xml:space="preserve">now:</w:delText>
        </w:r>
      </w:del>
      <w:ins w:id="6960" w:author="Ezra-redaktør" w:date="2026-10-18T13:44:37Z">
        <w:r>
          <w:t xml:space="preserve">now.</w:t>
        </w:r>
      </w:ins>
      <w:r>
        <w:t xml:space="preserve"> </w:t>
      </w:r>
      <w:del w:id="6961" w:author="Ezra-redaktør" w:date="2026-10-18T13:44:37Z">
        <w:r>
          <w:delText xml:space="preserve">none</w:delText>
        </w:r>
      </w:del>
      <w:ins w:id="6962" w:author="Ezra-redaktør" w:date="2026-10-18T13:44:37Z">
        <w:r>
          <w:t xml:space="preserve">None</w:t>
        </w:r>
      </w:ins>
      <w:r>
        <w:t xml:space="preserve"> of this earned you God’s love. It answered it. The training was never the price of the house. It was learning to live in it.</w:t>
      </w:r>
    </w:p>
    <w:p>
      <w:r>
        <w:t xml:space="preserve">What you practice shapes you. What you avoid weakens you. What you return to </w:t>
      </w:r>
      <w:del w:id="6963" w:author="Ezra-redaktør" w:date="2026-10-18T13:44:37Z">
        <w:r>
          <w:delText xml:space="preserve">trains</w:delText>
        </w:r>
      </w:del>
      <w:ins w:id="6964" w:author="Ezra-redaktør" w:date="2026-10-18T13:44:37Z">
        <w:r>
          <w:t xml:space="preserve">builds</w:t>
        </w:r>
      </w:ins>
      <w:r>
        <w:t xml:space="preserve"> endurance.</w:t>
      </w:r>
    </w:p>
    <w:p>
      <w:r>
        <w:t xml:space="preserve">This book cannot walk with you </w:t>
      </w:r>
      <w:del w:id="6965" w:author="Ezra-redaktør" w:date="2026-10-18T13:44:37Z">
        <w:r>
          <w:delText xml:space="preserve">anymore.</w:delText>
        </w:r>
      </w:del>
      <w:ins w:id="6966" w:author="Ezra-redaktør" w:date="2026-10-18T13:44:37Z">
        <w:r>
          <w:t xml:space="preserve">any</w:t>
        </w:r>
      </w:ins>
      <w:r>
        <w:t xml:space="preserve"> </w:t>
      </w:r>
      <w:del w:id="6967" w:author="Ezra-redaktør" w:date="2026-10-18T13:44:37Z">
        <w:r>
          <w:delText xml:space="preserve">But</w:delText>
        </w:r>
      </w:del>
      <w:ins w:id="6968" w:author="Ezra-redaktør" w:date="2026-10-18T13:44:37Z">
        <w:r>
          <w:t xml:space="preserve">further.</w:t>
        </w:r>
      </w:ins>
      <w:r>
        <w:t xml:space="preserve"> </w:t>
      </w:r>
      <w:del w:id="6969" w:author="Ezra-redaktør" w:date="2026-10-18T13:44:37Z">
        <w:r>
          <w:delText xml:space="preserve">what</w:delText>
        </w:r>
      </w:del>
      <w:ins w:id="6970" w:author="Ezra-redaktør" w:date="2026-10-18T13:44:37Z">
        <w:r>
          <w:t xml:space="preserve">What</w:t>
        </w:r>
      </w:ins>
      <w:r>
        <w:t xml:space="preserve"> it </w:t>
      </w:r>
      <w:del w:id="6971" w:author="Ezra-redaktør" w:date="2026-10-18T13:44:37Z">
        <w:r>
          <w:delText xml:space="preserve">aimed</w:delText>
        </w:r>
      </w:del>
      <w:ins w:id="6972" w:author="Ezra-redaktør" w:date="2026-10-18T13:44:37Z">
        <w:r>
          <w:t xml:space="preserve">set out</w:t>
        </w:r>
      </w:ins>
      <w:r>
        <w:t xml:space="preserve"> to form </w:t>
      </w:r>
      <w:ins w:id="6973" w:author="Ezra-redaktør" w:date="2026-10-18T13:44:37Z">
        <w:r>
          <w:t xml:space="preserve">in you </w:t>
        </w:r>
      </w:ins>
      <w:r>
        <w:t xml:space="preserve">can. Live </w:t>
      </w:r>
      <w:del w:id="6974" w:author="Ezra-redaktør" w:date="2026-10-18T13:44:37Z">
        <w:r>
          <w:delText xml:space="preserve">forward:</w:delText>
        </w:r>
      </w:del>
      <w:ins w:id="6975" w:author="Ezra-redaktør" w:date="2026-10-18T13:44:37Z">
        <w:r>
          <w:t xml:space="preserve">forward</w:t>
        </w:r>
      </w:ins>
      <w:r>
        <w:t xml:space="preserve"> </w:t>
      </w:r>
      <w:del w:id="6976" w:author="Ezra-redaktør" w:date="2026-10-18T13:44:37Z">
        <w:r>
          <w:delText xml:space="preserve">not</w:delText>
        </w:r>
      </w:del>
      <w:ins w:id="6977" w:author="Ezra-redaktør" w:date="2026-10-18T13:44:37Z">
        <w:r>
          <w:t xml:space="preserve">with</w:t>
        </w:r>
      </w:ins>
      <w:r>
        <w:t xml:space="preserve"> </w:t>
      </w:r>
      <w:del w:id="6978" w:author="Ezra-redaktør" w:date="2026-10-18T13:44:37Z">
        <w:r>
          <w:delText xml:space="preserve">flawlessly,</w:delText>
        </w:r>
      </w:del>
      <w:ins w:id="6979" w:author="Ezra-redaktør" w:date="2026-10-18T13:44:37Z">
        <w:r>
          <w:t xml:space="preserve">attention,</w:t>
        </w:r>
      </w:ins>
      <w:r>
        <w:t xml:space="preserve"> </w:t>
      </w:r>
      <w:del w:id="6980" w:author="Ezra-redaktør" w:date="2026-10-18T13:44:37Z">
        <w:r>
          <w:delText xml:space="preserve">not loudly, not in fear, but attentively, honestly,</w:delText>
        </w:r>
      </w:del>
      <w:ins w:id="6981" w:author="Ezra-redaktør" w:date="2026-10-18T13:44:37Z">
        <w:r>
          <w:t xml:space="preserve">honesty,</w:t>
        </w:r>
      </w:ins>
      <w:r>
        <w:t xml:space="preserve"> and </w:t>
      </w:r>
      <w:del w:id="6982" w:author="Ezra-redaktør" w:date="2026-10-18T13:44:37Z">
        <w:r>
          <w:delText xml:space="preserve">aligned.</w:delText>
        </w:r>
      </w:del>
      <w:ins w:id="6983" w:author="Ezra-redaktør" w:date="2026-10-18T13:44:37Z">
        <w:r>
          <w:t xml:space="preserve">alignment, without needing to be flawless or loud, and without fear.</w:t>
        </w:r>
      </w:ins>
    </w:p>
    <w:p>
      <w:r>
        <w:t xml:space="preserve">That kind of life holds.</w:t>
      </w:r>
    </w:p>
    <w:p>
      <w:pPr>
        <w:pStyle w:val="Heading1"/>
      </w:pPr>
      <w:r>
        <w:t xml:space="preserve">Appendix </w:t>
      </w:r>
      <w:del w:id="6984" w:author="Ezra-redaktør" w:date="2026-10-18T13:44:37Z">
        <w:r>
          <w:delText xml:space="preserve">A –</w:delText>
        </w:r>
      </w:del>
      <w:ins w:id="6985" w:author="Ezra-redaktør" w:date="2026-10-18T13:44:37Z">
        <w:r>
          <w:t xml:space="preserve">A:</w:t>
        </w:r>
      </w:ins>
      <w:r>
        <w:t xml:space="preserve"> The FORGE </w:t>
      </w:r>
      <w:del w:id="6986" w:author="Ezra-redaktør" w:date="2026-10-18T13:44:37Z">
        <w:r>
          <w:delText xml:space="preserve">Cycle: A Durable Framework for Real Life</w:delText>
        </w:r>
      </w:del>
      <w:ins w:id="6987" w:author="Ezra-redaktør" w:date="2026-10-18T13:44:37Z">
        <w:r>
          <w:t xml:space="preserve">Cycle</w:t>
        </w:r>
      </w:ins>
    </w:p>
    <w:p>
      <w:pPr>
        <w:rPr>
          <w:ins w:id="6988" w:author="Ezra-redaktør" w:date="2026-10-18T13:44:37Z"/>
        </w:rPr>
      </w:pPr>
      <w:ins w:id="6989" w:author="Ezra-redaktør" w:date="2026-10-18T13:44:37Z">
        <w:r>
          <w:t xml:space="preserve">*A durable framework for real life*</w:t>
        </w:r>
      </w:ins>
    </w:p>
    <w:p>
      <w:r>
        <w:t xml:space="preserve">Formation fails when it </w:t>
      </w:r>
      <w:del w:id="6990" w:author="Ezra-redaktør" w:date="2026-10-18T13:44:37Z">
        <w:r>
          <w:delText xml:space="preserve">remains</w:delText>
        </w:r>
      </w:del>
      <w:ins w:id="6991" w:author="Ezra-redaktør" w:date="2026-10-18T13:44:37Z">
        <w:r>
          <w:t xml:space="preserve">stays</w:t>
        </w:r>
      </w:ins>
      <w:r>
        <w:t xml:space="preserve"> abstract. Most young men </w:t>
      </w:r>
      <w:del w:id="6992" w:author="Ezra-redaktør" w:date="2026-10-18T13:44:37Z">
        <w:r>
          <w:delText xml:space="preserve">do</w:delText>
        </w:r>
      </w:del>
      <w:ins w:id="6993" w:author="Ezra-redaktør" w:date="2026-10-18T13:44:37Z">
        <w:r>
          <w:t xml:space="preserve">who</w:t>
        </w:r>
      </w:ins>
      <w:r>
        <w:t xml:space="preserve"> </w:t>
      </w:r>
      <w:del w:id="6994" w:author="Ezra-redaktør" w:date="2026-10-18T13:44:37Z">
        <w:r>
          <w:delText xml:space="preserve">not</w:delText>
        </w:r>
      </w:del>
      <w:ins w:id="6995" w:author="Ezra-redaktør" w:date="2026-10-18T13:44:37Z">
        <w:r>
          <w:t xml:space="preserve">walk</w:t>
        </w:r>
      </w:ins>
      <w:r>
        <w:t xml:space="preserve"> </w:t>
      </w:r>
      <w:del w:id="6996" w:author="Ezra-redaktør" w:date="2026-10-18T13:44:37Z">
        <w:r>
          <w:delText xml:space="preserve">abandon</w:delText>
        </w:r>
      </w:del>
      <w:ins w:id="6997" w:author="Ezra-redaktør" w:date="2026-10-18T13:44:37Z">
        <w:r>
          <w:t xml:space="preserve">away from their</w:t>
        </w:r>
      </w:ins>
      <w:r>
        <w:t xml:space="preserve"> faith </w:t>
      </w:r>
      <w:del w:id="6998" w:author="Ezra-redaktør" w:date="2026-10-18T13:44:37Z">
        <w:r>
          <w:delText xml:space="preserve">because</w:delText>
        </w:r>
      </w:del>
      <w:ins w:id="6999" w:author="Ezra-redaktør" w:date="2026-10-18T13:44:37Z">
        <w:r>
          <w:t xml:space="preserve">were</w:t>
        </w:r>
      </w:ins>
      <w:r>
        <w:t xml:space="preserve"> </w:t>
      </w:r>
      <w:del w:id="7000" w:author="Ezra-redaktør" w:date="2026-10-18T13:44:37Z">
        <w:r>
          <w:delText xml:space="preserve">they</w:delText>
        </w:r>
      </w:del>
      <w:ins w:id="7001" w:author="Ezra-redaktør" w:date="2026-10-18T13:44:37Z">
        <w:r>
          <w:t xml:space="preserve">never</w:t>
        </w:r>
      </w:ins>
      <w:r>
        <w:t xml:space="preserve"> </w:t>
      </w:r>
      <w:del w:id="7002" w:author="Ezra-redaktør" w:date="2026-10-18T13:44:37Z">
        <w:r>
          <w:delText xml:space="preserve">disagree</w:delText>
        </w:r>
      </w:del>
      <w:ins w:id="7003" w:author="Ezra-redaktør" w:date="2026-10-18T13:44:37Z">
        <w:r>
          <w:t xml:space="preserve">argued</w:t>
        </w:r>
      </w:ins>
      <w:r>
        <w:t xml:space="preserve"> </w:t>
      </w:r>
      <w:del w:id="7004" w:author="Ezra-redaktør" w:date="2026-10-18T13:44:37Z">
        <w:r>
          <w:delText xml:space="preserve">with</w:delText>
        </w:r>
      </w:del>
      <w:ins w:id="7005" w:author="Ezra-redaktør" w:date="2026-10-18T13:44:37Z">
        <w:r>
          <w:t xml:space="preserve">out of</w:t>
        </w:r>
      </w:ins>
      <w:r>
        <w:t xml:space="preserve"> it; </w:t>
      </w:r>
      <w:del w:id="7006" w:author="Ezra-redaktør" w:date="2026-10-18T13:44:37Z">
        <w:r>
          <w:delText xml:space="preserve">they abandon </w:delText>
        </w:r>
      </w:del>
      <w:r>
        <w:t xml:space="preserve">it </w:t>
      </w:r>
      <w:del w:id="7007" w:author="Ezra-redaktør" w:date="2026-10-18T13:44:37Z">
        <w:r>
          <w:delText xml:space="preserve">because</w:delText>
        </w:r>
      </w:del>
      <w:ins w:id="7008" w:author="Ezra-redaktør" w:date="2026-10-18T13:44:37Z">
        <w:r>
          <w:t xml:space="preserve">simply</w:t>
        </w:r>
      </w:ins>
      <w:r>
        <w:t xml:space="preserve"> </w:t>
      </w:r>
      <w:del w:id="7009" w:author="Ezra-redaktør" w:date="2026-10-18T13:44:37Z">
        <w:r>
          <w:delText xml:space="preserve">it remains</w:delText>
        </w:r>
      </w:del>
      <w:ins w:id="7010" w:author="Ezra-redaktør" w:date="2026-10-18T13:44:37Z">
        <w:r>
          <w:t xml:space="preserve">stayed</w:t>
        </w:r>
      </w:ins>
      <w:r>
        <w:t xml:space="preserve"> theoretical </w:t>
      </w:r>
      <w:del w:id="7011" w:author="Ezra-redaktør" w:date="2026-10-18T13:44:37Z">
        <w:r>
          <w:delText xml:space="preserve">under</w:delText>
        </w:r>
      </w:del>
      <w:ins w:id="7012" w:author="Ezra-redaktør" w:date="2026-10-18T13:44:37Z">
        <w:r>
          <w:t xml:space="preserve">when</w:t>
        </w:r>
      </w:ins>
      <w:r>
        <w:t xml:space="preserve"> </w:t>
      </w:r>
      <w:del w:id="7013" w:author="Ezra-redaktør" w:date="2026-10-18T13:44:37Z">
        <w:r>
          <w:delText xml:space="preserve">pressure.</w:delText>
        </w:r>
      </w:del>
      <w:ins w:id="7014" w:author="Ezra-redaktør" w:date="2026-10-18T13:44:37Z">
        <w:r>
          <w:t xml:space="preserve">pressure came.</w:t>
        </w:r>
      </w:ins>
      <w:r>
        <w:t xml:space="preserve"> The FORGE Cycle exists to </w:t>
      </w:r>
      <w:del w:id="7015" w:author="Ezra-redaktør" w:date="2026-10-18T13:44:37Z">
        <w:r>
          <w:delText xml:space="preserve">prevent</w:delText>
        </w:r>
      </w:del>
      <w:ins w:id="7016" w:author="Ezra-redaktør" w:date="2026-10-18T13:44:37Z">
        <w:r>
          <w:t xml:space="preserve">close</w:t>
        </w:r>
      </w:ins>
      <w:r>
        <w:t xml:space="preserve"> that gap.</w:t>
      </w:r>
    </w:p>
    <w:p>
      <w:r>
        <w:t xml:space="preserve">FORGE</w:t>
      </w:r>
      <w:del w:id="7017" w:author="Ezra-redaktør" w:date="2026-10-18T13:44:37Z">
        <w:r>
          <w:delText xml:space="preserve"> is not a personality type or a productivity system. It</w:delText>
        </w:r>
      </w:del>
      <w:r>
        <w:t xml:space="preserve"> is a training </w:t>
      </w:r>
      <w:del w:id="7018" w:author="Ezra-redaktør" w:date="2026-10-18T13:44:37Z">
        <w:r>
          <w:delText xml:space="preserve">rhythm:</w:delText>
        </w:r>
      </w:del>
      <w:ins w:id="7019" w:author="Ezra-redaktør" w:date="2026-10-18T13:44:37Z">
        <w:r>
          <w:t xml:space="preserve">rhythm,</w:t>
        </w:r>
      </w:ins>
      <w:r>
        <w:t xml:space="preserve"> </w:t>
      </w:r>
      <w:del w:id="7020" w:author="Ezra-redaktør" w:date="2026-10-18T13:44:37Z">
        <w:r>
          <w:delText xml:space="preserve">a</w:delText>
        </w:r>
      </w:del>
      <w:ins w:id="7021" w:author="Ezra-redaktør" w:date="2026-10-18T13:44:37Z">
        <w:r>
          <w:t xml:space="preserve">the</w:t>
        </w:r>
      </w:ins>
      <w:r>
        <w:t xml:space="preserve"> way faith moves from inherited language into </w:t>
      </w:r>
      <w:del w:id="7022" w:author="Ezra-redaktør" w:date="2026-10-18T13:44:37Z">
        <w:r>
          <w:delText xml:space="preserve">embodied</w:delText>
        </w:r>
      </w:del>
      <w:ins w:id="7023" w:author="Ezra-redaktør" w:date="2026-10-18T13:44:37Z">
        <w:r>
          <w:t xml:space="preserve">lived</w:t>
        </w:r>
      </w:ins>
      <w:r>
        <w:t xml:space="preserve"> practice.</w:t>
      </w:r>
      <w:ins w:id="7024" w:author="Ezra-redaktør" w:date="2026-10-18T13:44:37Z">
        <w:r>
          <w:t xml:space="preserve"> It is neither a personality type nor a productivity system.</w:t>
        </w:r>
      </w:ins>
      <w:r>
        <w:t xml:space="preserve"> Each phase names a necessary stage </w:t>
      </w:r>
      <w:del w:id="7025" w:author="Ezra-redaktør" w:date="2026-10-18T13:44:37Z">
        <w:r>
          <w:delText xml:space="preserve">in</w:delText>
        </w:r>
      </w:del>
      <w:ins w:id="7026" w:author="Ezra-redaktør" w:date="2026-10-18T13:44:37Z">
        <w:r>
          <w:t xml:space="preserve">of</w:t>
        </w:r>
      </w:ins>
      <w:r>
        <w:t xml:space="preserve"> formation. </w:t>
      </w:r>
      <w:del w:id="7027" w:author="Ezra-redaktør" w:date="2026-10-18T13:44:37Z">
        <w:r>
          <w:delText xml:space="preserve">Skipping</w:delText>
        </w:r>
      </w:del>
      <w:ins w:id="7028" w:author="Ezra-redaktør" w:date="2026-10-18T13:44:37Z">
        <w:r>
          <w:t xml:space="preserve">Skip</w:t>
        </w:r>
      </w:ins>
      <w:r>
        <w:t xml:space="preserve"> </w:t>
      </w:r>
      <w:del w:id="7029" w:author="Ezra-redaktør" w:date="2026-10-18T13:44:37Z">
        <w:r>
          <w:delText xml:space="preserve">stages</w:delText>
        </w:r>
      </w:del>
      <w:ins w:id="7030" w:author="Ezra-redaktør" w:date="2026-10-18T13:44:37Z">
        <w:r>
          <w:t xml:space="preserve">a</w:t>
        </w:r>
      </w:ins>
      <w:r>
        <w:t xml:space="preserve"> </w:t>
      </w:r>
      <w:del w:id="7031" w:author="Ezra-redaktør" w:date="2026-10-18T13:44:37Z">
        <w:r>
          <w:delText xml:space="preserve">creates fragility, rushing them creates burnout,</w:delText>
        </w:r>
      </w:del>
      <w:ins w:id="7032" w:author="Ezra-redaktør" w:date="2026-10-18T13:44:37Z">
        <w:r>
          <w:t xml:space="preserve">stage</w:t>
        </w:r>
      </w:ins>
      <w:r>
        <w:t xml:space="preserve"> and </w:t>
      </w:r>
      <w:del w:id="7033" w:author="Ezra-redaktør" w:date="2026-10-18T13:44:37Z">
        <w:r>
          <w:delText xml:space="preserve">returning</w:delText>
        </w:r>
      </w:del>
      <w:ins w:id="7034" w:author="Ezra-redaktør" w:date="2026-10-18T13:44:37Z">
        <w:r>
          <w:t xml:space="preserve">you become fragile. Rush one and you burn out. Return</w:t>
        </w:r>
      </w:ins>
      <w:r>
        <w:t xml:space="preserve"> to </w:t>
      </w:r>
      <w:del w:id="7035" w:author="Ezra-redaktør" w:date="2026-10-18T13:44:37Z">
        <w:r>
          <w:delText xml:space="preserve">them</w:delText>
        </w:r>
      </w:del>
      <w:ins w:id="7036" w:author="Ezra-redaktør" w:date="2026-10-18T13:44:37Z">
        <w:r>
          <w:t xml:space="preserve">them,</w:t>
        </w:r>
      </w:ins>
      <w:r>
        <w:t xml:space="preserve"> </w:t>
      </w:r>
      <w:del w:id="7037" w:author="Ezra-redaktør" w:date="2026-10-18T13:44:37Z">
        <w:r>
          <w:delText xml:space="preserve">creates</w:delText>
        </w:r>
      </w:del>
      <w:ins w:id="7038" w:author="Ezra-redaktør" w:date="2026-10-18T13:44:37Z">
        <w:r>
          <w:t xml:space="preserve">and</w:t>
        </w:r>
      </w:ins>
      <w:r>
        <w:t xml:space="preserve"> </w:t>
      </w:r>
      <w:del w:id="7039" w:author="Ezra-redaktør" w:date="2026-10-18T13:44:37Z">
        <w:r>
          <w:delText xml:space="preserve">durability.</w:delText>
        </w:r>
      </w:del>
      <w:ins w:id="7040" w:author="Ezra-redaktør" w:date="2026-10-18T13:44:37Z">
        <w:r>
          <w:t xml:space="preserve">you become durable.</w:t>
        </w:r>
      </w:ins>
    </w:p>
    <w:p>
      <w:r>
        <w:t xml:space="preserve">The order </w:t>
      </w:r>
      <w:del w:id="7041" w:author="Ezra-redaktør" w:date="2026-10-18T13:44:37Z">
        <w:r>
          <w:delText xml:space="preserve">is not decoration.</w:delText>
        </w:r>
      </w:del>
      <w:ins w:id="7042" w:author="Ezra-redaktør" w:date="2026-10-18T13:44:37Z">
        <w:r>
          <w:t xml:space="preserve">matters.</w:t>
        </w:r>
      </w:ins>
      <w:r>
        <w:t xml:space="preserve"> Repetition alone does not transform a divided </w:t>
      </w:r>
      <w:del w:id="7043" w:author="Ezra-redaktør" w:date="2026-10-18T13:44:37Z">
        <w:r>
          <w:delText xml:space="preserve">man,</w:delText>
        </w:r>
      </w:del>
      <w:ins w:id="7044" w:author="Ezra-redaktør" w:date="2026-10-18T13:44:37Z">
        <w:r>
          <w:t xml:space="preserve">man.</w:t>
        </w:r>
      </w:ins>
      <w:r>
        <w:t xml:space="preserve"> </w:t>
      </w:r>
      <w:del w:id="7045" w:author="Ezra-redaktør" w:date="2026-10-18T13:44:37Z">
        <w:r>
          <w:delText xml:space="preserve">which</w:delText>
        </w:r>
      </w:del>
      <w:ins w:id="7046" w:author="Ezra-redaktør" w:date="2026-10-18T13:44:37Z">
        <w:r>
          <w:t xml:space="preserve">That</w:t>
        </w:r>
      </w:ins>
      <w:r>
        <w:t xml:space="preserve"> is why observation and healing come before </w:t>
      </w:r>
      <w:del w:id="7047" w:author="Ezra-redaktør" w:date="2026-10-18T13:44:37Z">
        <w:r>
          <w:delText xml:space="preserve">endurance,</w:delText>
        </w:r>
      </w:del>
      <w:ins w:id="7048" w:author="Ezra-redaktør" w:date="2026-10-18T13:44:37Z">
        <w:r>
          <w:t xml:space="preserve">endurance:</w:t>
        </w:r>
      </w:ins>
      <w:r>
        <w:t xml:space="preserve"> so that what you repeat is not laid over an unresolved fault line.</w:t>
      </w:r>
    </w:p>
    <w:p>
      <w:r>
        <w:t xml:space="preserve">Drill the habits and skip the healing, and </w:t>
      </w:r>
      <w:del w:id="7049" w:author="Ezra-redaktør" w:date="2026-10-18T13:44:37Z">
        <w:r>
          <w:delText xml:space="preserve">you</w:delText>
        </w:r>
      </w:del>
      <w:ins w:id="7050" w:author="Ezra-redaktør" w:date="2026-10-18T13:44:37Z">
        <w:r>
          <w:t xml:space="preserve">the</w:t>
        </w:r>
      </w:ins>
      <w:r>
        <w:t xml:space="preserve"> </w:t>
      </w:r>
      <w:del w:id="7051" w:author="Ezra-redaktør" w:date="2026-10-18T13:44:37Z">
        <w:r>
          <w:delText xml:space="preserve">do</w:delText>
        </w:r>
      </w:del>
      <w:ins w:id="7052" w:author="Ezra-redaktør" w:date="2026-10-18T13:44:37Z">
        <w:r>
          <w:t xml:space="preserve">result</w:t>
        </w:r>
      </w:ins>
      <w:r>
        <w:t xml:space="preserve"> </w:t>
      </w:r>
      <w:del w:id="7053" w:author="Ezra-redaktør" w:date="2026-10-18T13:44:37Z">
        <w:r>
          <w:delText xml:space="preserve">not get a formed man. You get</w:delText>
        </w:r>
      </w:del>
      <w:ins w:id="7054" w:author="Ezra-redaktør" w:date="2026-10-18T13:44:37Z">
        <w:r>
          <w:t xml:space="preserve">is</w:t>
        </w:r>
      </w:ins>
      <w:r>
        <w:t xml:space="preserve"> an efficient </w:t>
      </w:r>
      <w:del w:id="7055" w:author="Ezra-redaktør" w:date="2026-10-18T13:44:37Z">
        <w:r>
          <w:delText xml:space="preserve">hypocrite:</w:delText>
        </w:r>
      </w:del>
      <w:ins w:id="7056" w:author="Ezra-redaktør" w:date="2026-10-18T13:44:37Z">
        <w:r>
          <w:t xml:space="preserve">hypocrite,</w:t>
        </w:r>
      </w:ins>
      <w:r>
        <w:t xml:space="preserve"> better </w:t>
      </w:r>
      <w:del w:id="7057" w:author="Ezra-redaktør" w:date="2026-10-18T13:44:37Z">
        <w:r>
          <w:delText xml:space="preserve">organized,</w:delText>
        </w:r>
      </w:del>
      <w:ins w:id="7058" w:author="Ezra-redaktør" w:date="2026-10-18T13:44:37Z">
        <w:r>
          <w:t xml:space="preserve">organized and</w:t>
        </w:r>
      </w:ins>
      <w:r>
        <w:t xml:space="preserve"> no more whole. </w:t>
      </w:r>
      <w:del w:id="7059" w:author="Ezra-redaktør" w:date="2026-10-18T13:44:37Z">
        <w:r>
          <w:delText xml:space="preserve">And none</w:delText>
        </w:r>
      </w:del>
      <w:ins w:id="7060" w:author="Ezra-redaktør" w:date="2026-10-18T13:44:37Z">
        <w:r>
          <w:t xml:space="preserve">None</w:t>
        </w:r>
      </w:ins>
      <w:r>
        <w:t xml:space="preserve"> of </w:t>
      </w:r>
      <w:del w:id="7061" w:author="Ezra-redaktør" w:date="2026-10-18T13:44:37Z">
        <w:r>
          <w:delText xml:space="preserve">it</w:delText>
        </w:r>
      </w:del>
      <w:ins w:id="7062" w:author="Ezra-redaktør" w:date="2026-10-18T13:44:37Z">
        <w:r>
          <w:t xml:space="preserve">this</w:t>
        </w:r>
      </w:ins>
      <w:r>
        <w:t xml:space="preserve"> is </w:t>
      </w:r>
      <w:del w:id="7063" w:author="Ezra-redaktør" w:date="2026-10-18T13:44:37Z">
        <w:r>
          <w:delText xml:space="preserve">self-manufacture:</w:delText>
        </w:r>
      </w:del>
      <w:ins w:id="7064" w:author="Ezra-redaktør" w:date="2026-10-18T13:44:37Z">
        <w:r>
          <w:t xml:space="preserve">self-manufacture.</w:t>
        </w:r>
      </w:ins>
      <w:r>
        <w:t xml:space="preserve"> </w:t>
      </w:r>
      <w:del w:id="7065" w:author="Ezra-redaktør" w:date="2026-10-18T13:44:37Z">
        <w:r>
          <w:delText xml:space="preserve">Scripture’s</w:delText>
        </w:r>
      </w:del>
      <w:ins w:id="7066" w:author="Ezra-redaktør" w:date="2026-10-18T13:44:37Z">
        <w:r>
          <w:t xml:space="preserve">Scripture</w:t>
        </w:r>
      </w:ins>
      <w:r>
        <w:t xml:space="preserve"> </w:t>
      </w:r>
      <w:del w:id="7067" w:author="Ezra-redaktør" w:date="2026-10-18T13:44:37Z">
        <w:r>
          <w:delText xml:space="preserve">word is</w:delText>
        </w:r>
      </w:del>
      <w:ins w:id="7068" w:author="Ezra-redaktør" w:date="2026-10-18T13:44:37Z">
        <w:r>
          <w:t xml:space="preserve">says</w:t>
        </w:r>
      </w:ins>
      <w:r>
        <w:t xml:space="preserve"> that God Himself </w:t>
      </w:r>
      <w:del w:id="7069" w:author="Ezra-redaktør" w:date="2026-10-18T13:44:37Z">
        <w:r>
          <w:delText xml:space="preserve">sanctifies.</w:delText>
        </w:r>
      </w:del>
      <w:ins w:id="7070" w:author="Ezra-redaktør" w:date="2026-10-18T13:44:37Z">
        <w:r>
          <w:t xml:space="preserve">sanctifies (1 Thessalonians 5:23).</w:t>
        </w:r>
      </w:ins>
      <w:r>
        <w:t xml:space="preserve"> The cycle names your cooperation with </w:t>
      </w:r>
      <w:del w:id="7071" w:author="Ezra-redaktør" w:date="2026-10-18T13:44:37Z">
        <w:r>
          <w:delText xml:space="preserve">that</w:delText>
        </w:r>
      </w:del>
      <w:ins w:id="7072" w:author="Ezra-redaktør" w:date="2026-10-18T13:44:37Z">
        <w:r>
          <w:t xml:space="preserve">His</w:t>
        </w:r>
      </w:ins>
      <w:r>
        <w:t xml:space="preserve"> work, not </w:t>
      </w:r>
      <w:del w:id="7073" w:author="Ezra-redaktør" w:date="2026-10-18T13:44:37Z">
        <w:r>
          <w:delText xml:space="preserve">your</w:delText>
        </w:r>
      </w:del>
      <w:ins w:id="7074" w:author="Ezra-redaktør" w:date="2026-10-18T13:44:37Z">
        <w:r>
          <w:t xml:space="preserve">a</w:t>
        </w:r>
      </w:ins>
      <w:r>
        <w:t xml:space="preserve"> replacement </w:t>
      </w:r>
      <w:del w:id="7075" w:author="Ezra-redaktør" w:date="2026-10-18T13:44:37Z">
        <w:r>
          <w:delText xml:space="preserve">of</w:delText>
        </w:r>
      </w:del>
      <w:ins w:id="7076" w:author="Ezra-redaktør" w:date="2026-10-18T13:44:37Z">
        <w:r>
          <w:t xml:space="preserve">for</w:t>
        </w:r>
      </w:ins>
      <w:r>
        <w:t xml:space="preserve"> it.</w:t>
      </w:r>
    </w:p>
    <w:p>
      <w:del w:id="7077" w:author="Ezra-redaktør" w:date="2026-10-18T13:44:37Z">
        <w:r>
          <w:delText xml:space="preserve">**F – FLARE:</w:delText>
        </w:r>
      </w:del>
      <w:ins w:id="7078" w:author="Ezra-redaktør" w:date="2026-10-18T13:44:37Z">
        <w:r>
          <w:t xml:space="preserve">**FLARE:</w:t>
        </w:r>
      </w:ins>
      <w:r>
        <w:t xml:space="preserve"> Identify What Ignites You.** Flare names the moment </w:t>
      </w:r>
      <w:del w:id="7079" w:author="Ezra-redaktør" w:date="2026-10-18T13:44:37Z">
        <w:r>
          <w:delText xml:space="preserve">where </w:delText>
        </w:r>
      </w:del>
      <w:r>
        <w:t xml:space="preserve">tension </w:t>
      </w:r>
      <w:del w:id="7080" w:author="Ezra-redaktør" w:date="2026-10-18T13:44:37Z">
        <w:r>
          <w:delText xml:space="preserve">surfaces. This is not inspiration. It is</w:delText>
        </w:r>
      </w:del>
      <w:ins w:id="7081" w:author="Ezra-redaktør" w:date="2026-10-18T13:44:37Z">
        <w:r>
          <w:t xml:space="preserve">surfaces:</w:t>
        </w:r>
      </w:ins>
      <w:r>
        <w:t xml:space="preserve"> irritation, dissatisfaction, longing, or</w:t>
      </w:r>
      <w:ins w:id="7082" w:author="Ezra-redaktør" w:date="2026-10-18T13:44:37Z">
        <w:r>
          <w:t xml:space="preserve"> a</w:t>
        </w:r>
      </w:ins>
      <w:r>
        <w:t xml:space="preserve"> conviction that refuses to stay quiet. </w:t>
      </w:r>
      <w:ins w:id="7083" w:author="Ezra-redaktør" w:date="2026-10-18T13:44:37Z">
        <w:r>
          <w:t xml:space="preserve">It is rougher than inspiration. </w:t>
        </w:r>
      </w:ins>
      <w:r>
        <w:t xml:space="preserve">Flare asks one</w:t>
      </w:r>
      <w:del w:id="7084" w:author="Ezra-redaktør" w:date="2026-10-18T13:44:37Z">
        <w:r>
          <w:delText xml:space="preserve"> core</w:delText>
        </w:r>
      </w:del>
      <w:r>
        <w:t xml:space="preserve"> question: *What pressure point keeps resurfacing in my life?* </w:t>
      </w:r>
      <w:del w:id="7085" w:author="Ezra-redaktør" w:date="2026-10-18T13:44:37Z">
        <w:r>
          <w:delText xml:space="preserve">Ignoring</w:delText>
        </w:r>
      </w:del>
      <w:ins w:id="7086" w:author="Ezra-redaktør" w:date="2026-10-18T13:44:37Z">
        <w:r>
          <w:t xml:space="preserve">Ignore</w:t>
        </w:r>
      </w:ins>
      <w:r>
        <w:t xml:space="preserve"> </w:t>
      </w:r>
      <w:del w:id="7087" w:author="Ezra-redaktør" w:date="2026-10-18T13:44:37Z">
        <w:r>
          <w:delText xml:space="preserve">this</w:delText>
        </w:r>
      </w:del>
      <w:ins w:id="7088" w:author="Ezra-redaktør" w:date="2026-10-18T13:44:37Z">
        <w:r>
          <w:t xml:space="preserve">it,</w:t>
        </w:r>
      </w:ins>
      <w:r>
        <w:t xml:space="preserve"> </w:t>
      </w:r>
      <w:del w:id="7089" w:author="Ezra-redaktør" w:date="2026-10-18T13:44:37Z">
        <w:r>
          <w:delText xml:space="preserve">produces</w:delText>
        </w:r>
      </w:del>
      <w:ins w:id="7090" w:author="Ezra-redaktør" w:date="2026-10-18T13:44:37Z">
        <w:r>
          <w:t xml:space="preserve">and</w:t>
        </w:r>
      </w:ins>
      <w:r>
        <w:t xml:space="preserve"> </w:t>
      </w:r>
      <w:del w:id="7091" w:author="Ezra-redaktør" w:date="2026-10-18T13:44:37Z">
        <w:r>
          <w:delText xml:space="preserve">borrowed</w:delText>
        </w:r>
      </w:del>
      <w:ins w:id="7092" w:author="Ezra-redaktør" w:date="2026-10-18T13:44:37Z">
        <w:r>
          <w:t xml:space="preserve">your</w:t>
        </w:r>
      </w:ins>
      <w:r>
        <w:t xml:space="preserve"> </w:t>
      </w:r>
      <w:del w:id="7093" w:author="Ezra-redaktør" w:date="2026-10-18T13:44:37Z">
        <w:r>
          <w:delText xml:space="preserve">faith;</w:delText>
        </w:r>
      </w:del>
      <w:ins w:id="7094" w:author="Ezra-redaktør" w:date="2026-10-18T13:44:37Z">
        <w:r>
          <w:t xml:space="preserve">faith</w:t>
        </w:r>
      </w:ins>
      <w:r>
        <w:t xml:space="preserve"> </w:t>
      </w:r>
      <w:del w:id="7095" w:author="Ezra-redaktør" w:date="2026-10-18T13:44:37Z">
        <w:r>
          <w:delText xml:space="preserve">naming</w:delText>
        </w:r>
      </w:del>
      <w:ins w:id="7096" w:author="Ezra-redaktør" w:date="2026-10-18T13:44:37Z">
        <w:r>
          <w:t xml:space="preserve">stays</w:t>
        </w:r>
      </w:ins>
      <w:r>
        <w:t xml:space="preserve"> </w:t>
      </w:r>
      <w:del w:id="7097" w:author="Ezra-redaktør" w:date="2026-10-18T13:44:37Z">
        <w:r>
          <w:delText xml:space="preserve">it</w:delText>
        </w:r>
      </w:del>
      <w:ins w:id="7098" w:author="Ezra-redaktør" w:date="2026-10-18T13:44:37Z">
        <w:r>
          <w:t xml:space="preserve">borrowed.</w:t>
        </w:r>
      </w:ins>
      <w:r>
        <w:t xml:space="preserve"> </w:t>
      </w:r>
      <w:del w:id="7099" w:author="Ezra-redaktør" w:date="2026-10-18T13:44:37Z">
        <w:r>
          <w:delText xml:space="preserve">creates</w:delText>
        </w:r>
      </w:del>
      <w:ins w:id="7100" w:author="Ezra-redaktør" w:date="2026-10-18T13:44:37Z">
        <w:r>
          <w:t xml:space="preserve">Name</w:t>
        </w:r>
      </w:ins>
      <w:r>
        <w:t xml:space="preserve"> </w:t>
      </w:r>
      <w:del w:id="7101" w:author="Ezra-redaktør" w:date="2026-10-18T13:44:37Z">
        <w:r>
          <w:delText xml:space="preserve">ownership.</w:delText>
        </w:r>
      </w:del>
      <w:ins w:id="7102" w:author="Ezra-redaktør" w:date="2026-10-18T13:44:37Z">
        <w:r>
          <w:t xml:space="preserve">it, and you begin to own it.</w:t>
        </w:r>
      </w:ins>
      <w:r>
        <w:t xml:space="preserve"> Flare turns frustration into purpose by </w:t>
      </w:r>
      <w:del w:id="7103" w:author="Ezra-redaktør" w:date="2026-10-18T13:44:37Z">
        <w:r>
          <w:delText xml:space="preserve">identifying</w:delText>
        </w:r>
      </w:del>
      <w:ins w:id="7104" w:author="Ezra-redaktør" w:date="2026-10-18T13:44:37Z">
        <w:r>
          <w:t xml:space="preserve">showing you</w:t>
        </w:r>
      </w:ins>
      <w:r>
        <w:t xml:space="preserve"> why faith </w:t>
      </w:r>
      <w:del w:id="7105" w:author="Ezra-redaktør" w:date="2026-10-18T13:44:37Z">
        <w:r>
          <w:delText xml:space="preserve">must</w:delText>
        </w:r>
      </w:del>
      <w:ins w:id="7106" w:author="Ezra-redaktør" w:date="2026-10-18T13:44:37Z">
        <w:r>
          <w:t xml:space="preserve">has to</w:t>
        </w:r>
      </w:ins>
      <w:r>
        <w:t xml:space="preserve"> become real for </w:t>
      </w:r>
      <w:del w:id="7107" w:author="Ezra-redaktør" w:date="2026-10-18T13:44:37Z">
        <w:r>
          <w:delText xml:space="preserve">you,</w:delText>
        </w:r>
      </w:del>
      <w:ins w:id="7108" w:author="Ezra-redaktør" w:date="2026-10-18T13:44:37Z">
        <w:r>
          <w:t xml:space="preserve">you and</w:t>
        </w:r>
      </w:ins>
      <w:r>
        <w:t xml:space="preserve"> not </w:t>
      </w:r>
      <w:del w:id="7109" w:author="Ezra-redaktør" w:date="2026-10-18T13:44:37Z">
        <w:r>
          <w:delText xml:space="preserve">just</w:delText>
        </w:r>
      </w:del>
      <w:ins w:id="7110" w:author="Ezra-redaktør" w:date="2026-10-18T13:44:37Z">
        <w:r>
          <w:t xml:space="preserve">merely</w:t>
        </w:r>
      </w:ins>
      <w:r>
        <w:t xml:space="preserve"> respectable.</w:t>
      </w:r>
    </w:p>
    <w:p>
      <w:del w:id="7111" w:author="Ezra-redaktør" w:date="2026-10-18T13:44:37Z">
        <w:r>
          <w:delText xml:space="preserve">**O – OBSERVE:</w:delText>
        </w:r>
      </w:del>
      <w:ins w:id="7112" w:author="Ezra-redaktør" w:date="2026-10-18T13:44:37Z">
        <w:r>
          <w:t xml:space="preserve">**OBSERVE:</w:t>
        </w:r>
      </w:ins>
      <w:r>
        <w:t xml:space="preserve"> Test Faith in Real Conditions.** Observation replaces assumption. </w:t>
      </w:r>
      <w:del w:id="7113" w:author="Ezra-redaktør" w:date="2026-10-18T13:44:37Z">
        <w:r>
          <w:delText xml:space="preserve">Rather</w:delText>
        </w:r>
      </w:del>
      <w:ins w:id="7114" w:author="Ezra-redaktør" w:date="2026-10-18T13:44:37Z">
        <w:r>
          <w:t xml:space="preserve">Instead</w:t>
        </w:r>
      </w:ins>
      <w:r>
        <w:t xml:space="preserve"> </w:t>
      </w:r>
      <w:del w:id="7115" w:author="Ezra-redaktør" w:date="2026-10-18T13:44:37Z">
        <w:r>
          <w:delText xml:space="preserve">than</w:delText>
        </w:r>
      </w:del>
      <w:ins w:id="7116" w:author="Ezra-redaktør" w:date="2026-10-18T13:44:37Z">
        <w:r>
          <w:t xml:space="preserve">of</w:t>
        </w:r>
      </w:ins>
      <w:r>
        <w:t xml:space="preserve"> promising change, </w:t>
      </w:r>
      <w:del w:id="7117" w:author="Ezra-redaktør" w:date="2026-10-18T13:44:37Z">
        <w:r>
          <w:delText xml:space="preserve">OBSERVE</w:delText>
        </w:r>
      </w:del>
      <w:ins w:id="7118" w:author="Ezra-redaktør" w:date="2026-10-18T13:44:37Z">
        <w:r>
          <w:t xml:space="preserve">this phase</w:t>
        </w:r>
      </w:ins>
      <w:r>
        <w:t xml:space="preserve"> asks you to watch how</w:t>
      </w:r>
      <w:ins w:id="7119" w:author="Ezra-redaktør" w:date="2026-10-18T13:44:37Z">
        <w:r>
          <w:t xml:space="preserve"> your</w:t>
        </w:r>
      </w:ins>
      <w:r>
        <w:t xml:space="preserve"> belief behaves under stress: screens, peers, fatigue, conflict, privacy. </w:t>
      </w:r>
      <w:del w:id="7120" w:author="Ezra-redaktør" w:date="2026-10-18T13:44:37Z">
        <w:r>
          <w:delText xml:space="preserve">This phase</w:delText>
        </w:r>
      </w:del>
      <w:ins w:id="7121" w:author="Ezra-redaktør" w:date="2026-10-18T13:44:37Z">
        <w:r>
          <w:t xml:space="preserve">It</w:t>
        </w:r>
      </w:ins>
      <w:r>
        <w:t xml:space="preserve"> trains honesty without judgment. Observation </w:t>
      </w:r>
      <w:del w:id="7122" w:author="Ezra-redaktør" w:date="2026-10-18T13:44:37Z">
        <w:r>
          <w:delText xml:space="preserve">dismantles</w:delText>
        </w:r>
      </w:del>
      <w:ins w:id="7123" w:author="Ezra-redaktør" w:date="2026-10-18T13:44:37Z">
        <w:r>
          <w:t xml:space="preserve">takes</w:t>
        </w:r>
      </w:ins>
      <w:r>
        <w:t xml:space="preserve"> self-deception</w:t>
      </w:r>
      <w:ins w:id="7124" w:author="Ezra-redaktør" w:date="2026-10-18T13:44:37Z">
        <w:r>
          <w:t xml:space="preserve"> apart</w:t>
        </w:r>
      </w:ins>
      <w:r>
        <w:t xml:space="preserve"> and replaces vague guilt with specific awareness. You cannot refine what you refuse to see.</w:t>
      </w:r>
    </w:p>
    <w:p>
      <w:del w:id="7125" w:author="Ezra-redaktør" w:date="2026-10-18T13:44:37Z">
        <w:r>
          <w:delText xml:space="preserve">**R – REFINE:</w:delText>
        </w:r>
      </w:del>
      <w:ins w:id="7126" w:author="Ezra-redaktør" w:date="2026-10-18T13:44:37Z">
        <w:r>
          <w:t xml:space="preserve">**REFINE:</w:t>
        </w:r>
      </w:ins>
      <w:r>
        <w:t xml:space="preserve"> Align Truth with Identity.** Refine </w:t>
      </w:r>
      <w:del w:id="7127" w:author="Ezra-redaktør" w:date="2026-10-18T13:44:37Z">
        <w:r>
          <w:delText xml:space="preserve">integrates</w:delText>
        </w:r>
      </w:del>
      <w:ins w:id="7128" w:author="Ezra-redaktør" w:date="2026-10-18T13:44:37Z">
        <w:r>
          <w:t xml:space="preserve">works</w:t>
        </w:r>
      </w:ins>
      <w:r>
        <w:t xml:space="preserve"> truth into </w:t>
      </w:r>
      <w:del w:id="7129" w:author="Ezra-redaktør" w:date="2026-10-18T13:44:37Z">
        <w:r>
          <w:delText xml:space="preserve">lived</w:delText>
        </w:r>
      </w:del>
      <w:ins w:id="7130" w:author="Ezra-redaktør" w:date="2026-10-18T13:44:37Z">
        <w:r>
          <w:t xml:space="preserve">the</w:t>
        </w:r>
      </w:ins>
      <w:r>
        <w:t xml:space="preserve"> </w:t>
      </w:r>
      <w:del w:id="7131" w:author="Ezra-redaktør" w:date="2026-10-18T13:44:37Z">
        <w:r>
          <w:delText xml:space="preserve">identity.</w:delText>
        </w:r>
      </w:del>
      <w:ins w:id="7132" w:author="Ezra-redaktør" w:date="2026-10-18T13:44:37Z">
        <w:r>
          <w:t xml:space="preserve">way</w:t>
        </w:r>
      </w:ins>
      <w:r>
        <w:t xml:space="preserve"> </w:t>
      </w:r>
      <w:del w:id="7133" w:author="Ezra-redaktør" w:date="2026-10-18T13:44:37Z">
        <w:r>
          <w:delText xml:space="preserve">This</w:delText>
        </w:r>
      </w:del>
      <w:ins w:id="7134" w:author="Ezra-redaktør" w:date="2026-10-18T13:44:37Z">
        <w:r>
          <w:t xml:space="preserve">you</w:t>
        </w:r>
      </w:ins>
      <w:r>
        <w:t xml:space="preserve"> </w:t>
      </w:r>
      <w:del w:id="7135" w:author="Ezra-redaktør" w:date="2026-10-18T13:44:37Z">
        <w:r>
          <w:delText xml:space="preserve">phase</w:delText>
        </w:r>
      </w:del>
      <w:ins w:id="7136" w:author="Ezra-redaktør" w:date="2026-10-18T13:44:37Z">
        <w:r>
          <w:t xml:space="preserve">live. It</w:t>
        </w:r>
      </w:ins>
      <w:r>
        <w:t xml:space="preserve"> asks where </w:t>
      </w:r>
      <w:ins w:id="7137" w:author="Ezra-redaktør" w:date="2026-10-18T13:44:37Z">
        <w:r>
          <w:t xml:space="preserve">your </w:t>
        </w:r>
      </w:ins>
      <w:r>
        <w:t xml:space="preserve">belief resists </w:t>
      </w:r>
      <w:del w:id="7138" w:author="Ezra-redaktør" w:date="2026-10-18T13:44:37Z">
        <w:r>
          <w:delText xml:space="preserve">embodiment.</w:delText>
        </w:r>
      </w:del>
      <w:ins w:id="7139" w:author="Ezra-redaktør" w:date="2026-10-18T13:44:37Z">
        <w:r>
          <w:t xml:space="preserve">being lived out.</w:t>
        </w:r>
      </w:ins>
      <w:r>
        <w:t xml:space="preserve"> Scripture </w:t>
      </w:r>
      <w:del w:id="7140" w:author="Ezra-redaktør" w:date="2026-10-18T13:44:37Z">
        <w:r>
          <w:delText xml:space="preserve">is</w:delText>
        </w:r>
      </w:del>
      <w:ins w:id="7141" w:author="Ezra-redaktør" w:date="2026-10-18T13:44:37Z">
        <w:r>
          <w:t xml:space="preserve">becomes</w:t>
        </w:r>
      </w:ins>
      <w:r>
        <w:t xml:space="preserve"> </w:t>
      </w:r>
      <w:del w:id="7142" w:author="Ezra-redaktør" w:date="2026-10-18T13:44:37Z">
        <w:r>
          <w:delText xml:space="preserve">no</w:delText>
        </w:r>
      </w:del>
      <w:ins w:id="7143" w:author="Ezra-redaktør" w:date="2026-10-18T13:44:37Z">
        <w:r>
          <w:t xml:space="preserve">a</w:t>
        </w:r>
      </w:ins>
      <w:r>
        <w:t xml:space="preserve"> </w:t>
      </w:r>
      <w:del w:id="7144" w:author="Ezra-redaktør" w:date="2026-10-18T13:44:37Z">
        <w:r>
          <w:delText xml:space="preserve">longer</w:delText>
        </w:r>
      </w:del>
      <w:ins w:id="7145" w:author="Ezra-redaktør" w:date="2026-10-18T13:44:37Z">
        <w:r>
          <w:t xml:space="preserve">mirror</w:t>
        </w:r>
      </w:ins>
      <w:r>
        <w:t xml:space="preserve"> </w:t>
      </w:r>
      <w:del w:id="7146" w:author="Ezra-redaktør" w:date="2026-10-18T13:44:37Z">
        <w:r>
          <w:delText xml:space="preserve">consumed</w:delText>
        </w:r>
      </w:del>
      <w:ins w:id="7147" w:author="Ezra-redaktør" w:date="2026-10-18T13:44:37Z">
        <w:r>
          <w:t xml:space="preserve">where it used to be a source of insight. Relationships are examined</w:t>
        </w:r>
      </w:ins>
      <w:r>
        <w:t xml:space="preserve"> for </w:t>
      </w:r>
      <w:del w:id="7148" w:author="Ezra-redaktør" w:date="2026-10-18T13:44:37Z">
        <w:r>
          <w:delText xml:space="preserve">insight,</w:delText>
        </w:r>
      </w:del>
      <w:ins w:id="7149" w:author="Ezra-redaktør" w:date="2026-10-18T13:44:37Z">
        <w:r>
          <w:t xml:space="preserve">clarity.</w:t>
        </w:r>
      </w:ins>
      <w:r>
        <w:t xml:space="preserve"> </w:t>
      </w:r>
      <w:del w:id="7150" w:author="Ezra-redaktør" w:date="2026-10-18T13:44:37Z">
        <w:r>
          <w:delText xml:space="preserve">but</w:delText>
        </w:r>
      </w:del>
      <w:ins w:id="7151" w:author="Ezra-redaktør" w:date="2026-10-18T13:44:37Z">
        <w:r>
          <w:t xml:space="preserve">Decisions</w:t>
        </w:r>
      </w:ins>
      <w:r>
        <w:t xml:space="preserve"> </w:t>
      </w:r>
      <w:del w:id="7152" w:author="Ezra-redaktør" w:date="2026-10-18T13:44:37Z">
        <w:r>
          <w:delText xml:space="preserve">engaged</w:delText>
        </w:r>
      </w:del>
      <w:ins w:id="7153" w:author="Ezra-redaktør" w:date="2026-10-18T13:44:37Z">
        <w:r>
          <w:t xml:space="preserve">start</w:t>
        </w:r>
      </w:ins>
      <w:r>
        <w:t xml:space="preserve"> </w:t>
      </w:r>
      <w:del w:id="7154" w:author="Ezra-redaktør" w:date="2026-10-18T13:44:37Z">
        <w:r>
          <w:delText xml:space="preserve">as</w:delText>
        </w:r>
      </w:del>
      <w:ins w:id="7155" w:author="Ezra-redaktør" w:date="2026-10-18T13:44:37Z">
        <w:r>
          <w:t xml:space="preserve">to</w:t>
        </w:r>
      </w:ins>
      <w:r>
        <w:t xml:space="preserve"> </w:t>
      </w:r>
      <w:del w:id="7156" w:author="Ezra-redaktør" w:date="2026-10-18T13:44:37Z">
        <w:r>
          <w:delText xml:space="preserve">a mirror; relationships are evaluated for clarity; decisions are shaped by</w:delText>
        </w:r>
      </w:del>
      <w:ins w:id="7157" w:author="Ezra-redaktør" w:date="2026-10-18T13:44:37Z">
        <w:r>
          <w:t xml:space="preserve">follow</w:t>
        </w:r>
      </w:ins>
      <w:r>
        <w:t xml:space="preserve"> values </w:t>
      </w:r>
      <w:del w:id="7158" w:author="Ezra-redaktør" w:date="2026-10-18T13:44:37Z">
        <w:r>
          <w:delText xml:space="preserve">rather</w:delText>
        </w:r>
      </w:del>
      <w:ins w:id="7159" w:author="Ezra-redaktør" w:date="2026-10-18T13:44:37Z">
        <w:r>
          <w:t xml:space="preserve">instead</w:t>
        </w:r>
      </w:ins>
      <w:r>
        <w:t xml:space="preserve"> </w:t>
      </w:r>
      <w:del w:id="7160" w:author="Ezra-redaktør" w:date="2026-10-18T13:44:37Z">
        <w:r>
          <w:delText xml:space="preserve">than</w:delText>
        </w:r>
      </w:del>
      <w:ins w:id="7161" w:author="Ezra-redaktør" w:date="2026-10-18T13:44:37Z">
        <w:r>
          <w:t xml:space="preserve">of</w:t>
        </w:r>
      </w:ins>
      <w:r>
        <w:t xml:space="preserve"> impulses. Refine is uncomfortable because it exposes </w:t>
      </w:r>
      <w:del w:id="7162" w:author="Ezra-redaktør" w:date="2026-10-18T13:44:37Z">
        <w:r>
          <w:delText xml:space="preserve">inconsistencies.</w:delText>
        </w:r>
      </w:del>
      <w:ins w:id="7163" w:author="Ezra-redaktør" w:date="2026-10-18T13:44:37Z">
        <w:r>
          <w:t xml:space="preserve">inconsistencies,</w:t>
        </w:r>
      </w:ins>
      <w:r>
        <w:t xml:space="preserve"> </w:t>
      </w:r>
      <w:del w:id="7164" w:author="Ezra-redaktør" w:date="2026-10-18T13:44:37Z">
        <w:r>
          <w:delText xml:space="preserve">But</w:delText>
        </w:r>
      </w:del>
      <w:ins w:id="7165" w:author="Ezra-redaktør" w:date="2026-10-18T13:44:37Z">
        <w:r>
          <w:t xml:space="preserve">and</w:t>
        </w:r>
      </w:ins>
      <w:r>
        <w:t xml:space="preserve"> it also </w:t>
      </w:r>
      <w:del w:id="7166" w:author="Ezra-redaktør" w:date="2026-10-18T13:44:37Z">
        <w:r>
          <w:delText xml:space="preserve">produces</w:delText>
        </w:r>
      </w:del>
      <w:ins w:id="7167" w:author="Ezra-redaktør" w:date="2026-10-18T13:44:37Z">
        <w:r>
          <w:t xml:space="preserve">brings</w:t>
        </w:r>
      </w:ins>
      <w:r>
        <w:t xml:space="preserve"> coherence. </w:t>
      </w:r>
      <w:del w:id="7168" w:author="Ezra-redaktør" w:date="2026-10-18T13:44:37Z">
        <w:r>
          <w:delText xml:space="preserve">Faith</w:delText>
        </w:r>
      </w:del>
      <w:ins w:id="7169" w:author="Ezra-redaktør" w:date="2026-10-18T13:44:37Z">
        <w:r>
          <w:t xml:space="preserve">Your faith</w:t>
        </w:r>
      </w:ins>
      <w:r>
        <w:t xml:space="preserve"> stops </w:t>
      </w:r>
      <w:del w:id="7170" w:author="Ezra-redaktør" w:date="2026-10-18T13:44:37Z">
        <w:r>
          <w:delText xml:space="preserve">fragmenting</w:delText>
        </w:r>
      </w:del>
      <w:ins w:id="7171" w:author="Ezra-redaktør" w:date="2026-10-18T13:44:37Z">
        <w:r>
          <w:t xml:space="preserve">breaking</w:t>
        </w:r>
      </w:ins>
      <w:r>
        <w:t xml:space="preserve"> </w:t>
      </w:r>
      <w:del w:id="7172" w:author="Ezra-redaktør" w:date="2026-10-18T13:44:37Z">
        <w:r>
          <w:delText xml:space="preserve">across</w:delText>
        </w:r>
      </w:del>
      <w:ins w:id="7173" w:author="Ezra-redaktør" w:date="2026-10-18T13:44:37Z">
        <w:r>
          <w:t xml:space="preserve">apart</w:t>
        </w:r>
      </w:ins>
      <w:r>
        <w:t xml:space="preserve"> </w:t>
      </w:r>
      <w:del w:id="7174" w:author="Ezra-redaktør" w:date="2026-10-18T13:44:37Z">
        <w:r>
          <w:delText xml:space="preserve">contexts.</w:delText>
        </w:r>
      </w:del>
      <w:ins w:id="7175" w:author="Ezra-redaktør" w:date="2026-10-18T13:44:37Z">
        <w:r>
          <w:t xml:space="preserve">from one setting to the next.</w:t>
        </w:r>
      </w:ins>
    </w:p>
    <w:p>
      <w:del w:id="7176" w:author="Ezra-redaktør" w:date="2026-10-18T13:44:37Z">
        <w:r>
          <w:delText xml:space="preserve">**G – GRIT:</w:delText>
        </w:r>
      </w:del>
      <w:ins w:id="7177" w:author="Ezra-redaktør" w:date="2026-10-18T13:44:37Z">
        <w:r>
          <w:t xml:space="preserve">**GRIT:</w:t>
        </w:r>
      </w:ins>
      <w:r>
        <w:t xml:space="preserve"> Practice Under Pressure.** Grit </w:t>
      </w:r>
      <w:del w:id="7178" w:author="Ezra-redaktør" w:date="2026-10-18T13:44:37Z">
        <w:r>
          <w:delText xml:space="preserve">stabilizes</w:delText>
        </w:r>
      </w:del>
      <w:ins w:id="7179" w:author="Ezra-redaktør" w:date="2026-10-18T13:44:37Z">
        <w:r>
          <w:t xml:space="preserve">makes</w:t>
        </w:r>
      </w:ins>
      <w:r>
        <w:t xml:space="preserve"> formation</w:t>
      </w:r>
      <w:ins w:id="7180" w:author="Ezra-redaktør" w:date="2026-10-18T13:44:37Z">
        <w:r>
          <w:t xml:space="preserve"> stable</w:t>
        </w:r>
      </w:ins>
      <w:r>
        <w:t xml:space="preserve"> through repetition. </w:t>
      </w:r>
      <w:del w:id="7181" w:author="Ezra-redaktør" w:date="2026-10-18T13:44:37Z">
        <w:r>
          <w:delText xml:space="preserve">This phase</w:delText>
        </w:r>
      </w:del>
      <w:ins w:id="7182" w:author="Ezra-redaktør" w:date="2026-10-18T13:44:37Z">
        <w:r>
          <w:t xml:space="preserve">It</w:t>
        </w:r>
      </w:ins>
      <w:r>
        <w:t xml:space="preserve"> builds</w:t>
      </w:r>
      <w:ins w:id="7183" w:author="Ezra-redaktør" w:date="2026-10-18T13:44:37Z">
        <w:r>
          <w:t xml:space="preserve"> a</w:t>
        </w:r>
      </w:ins>
      <w:r>
        <w:t xml:space="preserve"> daily rhythm</w:t>
      </w:r>
      <w:ins w:id="7184" w:author="Ezra-redaktør" w:date="2026-10-18T13:44:37Z">
        <w:r>
          <w:t xml:space="preserve"> for the days</w:t>
        </w:r>
      </w:ins>
      <w:r>
        <w:t xml:space="preserve"> when motivation fades. Discipline here is </w:t>
      </w:r>
      <w:del w:id="7185" w:author="Ezra-redaktør" w:date="2026-10-18T13:44:37Z">
        <w:r>
          <w:delText xml:space="preserve">not punishment; it is </w:delText>
        </w:r>
      </w:del>
      <w:r>
        <w:t xml:space="preserve">protection chosen in </w:t>
      </w:r>
      <w:del w:id="7186" w:author="Ezra-redaktør" w:date="2026-10-18T13:44:37Z">
        <w:r>
          <w:delText xml:space="preserve">advance.</w:delText>
        </w:r>
      </w:del>
      <w:ins w:id="7187" w:author="Ezra-redaktør" w:date="2026-10-18T13:44:37Z">
        <w:r>
          <w:t xml:space="preserve">advance,</w:t>
        </w:r>
      </w:ins>
      <w:r>
        <w:t xml:space="preserve"> </w:t>
      </w:r>
      <w:del w:id="7188" w:author="Ezra-redaktør" w:date="2026-10-18T13:44:37Z">
        <w:r>
          <w:delText xml:space="preserve">GRIT</w:delText>
        </w:r>
      </w:del>
      <w:ins w:id="7189" w:author="Ezra-redaktør" w:date="2026-10-18T13:44:37Z">
        <w:r>
          <w:t xml:space="preserve">with no punishment in it. Grit</w:t>
        </w:r>
      </w:ins>
      <w:r>
        <w:t xml:space="preserve"> trains consistency through mornings, fatigue, desire, silence, and </w:t>
      </w:r>
      <w:del w:id="7190" w:author="Ezra-redaktør" w:date="2026-10-18T13:44:37Z">
        <w:r>
          <w:delText xml:space="preserve">completion.</w:delText>
        </w:r>
      </w:del>
      <w:ins w:id="7191" w:author="Ezra-redaktør" w:date="2026-10-18T13:44:37Z">
        <w:r>
          <w:t xml:space="preserve">finishing.</w:t>
        </w:r>
      </w:ins>
      <w:r>
        <w:t xml:space="preserve"> This is where faith proves </w:t>
      </w:r>
      <w:del w:id="7192" w:author="Ezra-redaktør" w:date="2026-10-18T13:44:37Z">
        <w:r>
          <w:delText xml:space="preserve">durability,</w:delText>
        </w:r>
      </w:del>
      <w:ins w:id="7193" w:author="Ezra-redaktør" w:date="2026-10-18T13:44:37Z">
        <w:r>
          <w:t xml:space="preserve">it</w:t>
        </w:r>
      </w:ins>
      <w:r>
        <w:t xml:space="preserve"> </w:t>
      </w:r>
      <w:del w:id="7194" w:author="Ezra-redaktør" w:date="2026-10-18T13:44:37Z">
        <w:r>
          <w:delText xml:space="preserve">not</w:delText>
        </w:r>
      </w:del>
      <w:ins w:id="7195" w:author="Ezra-redaktør" w:date="2026-10-18T13:44:37Z">
        <w:r>
          <w:t xml:space="preserve">can last,</w:t>
        </w:r>
      </w:ins>
      <w:r>
        <w:t xml:space="preserve"> through </w:t>
      </w:r>
      <w:del w:id="7196" w:author="Ezra-redaktør" w:date="2026-10-18T13:44:37Z">
        <w:r>
          <w:delText xml:space="preserve">emotion,</w:delText>
        </w:r>
      </w:del>
      <w:ins w:id="7197" w:author="Ezra-redaktør" w:date="2026-10-18T13:44:37Z">
        <w:r>
          <w:t xml:space="preserve">loyalty</w:t>
        </w:r>
      </w:ins>
      <w:r>
        <w:t xml:space="preserve"> </w:t>
      </w:r>
      <w:del w:id="7198" w:author="Ezra-redaktør" w:date="2026-10-18T13:44:37Z">
        <w:r>
          <w:delText xml:space="preserve">but</w:delText>
        </w:r>
      </w:del>
      <w:ins w:id="7199" w:author="Ezra-redaktør" w:date="2026-10-18T13:44:37Z">
        <w:r>
          <w:t xml:space="preserve">more</w:t>
        </w:r>
      </w:ins>
      <w:r>
        <w:t xml:space="preserve"> </w:t>
      </w:r>
      <w:del w:id="7200" w:author="Ezra-redaktør" w:date="2026-10-18T13:44:37Z">
        <w:r>
          <w:delText xml:space="preserve">through</w:delText>
        </w:r>
      </w:del>
      <w:ins w:id="7201" w:author="Ezra-redaktør" w:date="2026-10-18T13:44:37Z">
        <w:r>
          <w:t xml:space="preserve">than</w:t>
        </w:r>
      </w:ins>
      <w:r>
        <w:t xml:space="preserve"> </w:t>
      </w:r>
      <w:del w:id="7202" w:author="Ezra-redaktør" w:date="2026-10-18T13:44:37Z">
        <w:r>
          <w:delText xml:space="preserve">loyalty.</w:delText>
        </w:r>
      </w:del>
      <w:ins w:id="7203" w:author="Ezra-redaktør" w:date="2026-10-18T13:44:37Z">
        <w:r>
          <w:t xml:space="preserve">emotion.</w:t>
        </w:r>
      </w:ins>
    </w:p>
    <w:p>
      <w:del w:id="7204" w:author="Ezra-redaktør" w:date="2026-10-18T13:44:37Z">
        <w:r>
          <w:delText xml:space="preserve">**E – ELEVATE:</w:delText>
        </w:r>
      </w:del>
      <w:ins w:id="7205" w:author="Ezra-redaktør" w:date="2026-10-18T13:44:37Z">
        <w:r>
          <w:t xml:space="preserve">**ELEVATE:</w:t>
        </w:r>
      </w:ins>
      <w:r>
        <w:t xml:space="preserve"> Express Faith Outwardly.** Elevate turns </w:t>
      </w:r>
      <w:del w:id="7206" w:author="Ezra-redaktør" w:date="2026-10-18T13:44:37Z">
        <w:r>
          <w:delText xml:space="preserve">inward</w:delText>
        </w:r>
      </w:del>
      <w:ins w:id="7207" w:author="Ezra-redaktør" w:date="2026-10-18T13:44:37Z">
        <w:r>
          <w:t xml:space="preserve">what</w:t>
        </w:r>
      </w:ins>
      <w:r>
        <w:t xml:space="preserve"> </w:t>
      </w:r>
      <w:del w:id="7208" w:author="Ezra-redaktør" w:date="2026-10-18T13:44:37Z">
        <w:r>
          <w:delText xml:space="preserve">formation</w:delText>
        </w:r>
      </w:del>
      <w:ins w:id="7209" w:author="Ezra-redaktør" w:date="2026-10-18T13:44:37Z">
        <w:r>
          <w:t xml:space="preserve">was formed inside</w:t>
        </w:r>
      </w:ins>
      <w:r>
        <w:t xml:space="preserve"> outward. Faith begins to shape</w:t>
      </w:r>
      <w:ins w:id="7210" w:author="Ezra-redaktør" w:date="2026-10-18T13:44:37Z">
        <w:r>
          <w:t xml:space="preserve"> your</w:t>
        </w:r>
      </w:ins>
      <w:r>
        <w:t xml:space="preserve"> influence, leadership, speech, perspective, and presence. </w:t>
      </w:r>
      <w:del w:id="7211" w:author="Ezra-redaktør" w:date="2026-10-18T13:44:37Z">
        <w:r>
          <w:delText xml:space="preserve">Not</w:delText>
        </w:r>
      </w:del>
      <w:ins w:id="7212" w:author="Ezra-redaktør" w:date="2026-10-18T13:44:37Z">
        <w:r>
          <w:t xml:space="preserve">It</w:t>
        </w:r>
      </w:ins>
      <w:r>
        <w:t xml:space="preserve"> </w:t>
      </w:r>
      <w:del w:id="7213" w:author="Ezra-redaktør" w:date="2026-10-18T13:44:37Z">
        <w:r>
          <w:delText xml:space="preserve">loudly.</w:delText>
        </w:r>
      </w:del>
      <w:ins w:id="7214" w:author="Ezra-redaktør" w:date="2026-10-18T13:44:37Z">
        <w:r>
          <w:t xml:space="preserve">does</w:t>
        </w:r>
      </w:ins>
      <w:r>
        <w:t xml:space="preserve"> </w:t>
      </w:r>
      <w:del w:id="7215" w:author="Ezra-redaktør" w:date="2026-10-18T13:44:37Z">
        <w:r>
          <w:delText xml:space="preserve">Not</w:delText>
        </w:r>
      </w:del>
      <w:ins w:id="7216" w:author="Ezra-redaktør" w:date="2026-10-18T13:44:37Z">
        <w:r>
          <w:t xml:space="preserve">so</w:t>
        </w:r>
      </w:ins>
      <w:r>
        <w:t xml:space="preserve"> </w:t>
      </w:r>
      <w:del w:id="7217" w:author="Ezra-redaktør" w:date="2026-10-18T13:44:37Z">
        <w:r>
          <w:delText xml:space="preserve">performatively.</w:delText>
        </w:r>
      </w:del>
      <w:ins w:id="7218" w:author="Ezra-redaktør" w:date="2026-10-18T13:44:37Z">
        <w:r>
          <w:t xml:space="preserve">reliably</w:t>
        </w:r>
      </w:ins>
      <w:r>
        <w:t xml:space="preserve"> </w:t>
      </w:r>
      <w:del w:id="7219" w:author="Ezra-redaktør" w:date="2026-10-18T13:44:37Z">
        <w:r>
          <w:delText xml:space="preserve">Reliably.</w:delText>
        </w:r>
      </w:del>
      <w:ins w:id="7220" w:author="Ezra-redaktør" w:date="2026-10-18T13:44:37Z">
        <w:r>
          <w:t xml:space="preserve">and without performance.</w:t>
        </w:r>
      </w:ins>
      <w:r>
        <w:t xml:space="preserve"> Elevate does not announce maturity. It reveals it </w:t>
      </w:r>
      <w:del w:id="7221" w:author="Ezra-redaktør" w:date="2026-10-18T13:44:37Z">
        <w:r>
          <w:delText xml:space="preserve">quietly: </w:delText>
        </w:r>
      </w:del>
      <w:r>
        <w:t xml:space="preserve">through steadiness, restraint, and service.</w:t>
      </w:r>
    </w:p>
    <w:p>
      <w:pPr>
        <w:pStyle w:val="Heading1"/>
      </w:pPr>
      <w:r>
        <w:t xml:space="preserve">Appendix </w:t>
      </w:r>
      <w:del w:id="7222" w:author="Ezra-redaktør" w:date="2026-10-18T13:44:37Z">
        <w:r>
          <w:delText xml:space="preserve">B –</w:delText>
        </w:r>
      </w:del>
      <w:ins w:id="7223" w:author="Ezra-redaktør" w:date="2026-10-18T13:44:37Z">
        <w:r>
          <w:t xml:space="preserve">B:</w:t>
        </w:r>
      </w:ins>
      <w:r>
        <w:t xml:space="preserve"> Healing </w:t>
      </w:r>
      <w:del w:id="7224" w:author="Ezra-redaktør" w:date="2026-10-18T13:44:37Z">
        <w:r>
          <w:delText xml:space="preserve">Forge: Why Healing Is Part of Formation</w:delText>
        </w:r>
      </w:del>
      <w:ins w:id="7225" w:author="Ezra-redaktør" w:date="2026-10-18T13:44:37Z">
        <w:r>
          <w:t xml:space="preserve">Forge</w:t>
        </w:r>
      </w:ins>
    </w:p>
    <w:p>
      <w:pPr>
        <w:rPr>
          <w:ins w:id="7226" w:author="Ezra-redaktør" w:date="2026-10-18T13:44:37Z"/>
        </w:rPr>
      </w:pPr>
      <w:ins w:id="7227" w:author="Ezra-redaktør" w:date="2026-10-18T13:44:37Z">
        <w:r>
          <w:t xml:space="preserve">*Why healing is part of formation*</w:t>
        </w:r>
      </w:ins>
    </w:p>
    <w:p>
      <w:r>
        <w:t xml:space="preserve">Discipline alone cannot heal what was shaped </w:t>
      </w:r>
      <w:del w:id="7228" w:author="Ezra-redaktør" w:date="2026-10-18T13:44:37Z">
        <w:r>
          <w:delText xml:space="preserve">through</w:delText>
        </w:r>
      </w:del>
      <w:ins w:id="7229" w:author="Ezra-redaktør" w:date="2026-10-18T13:44:37Z">
        <w:r>
          <w:t xml:space="preserve">by</w:t>
        </w:r>
      </w:ins>
      <w:r>
        <w:t xml:space="preserve"> pain. Many young men </w:t>
      </w:r>
      <w:del w:id="7230" w:author="Ezra-redaktør" w:date="2026-10-18T13:44:37Z">
        <w:r>
          <w:delText xml:space="preserve">attempt</w:delText>
        </w:r>
      </w:del>
      <w:ins w:id="7231" w:author="Ezra-redaktør" w:date="2026-10-18T13:44:37Z">
        <w:r>
          <w:t xml:space="preserve">try</w:t>
        </w:r>
      </w:ins>
      <w:r>
        <w:t xml:space="preserve"> to outrun unresolved wounds with structure, intensity, or moral effort. When </w:t>
      </w:r>
      <w:del w:id="7232" w:author="Ezra-redaktør" w:date="2026-10-18T13:44:37Z">
        <w:r>
          <w:delText xml:space="preserve">this</w:delText>
        </w:r>
      </w:del>
      <w:ins w:id="7233" w:author="Ezra-redaktør" w:date="2026-10-18T13:44:37Z">
        <w:r>
          <w:t xml:space="preserve">that</w:t>
        </w:r>
      </w:ins>
      <w:r>
        <w:t xml:space="preserve"> fails, they </w:t>
      </w:r>
      <w:del w:id="7234" w:author="Ezra-redaktør" w:date="2026-10-18T13:44:37Z">
        <w:r>
          <w:delText xml:space="preserve">assume</w:delText>
        </w:r>
      </w:del>
      <w:ins w:id="7235" w:author="Ezra-redaktør" w:date="2026-10-18T13:44:37Z">
        <w:r>
          <w:t xml:space="preserve">decide</w:t>
        </w:r>
      </w:ins>
      <w:r>
        <w:t xml:space="preserve"> </w:t>
      </w:r>
      <w:del w:id="7236" w:author="Ezra-redaktør" w:date="2026-10-18T13:44:37Z">
        <w:r>
          <w:delText xml:space="preserve">weakness.</w:delText>
        </w:r>
      </w:del>
      <w:ins w:id="7237" w:author="Ezra-redaktør" w:date="2026-10-18T13:44:37Z">
        <w:r>
          <w:t xml:space="preserve">they</w:t>
        </w:r>
      </w:ins>
      <w:r>
        <w:t xml:space="preserve"> </w:t>
      </w:r>
      <w:del w:id="7238" w:author="Ezra-redaktør" w:date="2026-10-18T13:44:37Z">
        <w:r>
          <w:delText xml:space="preserve">Often,</w:delText>
        </w:r>
      </w:del>
      <w:ins w:id="7239" w:author="Ezra-redaktør" w:date="2026-10-18T13:44:37Z">
        <w:r>
          <w:t xml:space="preserve">are weak. Often</w:t>
        </w:r>
      </w:ins>
      <w:r>
        <w:t xml:space="preserve"> the</w:t>
      </w:r>
      <w:ins w:id="7240" w:author="Ezra-redaktør" w:date="2026-10-18T13:44:37Z">
        <w:r>
          <w:t xml:space="preserve"> real</w:t>
        </w:r>
      </w:ins>
      <w:r>
        <w:t xml:space="preserve"> issue is </w:t>
      </w:r>
      <w:ins w:id="7241" w:author="Ezra-redaktør" w:date="2026-10-18T13:44:37Z">
        <w:r>
          <w:t xml:space="preserve">an injury, and more discipline will </w:t>
        </w:r>
      </w:ins>
      <w:r>
        <w:t xml:space="preserve">not </w:t>
      </w:r>
      <w:del w:id="7242" w:author="Ezra-redaktør" w:date="2026-10-18T13:44:37Z">
        <w:r>
          <w:delText xml:space="preserve">discipline,</w:delText>
        </w:r>
      </w:del>
      <w:ins w:id="7243" w:author="Ezra-redaktør" w:date="2026-10-18T13:44:37Z">
        <w:r>
          <w:t xml:space="preserve">fix</w:t>
        </w:r>
      </w:ins>
      <w:r>
        <w:t xml:space="preserve"> </w:t>
      </w:r>
      <w:del w:id="7244" w:author="Ezra-redaktør" w:date="2026-10-18T13:44:37Z">
        <w:r>
          <w:delText xml:space="preserve">but</w:delText>
        </w:r>
      </w:del>
      <w:ins w:id="7245" w:author="Ezra-redaktør" w:date="2026-10-18T13:44:37Z">
        <w:r>
          <w:t xml:space="preserve">an</w:t>
        </w:r>
      </w:ins>
      <w:r>
        <w:t xml:space="preserve"> injury. Healing Forge exists </w:t>
      </w:r>
      <w:del w:id="7246" w:author="Ezra-redaktør" w:date="2026-10-18T13:44:37Z">
        <w:r>
          <w:delText xml:space="preserve">to</w:delText>
        </w:r>
      </w:del>
      <w:ins w:id="7247" w:author="Ezra-redaktør" w:date="2026-10-18T13:44:37Z">
        <w:r>
          <w:t xml:space="preserve">for</w:t>
        </w:r>
      </w:ins>
      <w:r>
        <w:t xml:space="preserve"> </w:t>
      </w:r>
      <w:del w:id="7248" w:author="Ezra-redaktør" w:date="2026-10-18T13:44:37Z">
        <w:r>
          <w:delText xml:space="preserve">address this</w:delText>
        </w:r>
      </w:del>
      <w:ins w:id="7249" w:author="Ezra-redaktør" w:date="2026-10-18T13:44:37Z">
        <w:r>
          <w:t xml:space="preserve">that</w:t>
        </w:r>
      </w:ins>
      <w:r>
        <w:t xml:space="preserve"> gap.</w:t>
      </w:r>
    </w:p>
    <w:p>
      <w:r>
        <w:t xml:space="preserve">Healing does not replace discipline. It removes what quietly undermines it. Unprocessed grief, shame, relational trauma, </w:t>
      </w:r>
      <w:del w:id="7250" w:author="Ezra-redaktør" w:date="2026-10-18T13:44:37Z">
        <w:r>
          <w:delText xml:space="preserve">or</w:delText>
        </w:r>
      </w:del>
      <w:ins w:id="7251" w:author="Ezra-redaktør" w:date="2026-10-18T13:44:37Z">
        <w:r>
          <w:t xml:space="preserve">and</w:t>
        </w:r>
      </w:ins>
      <w:r>
        <w:t xml:space="preserve"> chronic anxiety distort </w:t>
      </w:r>
      <w:del w:id="7252" w:author="Ezra-redaktør" w:date="2026-10-18T13:44:37Z">
        <w:r>
          <w:delText xml:space="preserve">perception</w:delText>
        </w:r>
      </w:del>
      <w:ins w:id="7253" w:author="Ezra-redaktør" w:date="2026-10-18T13:44:37Z">
        <w:r>
          <w:t xml:space="preserve">how you see</w:t>
        </w:r>
      </w:ins>
      <w:r>
        <w:t xml:space="preserve"> and </w:t>
      </w:r>
      <w:del w:id="7254" w:author="Ezra-redaktør" w:date="2026-10-18T13:44:37Z">
        <w:r>
          <w:delText xml:space="preserve">reaction.</w:delText>
        </w:r>
      </w:del>
      <w:ins w:id="7255" w:author="Ezra-redaktør" w:date="2026-10-18T13:44:37Z">
        <w:r>
          <w:t xml:space="preserve">how you react.</w:t>
        </w:r>
      </w:ins>
      <w:r>
        <w:t xml:space="preserve"> They </w:t>
      </w:r>
      <w:del w:id="7256" w:author="Ezra-redaktør" w:date="2026-10-18T13:44:37Z">
        <w:r>
          <w:delText xml:space="preserve">generate</w:delText>
        </w:r>
      </w:del>
      <w:ins w:id="7257" w:author="Ezra-redaktør" w:date="2026-10-18T13:44:37Z">
        <w:r>
          <w:t xml:space="preserve">produce</w:t>
        </w:r>
      </w:ins>
      <w:r>
        <w:t xml:space="preserve"> hypervigilance, avoidance, numbness, or anger, </w:t>
      </w:r>
      <w:ins w:id="7258" w:author="Ezra-redaktør" w:date="2026-10-18T13:44:37Z">
        <w:r>
          <w:t xml:space="preserve">which are </w:t>
        </w:r>
      </w:ins>
      <w:r>
        <w:t xml:space="preserve">often mistaken for spiritual failure. </w:t>
      </w:r>
      <w:del w:id="7259" w:author="Ezra-redaktør" w:date="2026-10-18T13:44:37Z">
        <w:r>
          <w:delText xml:space="preserve">Healing</w:delText>
        </w:r>
      </w:del>
      <w:ins w:id="7260" w:author="Ezra-redaktør" w:date="2026-10-18T13:44:37Z">
        <w:r>
          <w:t xml:space="preserve">Every</w:t>
        </w:r>
      </w:ins>
      <w:r>
        <w:t xml:space="preserve"> </w:t>
      </w:r>
      <w:del w:id="7261" w:author="Ezra-redaktør" w:date="2026-10-18T13:44:37Z">
        <w:r>
          <w:delText xml:space="preserve">Forge sidebars appear at specific moments</w:delText>
        </w:r>
      </w:del>
      <w:ins w:id="7262" w:author="Ezra-redaktør" w:date="2026-10-18T13:44:37Z">
        <w:r>
          <w:t xml:space="preserve">day</w:t>
        </w:r>
      </w:ins>
      <w:r>
        <w:t xml:space="preserve"> in this book </w:t>
      </w:r>
      <w:ins w:id="7263" w:author="Ezra-redaktør" w:date="2026-10-18T13:44:37Z">
        <w:r>
          <w:t xml:space="preserve">closes with a Healing Forge section, </w:t>
        </w:r>
      </w:ins>
      <w:r>
        <w:t xml:space="preserve">because </w:t>
      </w:r>
      <w:del w:id="7264" w:author="Ezra-redaktør" w:date="2026-10-18T13:44:37Z">
        <w:r>
          <w:delText xml:space="preserve">those</w:delText>
        </w:r>
      </w:del>
      <w:ins w:id="7265" w:author="Ezra-redaktør" w:date="2026-10-18T13:44:37Z">
        <w:r>
          <w:t xml:space="preserve">these</w:t>
        </w:r>
      </w:ins>
      <w:r>
        <w:t xml:space="preserve"> pressures </w:t>
      </w:r>
      <w:del w:id="7266" w:author="Ezra-redaktør" w:date="2026-10-18T13:44:37Z">
        <w:r>
          <w:delText xml:space="preserve">frequently</w:delText>
        </w:r>
      </w:del>
      <w:ins w:id="7267" w:author="Ezra-redaktør" w:date="2026-10-18T13:44:37Z">
        <w:r>
          <w:t xml:space="preserve">often</w:t>
        </w:r>
      </w:ins>
      <w:r>
        <w:t xml:space="preserve"> </w:t>
      </w:r>
      <w:del w:id="7268" w:author="Ezra-redaktør" w:date="2026-10-18T13:44:37Z">
        <w:r>
          <w:delText xml:space="preserve">originate</w:delText>
        </w:r>
      </w:del>
      <w:ins w:id="7269" w:author="Ezra-redaktør" w:date="2026-10-18T13:44:37Z">
        <w:r>
          <w:t xml:space="preserve">began long</w:t>
        </w:r>
      </w:ins>
      <w:r>
        <w:t xml:space="preserve"> before </w:t>
      </w:r>
      <w:del w:id="7270" w:author="Ezra-redaktør" w:date="2026-10-18T13:44:37Z">
        <w:r>
          <w:delText xml:space="preserve">belief,</w:delText>
        </w:r>
      </w:del>
      <w:ins w:id="7271" w:author="Ezra-redaktør" w:date="2026-10-18T13:44:37Z">
        <w:r>
          <w:t xml:space="preserve">belief did. Their presence does</w:t>
        </w:r>
      </w:ins>
      <w:r>
        <w:t xml:space="preserve"> not </w:t>
      </w:r>
      <w:del w:id="7272" w:author="Ezra-redaktør" w:date="2026-10-18T13:44:37Z">
        <w:r>
          <w:delText xml:space="preserve">because</w:delText>
        </w:r>
      </w:del>
      <w:ins w:id="7273" w:author="Ezra-redaktør" w:date="2026-10-18T13:44:37Z">
        <w:r>
          <w:t xml:space="preserve">mean your</w:t>
        </w:r>
      </w:ins>
      <w:r>
        <w:t xml:space="preserve"> belief is </w:t>
      </w:r>
      <w:del w:id="7274" w:author="Ezra-redaktør" w:date="2026-10-18T13:44:37Z">
        <w:r>
          <w:delText xml:space="preserve">absent.</w:delText>
        </w:r>
      </w:del>
      <w:ins w:id="7275" w:author="Ezra-redaktør" w:date="2026-10-18T13:44:37Z">
        <w:r>
          <w:t xml:space="preserve">missing.</w:t>
        </w:r>
      </w:ins>
    </w:p>
    <w:p>
      <w:r>
        <w:t xml:space="preserve">Healing Forge </w:t>
      </w:r>
      <w:del w:id="7276" w:author="Ezra-redaktør" w:date="2026-10-18T13:44:37Z">
        <w:r>
          <w:delText xml:space="preserve">operates</w:delText>
        </w:r>
      </w:del>
      <w:ins w:id="7277" w:author="Ezra-redaktør" w:date="2026-10-18T13:44:37Z">
        <w:r>
          <w:t xml:space="preserve">works</w:t>
        </w:r>
      </w:ins>
      <w:r>
        <w:t xml:space="preserve"> by:</w:t>
      </w:r>
    </w:p>
    <w:p>
      <w:r>
        <w:t xml:space="preserve">- Naming pain without dramatizing it - Separating identity from coping responses - Validating emotion without excusing behavior - Reintroducing safety gradually through honesty - Emphasizing consistency over intensity</w:t>
      </w:r>
    </w:p>
    <w:p>
      <w:r>
        <w:t xml:space="preserve">Healing </w:t>
      </w:r>
      <w:del w:id="7278" w:author="Ezra-redaktør" w:date="2026-10-18T13:44:37Z">
        <w:r>
          <w:delText xml:space="preserve">is</w:delText>
        </w:r>
      </w:del>
      <w:ins w:id="7279" w:author="Ezra-redaktør" w:date="2026-10-18T13:44:37Z">
        <w:r>
          <w:t xml:space="preserve">does</w:t>
        </w:r>
      </w:ins>
      <w:r>
        <w:t xml:space="preserve"> not </w:t>
      </w:r>
      <w:del w:id="7280" w:author="Ezra-redaktør" w:date="2026-10-18T13:44:37Z">
        <w:r>
          <w:delText xml:space="preserve">confrontation-driven.</w:delText>
        </w:r>
      </w:del>
      <w:ins w:id="7281" w:author="Ezra-redaktør" w:date="2026-10-18T13:44:37Z">
        <w:r>
          <w:t xml:space="preserve">depend</w:t>
        </w:r>
      </w:ins>
      <w:r>
        <w:t xml:space="preserve"> </w:t>
      </w:r>
      <w:del w:id="7282" w:author="Ezra-redaktør" w:date="2026-10-18T13:44:37Z">
        <w:r>
          <w:delText xml:space="preserve">It</w:delText>
        </w:r>
      </w:del>
      <w:ins w:id="7283" w:author="Ezra-redaktør" w:date="2026-10-18T13:44:37Z">
        <w:r>
          <w:t xml:space="preserve">on confrontation, and it</w:t>
        </w:r>
      </w:ins>
      <w:r>
        <w:t xml:space="preserve"> does not require </w:t>
      </w:r>
      <w:del w:id="7284" w:author="Ezra-redaktør" w:date="2026-10-18T13:44:37Z">
        <w:r>
          <w:delText xml:space="preserve">revisiting</w:delText>
        </w:r>
      </w:del>
      <w:ins w:id="7285" w:author="Ezra-redaktør" w:date="2026-10-18T13:44:37Z">
        <w:r>
          <w:t xml:space="preserve">you to revisit</w:t>
        </w:r>
      </w:ins>
      <w:r>
        <w:t xml:space="preserve"> everything or </w:t>
      </w:r>
      <w:del w:id="7286" w:author="Ezra-redaktør" w:date="2026-10-18T13:44:37Z">
        <w:r>
          <w:delText xml:space="preserve">fixing</w:delText>
        </w:r>
      </w:del>
      <w:ins w:id="7287" w:author="Ezra-redaktør" w:date="2026-10-18T13:44:37Z">
        <w:r>
          <w:t xml:space="preserve">fix</w:t>
        </w:r>
      </w:ins>
      <w:r>
        <w:t xml:space="preserve"> your past. </w:t>
      </w:r>
      <w:del w:id="7288" w:author="Ezra-redaktør" w:date="2026-10-18T13:44:37Z">
        <w:r>
          <w:delText xml:space="preserve">Healing</w:delText>
        </w:r>
      </w:del>
      <w:ins w:id="7289" w:author="Ezra-redaktør" w:date="2026-10-18T13:44:37Z">
        <w:r>
          <w:t xml:space="preserve">It</w:t>
        </w:r>
      </w:ins>
      <w:r>
        <w:t xml:space="preserve"> begins when you stop hiding what still shapes you. </w:t>
      </w:r>
      <w:del w:id="7290" w:author="Ezra-redaktør" w:date="2026-10-18T13:44:37Z">
        <w:r>
          <w:delText xml:space="preserve">You</w:delText>
        </w:r>
      </w:del>
      <w:ins w:id="7291" w:author="Ezra-redaktør" w:date="2026-10-18T13:44:37Z">
        <w:r>
          <w:t xml:space="preserve">Nobody</w:t>
        </w:r>
      </w:ins>
      <w:r>
        <w:t xml:space="preserve"> </w:t>
      </w:r>
      <w:del w:id="7292" w:author="Ezra-redaktør" w:date="2026-10-18T13:44:37Z">
        <w:r>
          <w:delText xml:space="preserve">are</w:delText>
        </w:r>
      </w:del>
      <w:ins w:id="7293" w:author="Ezra-redaktør" w:date="2026-10-18T13:44:37Z">
        <w:r>
          <w:t xml:space="preserve">is</w:t>
        </w:r>
      </w:ins>
      <w:r>
        <w:t xml:space="preserve"> </w:t>
      </w:r>
      <w:del w:id="7294" w:author="Ezra-redaktør" w:date="2026-10-18T13:44:37Z">
        <w:r>
          <w:delText xml:space="preserve">not</w:delText>
        </w:r>
      </w:del>
      <w:ins w:id="7295" w:author="Ezra-redaktør" w:date="2026-10-18T13:44:37Z">
        <w:r>
          <w:t xml:space="preserve">asking</w:t>
        </w:r>
      </w:ins>
      <w:r>
        <w:t xml:space="preserve"> </w:t>
      </w:r>
      <w:del w:id="7296" w:author="Ezra-redaktør" w:date="2026-10-18T13:44:37Z">
        <w:r>
          <w:delText xml:space="preserve">asked</w:delText>
        </w:r>
      </w:del>
      <w:ins w:id="7297" w:author="Ezra-redaktør" w:date="2026-10-18T13:44:37Z">
        <w:r>
          <w:t xml:space="preserve">you</w:t>
        </w:r>
      </w:ins>
      <w:r>
        <w:t xml:space="preserve"> to blame your </w:t>
      </w:r>
      <w:del w:id="7298" w:author="Ezra-redaktør" w:date="2026-10-18T13:44:37Z">
        <w:r>
          <w:delText xml:space="preserve">parents,</w:delText>
        </w:r>
      </w:del>
      <w:ins w:id="7299" w:author="Ezra-redaktør" w:date="2026-10-18T13:44:37Z">
        <w:r>
          <w:t xml:space="preserve">parents</w:t>
        </w:r>
      </w:ins>
      <w:r>
        <w:t xml:space="preserve"> </w:t>
      </w:r>
      <w:del w:id="7300" w:author="Ezra-redaktør" w:date="2026-10-18T13:44:37Z">
        <w:r>
          <w:delText xml:space="preserve">and you are not asked</w:delText>
        </w:r>
      </w:del>
      <w:ins w:id="7301" w:author="Ezra-redaktør" w:date="2026-10-18T13:44:37Z">
        <w:r>
          <w:t xml:space="preserve">or</w:t>
        </w:r>
      </w:ins>
      <w:r>
        <w:t xml:space="preserve"> to expose yourself </w:t>
      </w:r>
      <w:del w:id="7302" w:author="Ezra-redaktør" w:date="2026-10-18T13:44:37Z">
        <w:r>
          <w:delText xml:space="preserve">publicly.</w:delText>
        </w:r>
      </w:del>
      <w:ins w:id="7303" w:author="Ezra-redaktør" w:date="2026-10-18T13:44:37Z">
        <w:r>
          <w:t xml:space="preserve">in</w:t>
        </w:r>
      </w:ins>
      <w:r>
        <w:t xml:space="preserve"> </w:t>
      </w:r>
      <w:del w:id="7304" w:author="Ezra-redaktør" w:date="2026-10-18T13:44:37Z">
        <w:r>
          <w:delText xml:space="preserve">You</w:delText>
        </w:r>
      </w:del>
      <w:ins w:id="7305" w:author="Ezra-redaktør" w:date="2026-10-18T13:44:37Z">
        <w:r>
          <w:t xml:space="preserve">public.</w:t>
        </w:r>
      </w:ins>
      <w:r>
        <w:t xml:space="preserve"> </w:t>
      </w:r>
      <w:del w:id="7306" w:author="Ezra-redaktør" w:date="2026-10-18T13:44:37Z">
        <w:r>
          <w:delText xml:space="preserve">are</w:delText>
        </w:r>
      </w:del>
      <w:ins w:id="7307" w:author="Ezra-redaktør" w:date="2026-10-18T13:44:37Z">
        <w:r>
          <w:t xml:space="preserve">What is</w:t>
        </w:r>
      </w:ins>
      <w:r>
        <w:t xml:space="preserve"> asked</w:t>
      </w:r>
      <w:ins w:id="7308" w:author="Ezra-redaktør" w:date="2026-10-18T13:44:37Z">
        <w:r>
          <w:t xml:space="preserve"> of you is</w:t>
        </w:r>
      </w:ins>
      <w:r>
        <w:t xml:space="preserve"> to tell the truth sooner, to the right people, in </w:t>
      </w:r>
      <w:del w:id="7309" w:author="Ezra-redaktør" w:date="2026-10-18T13:44:37Z">
        <w:r>
          <w:delText xml:space="preserve">sustainable</w:delText>
        </w:r>
      </w:del>
      <w:ins w:id="7310" w:author="Ezra-redaktør" w:date="2026-10-18T13:44:37Z">
        <w:r>
          <w:t xml:space="preserve">ways</w:t>
        </w:r>
      </w:ins>
      <w:r>
        <w:t xml:space="preserve"> </w:t>
      </w:r>
      <w:del w:id="7311" w:author="Ezra-redaktør" w:date="2026-10-18T13:44:37Z">
        <w:r>
          <w:delText xml:space="preserve">ways.</w:delText>
        </w:r>
      </w:del>
      <w:ins w:id="7312" w:author="Ezra-redaktør" w:date="2026-10-18T13:44:37Z">
        <w:r>
          <w:t xml:space="preserve">you can sustain.</w:t>
        </w:r>
      </w:ins>
    </w:p>
    <w:p>
      <w:r>
        <w:t xml:space="preserve">Healing restores clarity. Clarity strengthens discipline. Discipline then becomes livable. </w:t>
      </w:r>
      <w:del w:id="7313" w:author="Ezra-redaktør" w:date="2026-10-18T13:44:37Z">
        <w:r>
          <w:delText xml:space="preserve">This</w:delText>
        </w:r>
      </w:del>
      <w:ins w:id="7314" w:author="Ezra-redaktør" w:date="2026-10-18T13:44:37Z">
        <w:r>
          <w:t xml:space="preserve">That</w:t>
        </w:r>
      </w:ins>
      <w:r>
        <w:t xml:space="preserve"> is why Healing Forge </w:t>
      </w:r>
      <w:del w:id="7315" w:author="Ezra-redaktør" w:date="2026-10-18T13:44:37Z">
        <w:r>
          <w:delText xml:space="preserve">exists,</w:delText>
        </w:r>
      </w:del>
      <w:ins w:id="7316" w:author="Ezra-redaktør" w:date="2026-10-18T13:44:37Z">
        <w:r>
          <w:t xml:space="preserve">is</w:t>
        </w:r>
      </w:ins>
      <w:r>
        <w:t xml:space="preserve"> </w:t>
      </w:r>
      <w:del w:id="7317" w:author="Ezra-redaktør" w:date="2026-10-18T13:44:37Z">
        <w:r>
          <w:delText xml:space="preserve">not</w:delText>
        </w:r>
      </w:del>
      <w:ins w:id="7318" w:author="Ezra-redaktør" w:date="2026-10-18T13:44:37Z">
        <w:r>
          <w:t xml:space="preserve">part</w:t>
        </w:r>
      </w:ins>
      <w:r>
        <w:t xml:space="preserve"> </w:t>
      </w:r>
      <w:del w:id="7319" w:author="Ezra-redaktør" w:date="2026-10-18T13:44:37Z">
        <w:r>
          <w:delText xml:space="preserve">as</w:delText>
        </w:r>
      </w:del>
      <w:ins w:id="7320" w:author="Ezra-redaktør" w:date="2026-10-18T13:44:37Z">
        <w:r>
          <w:t xml:space="preserve">of</w:t>
        </w:r>
      </w:ins>
      <w:r>
        <w:t xml:space="preserve"> </w:t>
      </w:r>
      <w:del w:id="7321" w:author="Ezra-redaktør" w:date="2026-10-18T13:44:37Z">
        <w:r>
          <w:delText xml:space="preserve">a</w:delText>
        </w:r>
      </w:del>
      <w:ins w:id="7322" w:author="Ezra-redaktør" w:date="2026-10-18T13:44:37Z">
        <w:r>
          <w:t xml:space="preserve">formation and no</w:t>
        </w:r>
      </w:ins>
      <w:r>
        <w:t xml:space="preserve"> detour from </w:t>
      </w:r>
      <w:del w:id="7323" w:author="Ezra-redaktør" w:date="2026-10-18T13:44:37Z">
        <w:r>
          <w:delText xml:space="preserve">formation, but as its foundation.</w:delText>
        </w:r>
      </w:del>
      <w:ins w:id="7324" w:author="Ezra-redaktør" w:date="2026-10-18T13:44:37Z">
        <w:r>
          <w:t xml:space="preserve">it.</w:t>
        </w:r>
      </w:ins>
    </w:p>
    <w:p>
      <w:del w:id="7325" w:author="Ezra-redaktør" w:date="2026-10-18T13:44:37Z">
        <w:r>
          <w:delText xml:space="preserve">One limit, stated as plainly as the rest: these</w:delText>
        </w:r>
      </w:del>
      <w:ins w:id="7326" w:author="Ezra-redaktør" w:date="2026-10-18T13:44:37Z">
        <w:r>
          <w:t xml:space="preserve">These</w:t>
        </w:r>
      </w:ins>
      <w:r>
        <w:t xml:space="preserve"> pages name what is </w:t>
      </w:r>
      <w:del w:id="7327" w:author="Ezra-redaktør" w:date="2026-10-18T13:44:37Z">
        <w:r>
          <w:delText xml:space="preserve">true;</w:delText>
        </w:r>
      </w:del>
      <w:ins w:id="7328" w:author="Ezra-redaktør" w:date="2026-10-18T13:44:37Z">
        <w:r>
          <w:t xml:space="preserve">true.</w:t>
        </w:r>
      </w:ins>
      <w:r>
        <w:t xml:space="preserve"> </w:t>
      </w:r>
      <w:del w:id="7329" w:author="Ezra-redaktør" w:date="2026-10-18T13:44:37Z">
        <w:r>
          <w:delText xml:space="preserve">they</w:delText>
        </w:r>
      </w:del>
      <w:ins w:id="7330" w:author="Ezra-redaktør" w:date="2026-10-18T13:44:37Z">
        <w:r>
          <w:t xml:space="preserve">They</w:t>
        </w:r>
      </w:ins>
      <w:r>
        <w:t xml:space="preserve"> </w:t>
      </w:r>
      <w:del w:id="7331" w:author="Ezra-redaktør" w:date="2026-10-18T13:44:37Z">
        <w:r>
          <w:delText xml:space="preserve">do not</w:delText>
        </w:r>
      </w:del>
      <w:ins w:id="7332" w:author="Ezra-redaktør" w:date="2026-10-18T13:44:37Z">
        <w:r>
          <w:t xml:space="preserve">cannot</w:t>
        </w:r>
      </w:ins>
      <w:r>
        <w:t xml:space="preserve"> treat it. Where the wound is deep, take it to a pastor or a licensed </w:t>
      </w:r>
      <w:del w:id="7333" w:author="Ezra-redaktør" w:date="2026-10-18T13:44:37Z">
        <w:r>
          <w:delText xml:space="preserve">counselor.</w:delText>
        </w:r>
      </w:del>
      <w:ins w:id="7334" w:author="Ezra-redaktør" w:date="2026-10-18T13:44:37Z">
        <w:r>
          <w:t xml:space="preserve">counselor,</w:t>
        </w:r>
      </w:ins>
      <w:r>
        <w:t xml:space="preserve"> </w:t>
      </w:r>
      <w:del w:id="7335" w:author="Ezra-redaktør" w:date="2026-10-18T13:44:37Z">
        <w:r>
          <w:delText xml:space="preserve">And</w:delText>
        </w:r>
      </w:del>
      <w:ins w:id="7336" w:author="Ezra-redaktør" w:date="2026-10-18T13:44:37Z">
        <w:r>
          <w:t xml:space="preserve">and</w:t>
        </w:r>
      </w:ins>
      <w:r>
        <w:t xml:space="preserve"> count the going as courage, because that is what it is.</w:t>
      </w:r>
    </w:p>
    <w:p>
      <w:pPr>
        <w:pStyle w:val="Heading1"/>
      </w:pPr>
      <w:r>
        <w:t xml:space="preserve">Appendix </w:t>
      </w:r>
      <w:del w:id="7337" w:author="Ezra-redaktør" w:date="2026-10-18T13:44:37Z">
        <w:r>
          <w:delText xml:space="preserve">C –</w:delText>
        </w:r>
      </w:del>
      <w:ins w:id="7338" w:author="Ezra-redaktør" w:date="2026-10-18T13:44:37Z">
        <w:r>
          <w:t xml:space="preserve">C:</w:t>
        </w:r>
      </w:ins>
      <w:r>
        <w:t xml:space="preserve"> How to Continue After Day 40</w:t>
      </w:r>
    </w:p>
    <w:p>
      <w:del w:id="7339" w:author="Ezra-redaktør" w:date="2026-10-18T13:44:37Z">
        <w:r>
          <w:delText xml:space="preserve">Completion</w:delText>
        </w:r>
      </w:del>
      <w:ins w:id="7340" w:author="Ezra-redaktør" w:date="2026-10-18T13:44:37Z">
        <w:r>
          <w:t xml:space="preserve">When</w:t>
        </w:r>
      </w:ins>
      <w:r>
        <w:t xml:space="preserve"> </w:t>
      </w:r>
      <w:del w:id="7341" w:author="Ezra-redaktør" w:date="2026-10-18T13:44:37Z">
        <w:r>
          <w:delText xml:space="preserve">invites</w:delText>
        </w:r>
      </w:del>
      <w:ins w:id="7342" w:author="Ezra-redaktør" w:date="2026-10-18T13:44:37Z">
        <w:r>
          <w:t xml:space="preserve">the structure ends,</w:t>
        </w:r>
      </w:ins>
      <w:r>
        <w:t xml:space="preserve"> drift </w:t>
      </w:r>
      <w:del w:id="7343" w:author="Ezra-redaktør" w:date="2026-10-18T13:44:37Z">
        <w:r>
          <w:delText xml:space="preserve">if</w:delText>
        </w:r>
      </w:del>
      <w:ins w:id="7344" w:author="Ezra-redaktør" w:date="2026-10-18T13:44:37Z">
        <w:r>
          <w:t xml:space="preserve">moves</w:t>
        </w:r>
      </w:ins>
      <w:r>
        <w:t xml:space="preserve"> </w:t>
      </w:r>
      <w:del w:id="7345" w:author="Ezra-redaktør" w:date="2026-10-18T13:44:37Z">
        <w:r>
          <w:delText xml:space="preserve">no</w:delText>
        </w:r>
      </w:del>
      <w:ins w:id="7346" w:author="Ezra-redaktør" w:date="2026-10-18T13:44:37Z">
        <w:r>
          <w:t xml:space="preserve">in unless a new</w:t>
        </w:r>
      </w:ins>
      <w:r>
        <w:t xml:space="preserve"> rhythm </w:t>
      </w:r>
      <w:del w:id="7347" w:author="Ezra-redaktør" w:date="2026-10-18T13:44:37Z">
        <w:r>
          <w:delText xml:space="preserve">replaces</w:delText>
        </w:r>
      </w:del>
      <w:ins w:id="7348" w:author="Ezra-redaktør" w:date="2026-10-18T13:44:37Z">
        <w:r>
          <w:t xml:space="preserve">takes</w:t>
        </w:r>
      </w:ins>
      <w:r>
        <w:t xml:space="preserve"> </w:t>
      </w:r>
      <w:del w:id="7349" w:author="Ezra-redaktør" w:date="2026-10-18T13:44:37Z">
        <w:r>
          <w:delText xml:space="preserve">the</w:delText>
        </w:r>
      </w:del>
      <w:ins w:id="7350" w:author="Ezra-redaktør" w:date="2026-10-18T13:44:37Z">
        <w:r>
          <w:t xml:space="preserve">its</w:t>
        </w:r>
      </w:ins>
      <w:r>
        <w:t xml:space="preserve"> </w:t>
      </w:r>
      <w:del w:id="7351" w:author="Ezra-redaktør" w:date="2026-10-18T13:44:37Z">
        <w:r>
          <w:delText xml:space="preserve">structure.</w:delText>
        </w:r>
      </w:del>
      <w:ins w:id="7352" w:author="Ezra-redaktør" w:date="2026-10-18T13:44:37Z">
        <w:r>
          <w:t xml:space="preserve">place.</w:t>
        </w:r>
      </w:ins>
      <w:r>
        <w:t xml:space="preserve"> These forty days </w:t>
      </w:r>
      <w:del w:id="7353" w:author="Ezra-redaktør" w:date="2026-10-18T13:44:37Z">
        <w:r>
          <w:delText xml:space="preserve">provided</w:delText>
        </w:r>
      </w:del>
      <w:ins w:id="7354" w:author="Ezra-redaktør" w:date="2026-10-18T13:44:37Z">
        <w:r>
          <w:t xml:space="preserve">were</w:t>
        </w:r>
      </w:ins>
      <w:r>
        <w:t xml:space="preserve"> </w:t>
      </w:r>
      <w:del w:id="7355" w:author="Ezra-redaktør" w:date="2026-10-18T13:44:37Z">
        <w:r>
          <w:delText xml:space="preserve">scaffolding;</w:delText>
        </w:r>
      </w:del>
      <w:ins w:id="7356" w:author="Ezra-redaktør" w:date="2026-10-18T13:44:37Z">
        <w:r>
          <w:t xml:space="preserve">scaffolding.</w:t>
        </w:r>
      </w:ins>
      <w:r>
        <w:t xml:space="preserve"> </w:t>
      </w:r>
      <w:del w:id="7357" w:author="Ezra-redaktør" w:date="2026-10-18T13:44:37Z">
        <w:r>
          <w:delText xml:space="preserve">what</w:delText>
        </w:r>
      </w:del>
      <w:ins w:id="7358" w:author="Ezra-redaktør" w:date="2026-10-18T13:44:37Z">
        <w:r>
          <w:t xml:space="preserve">What</w:t>
        </w:r>
      </w:ins>
      <w:r>
        <w:t xml:space="preserve"> remains </w:t>
      </w:r>
      <w:del w:id="7359" w:author="Ezra-redaktør" w:date="2026-10-18T13:44:37Z">
        <w:r>
          <w:delText xml:space="preserve">must</w:delText>
        </w:r>
      </w:del>
      <w:ins w:id="7360" w:author="Ezra-redaktør" w:date="2026-10-18T13:44:37Z">
        <w:r>
          <w:t xml:space="preserve">has to</w:t>
        </w:r>
      </w:ins>
      <w:r>
        <w:t xml:space="preserve"> become </w:t>
      </w:r>
      <w:del w:id="7361" w:author="Ezra-redaktør" w:date="2026-10-18T13:44:37Z">
        <w:r>
          <w:delText xml:space="preserve">self-directed.</w:delText>
        </w:r>
      </w:del>
      <w:ins w:id="7362" w:author="Ezra-redaktør" w:date="2026-10-18T13:44:37Z">
        <w:r>
          <w:t xml:space="preserve">your own.</w:t>
        </w:r>
      </w:ins>
      <w:r>
        <w:t xml:space="preserve"> Here is how to continue without </w:t>
      </w:r>
      <w:del w:id="7363" w:author="Ezra-redaktør" w:date="2026-10-18T13:44:37Z">
        <w:r>
          <w:delText xml:space="preserve">recreating</w:delText>
        </w:r>
      </w:del>
      <w:ins w:id="7364" w:author="Ezra-redaktør" w:date="2026-10-18T13:44:37Z">
        <w:r>
          <w:t xml:space="preserve">starting</w:t>
        </w:r>
      </w:ins>
      <w:r>
        <w:t xml:space="preserve"> the </w:t>
      </w:r>
      <w:del w:id="7365" w:author="Ezra-redaktør" w:date="2026-10-18T13:44:37Z">
        <w:r>
          <w:delText xml:space="preserve">book.</w:delText>
        </w:r>
      </w:del>
      <w:ins w:id="7366" w:author="Ezra-redaktør" w:date="2026-10-18T13:44:37Z">
        <w:r>
          <w:t xml:space="preserve">book over.</w:t>
        </w:r>
      </w:ins>
    </w:p>
    <w:p>
      <w:r>
        <w:t xml:space="preserve">**1. </w:t>
      </w:r>
      <w:del w:id="7367" w:author="Ezra-redaktør" w:date="2026-10-18T13:44:37Z">
        <w:r>
          <w:delText xml:space="preserve">Choose</w:delText>
        </w:r>
      </w:del>
      <w:ins w:id="7368" w:author="Ezra-redaktør" w:date="2026-10-18T13:44:37Z">
        <w:r>
          <w:t xml:space="preserve">Revisit</w:t>
        </w:r>
      </w:ins>
      <w:r>
        <w:t xml:space="preserve"> One Phase </w:t>
      </w:r>
      <w:del w:id="7369" w:author="Ezra-redaktør" w:date="2026-10-18T13:44:37Z">
        <w:r>
          <w:delText xml:space="preserve">to</w:delText>
        </w:r>
      </w:del>
      <w:ins w:id="7370" w:author="Ezra-redaktør" w:date="2026-10-18T13:44:37Z">
        <w:r>
          <w:t xml:space="preserve">Each</w:t>
        </w:r>
      </w:ins>
      <w:r>
        <w:t xml:space="preserve"> </w:t>
      </w:r>
      <w:del w:id="7371" w:author="Ezra-redaktør" w:date="2026-10-18T13:44:37Z">
        <w:r>
          <w:delText xml:space="preserve">Revisit Monthly.**</w:delText>
        </w:r>
      </w:del>
      <w:ins w:id="7372" w:author="Ezra-redaktør" w:date="2026-10-18T13:44:37Z">
        <w:r>
          <w:t xml:space="preserve">Month.**</w:t>
        </w:r>
      </w:ins>
      <w:r>
        <w:t xml:space="preserve"> Formation </w:t>
      </w:r>
      <w:del w:id="7373" w:author="Ezra-redaktør" w:date="2026-10-18T13:44:37Z">
        <w:r>
          <w:delText xml:space="preserve">is</w:delText>
        </w:r>
      </w:del>
      <w:ins w:id="7374" w:author="Ezra-redaktør" w:date="2026-10-18T13:44:37Z">
        <w:r>
          <w:t xml:space="preserve">moves</w:t>
        </w:r>
      </w:ins>
      <w:r>
        <w:t xml:space="preserve"> </w:t>
      </w:r>
      <w:del w:id="7375" w:author="Ezra-redaktør" w:date="2026-10-18T13:44:37Z">
        <w:r>
          <w:delText xml:space="preserve">cyclical,</w:delText>
        </w:r>
      </w:del>
      <w:ins w:id="7376" w:author="Ezra-redaktør" w:date="2026-10-18T13:44:37Z">
        <w:r>
          <w:t xml:space="preserve">in</w:t>
        </w:r>
      </w:ins>
      <w:r>
        <w:t xml:space="preserve"> </w:t>
      </w:r>
      <w:del w:id="7377" w:author="Ezra-redaktør" w:date="2026-10-18T13:44:37Z">
        <w:r>
          <w:delText xml:space="preserve">not</w:delText>
        </w:r>
      </w:del>
      <w:ins w:id="7378" w:author="Ezra-redaktør" w:date="2026-10-18T13:44:37Z">
        <w:r>
          <w:t xml:space="preserve">cycles.</w:t>
        </w:r>
      </w:ins>
      <w:r>
        <w:t xml:space="preserve"> </w:t>
      </w:r>
      <w:del w:id="7379" w:author="Ezra-redaktør" w:date="2026-10-18T13:44:37Z">
        <w:r>
          <w:delText xml:space="preserve">linear. Select</w:delText>
        </w:r>
      </w:del>
      <w:ins w:id="7380" w:author="Ezra-redaktør" w:date="2026-10-18T13:44:37Z">
        <w:r>
          <w:t xml:space="preserve">Choose</w:t>
        </w:r>
      </w:ins>
      <w:r>
        <w:t xml:space="preserve"> one FORGE phase </w:t>
      </w:r>
      <w:del w:id="7381" w:author="Ezra-redaktør" w:date="2026-10-18T13:44:37Z">
        <w:r>
          <w:delText xml:space="preserve">per</w:delText>
        </w:r>
      </w:del>
      <w:ins w:id="7382" w:author="Ezra-redaktør" w:date="2026-10-18T13:44:37Z">
        <w:r>
          <w:t xml:space="preserve">each</w:t>
        </w:r>
      </w:ins>
      <w:r>
        <w:t xml:space="preserve"> month and </w:t>
      </w:r>
      <w:del w:id="7383" w:author="Ezra-redaktør" w:date="2026-10-18T13:44:37Z">
        <w:r>
          <w:delText xml:space="preserve">revisit</w:delText>
        </w:r>
      </w:del>
      <w:ins w:id="7384" w:author="Ezra-redaktør" w:date="2026-10-18T13:44:37Z">
        <w:r>
          <w:t xml:space="preserve">return to</w:t>
        </w:r>
      </w:ins>
      <w:r>
        <w:t xml:space="preserve"> its practices </w:t>
      </w:r>
      <w:del w:id="7385" w:author="Ezra-redaktør" w:date="2026-10-18T13:44:37Z">
        <w:r>
          <w:delText xml:space="preserve">intentionally.</w:delText>
        </w:r>
      </w:del>
      <w:ins w:id="7386" w:author="Ezra-redaktør" w:date="2026-10-18T13:44:37Z">
        <w:r>
          <w:t xml:space="preserve">on purpose.</w:t>
        </w:r>
      </w:ins>
      <w:r>
        <w:t xml:space="preserve"> For example:</w:t>
      </w:r>
    </w:p>
    <w:p>
      <w:r>
        <w:t xml:space="preserve">- Month </w:t>
      </w:r>
      <w:del w:id="7387" w:author="Ezra-redaktør" w:date="2026-10-18T13:44:37Z">
        <w:r>
          <w:delText xml:space="preserve">1 –</w:delText>
        </w:r>
      </w:del>
      <w:ins w:id="7388" w:author="Ezra-redaktør" w:date="2026-10-18T13:44:37Z">
        <w:r>
          <w:t xml:space="preserve">1,</w:t>
        </w:r>
      </w:ins>
      <w:r>
        <w:t xml:space="preserve"> OBSERVE: </w:t>
      </w:r>
      <w:del w:id="7389" w:author="Ezra-redaktør" w:date="2026-10-18T13:44:37Z">
        <w:r>
          <w:delText xml:space="preserve">Track</w:delText>
        </w:r>
      </w:del>
      <w:ins w:id="7390" w:author="Ezra-redaktør" w:date="2026-10-18T13:44:37Z">
        <w:r>
          <w:t xml:space="preserve">track your</w:t>
        </w:r>
      </w:ins>
      <w:r>
        <w:t xml:space="preserve"> reactions under pressure - Month </w:t>
      </w:r>
      <w:del w:id="7391" w:author="Ezra-redaktør" w:date="2026-10-18T13:44:37Z">
        <w:r>
          <w:delText xml:space="preserve">2 –</w:delText>
        </w:r>
      </w:del>
      <w:ins w:id="7392" w:author="Ezra-redaktør" w:date="2026-10-18T13:44:37Z">
        <w:r>
          <w:t xml:space="preserve">2,</w:t>
        </w:r>
      </w:ins>
      <w:r>
        <w:t xml:space="preserve"> GRIT: </w:t>
      </w:r>
      <w:del w:id="7393" w:author="Ezra-redaktør" w:date="2026-10-18T13:44:37Z">
        <w:r>
          <w:delText xml:space="preserve">Reinforce</w:delText>
        </w:r>
      </w:del>
      <w:ins w:id="7394" w:author="Ezra-redaktør" w:date="2026-10-18T13:44:37Z">
        <w:r>
          <w:t xml:space="preserve">reinforce one</w:t>
        </w:r>
      </w:ins>
      <w:r>
        <w:t xml:space="preserve"> daily discipline - Month </w:t>
      </w:r>
      <w:del w:id="7395" w:author="Ezra-redaktør" w:date="2026-10-18T13:44:37Z">
        <w:r>
          <w:delText xml:space="preserve">3 –</w:delText>
        </w:r>
      </w:del>
      <w:ins w:id="7396" w:author="Ezra-redaktør" w:date="2026-10-18T13:44:37Z">
        <w:r>
          <w:t xml:space="preserve">3,</w:t>
        </w:r>
      </w:ins>
      <w:r>
        <w:t xml:space="preserve"> REFINE: </w:t>
      </w:r>
      <w:del w:id="7397" w:author="Ezra-redaktør" w:date="2026-10-18T13:44:37Z">
        <w:r>
          <w:delText xml:space="preserve">Reevaluate</w:delText>
        </w:r>
      </w:del>
      <w:ins w:id="7398" w:author="Ezra-redaktør" w:date="2026-10-18T13:44:37Z">
        <w:r>
          <w:t xml:space="preserve">reexamine your</w:t>
        </w:r>
      </w:ins>
      <w:r>
        <w:t xml:space="preserve"> beliefs and practices</w:t>
      </w:r>
    </w:p>
    <w:p>
      <w:pPr>
        <w:rPr>
          <w:del w:id="7399" w:author="Ezra-redaktør" w:date="2026-10-18T13:44:37Z"/>
        </w:rPr>
      </w:pPr>
      <w:del w:id="7400" w:author="Ezra-redaktør" w:date="2026-10-18T13:44:37Z">
        <w:r>
          <w:delText xml:space="preserve">Return, don’t restart.</w:delText>
        </w:r>
      </w:del>
    </w:p>
    <w:p>
      <w:pPr>
        <w:rPr>
          <w:ins w:id="7401" w:author="Ezra-redaktør" w:date="2026-10-18T13:44:37Z"/>
        </w:rPr>
      </w:pPr>
      <w:ins w:id="7402" w:author="Ezra-redaktør" w:date="2026-10-18T13:44:37Z">
        <w:r>
          <w:t xml:space="preserve">Return to it. There is no need to restart.</w:t>
        </w:r>
      </w:ins>
    </w:p>
    <w:p>
      <w:r>
        <w:t xml:space="preserve">**2. Anchor Three Non-Negotiables.** Choose three </w:t>
      </w:r>
      <w:ins w:id="7403" w:author="Ezra-redaktør" w:date="2026-10-18T13:44:37Z">
        <w:r>
          <w:t xml:space="preserve">realistic </w:t>
        </w:r>
      </w:ins>
      <w:r>
        <w:t xml:space="preserve">practices that </w:t>
      </w:r>
      <w:del w:id="7404" w:author="Ezra-redaktør" w:date="2026-10-18T13:44:37Z">
        <w:r>
          <w:delText xml:space="preserve">stabilize</w:delText>
        </w:r>
      </w:del>
      <w:ins w:id="7405" w:author="Ezra-redaktør" w:date="2026-10-18T13:44:37Z">
        <w:r>
          <w:t xml:space="preserve">steady</w:t>
        </w:r>
      </w:ins>
      <w:r>
        <w:t xml:space="preserve"> your life under pressure. </w:t>
      </w:r>
      <w:del w:id="7406" w:author="Ezra-redaktør" w:date="2026-10-18T13:44:37Z">
        <w:r>
          <w:delText xml:space="preserve">Not aspirational ones: realistic ones. </w:delText>
        </w:r>
      </w:del>
      <w:r>
        <w:t xml:space="preserve">For example:</w:t>
      </w:r>
    </w:p>
    <w:p>
      <w:r>
        <w:t xml:space="preserve">- One daily pause with </w:t>
      </w:r>
      <w:del w:id="7407" w:author="Ezra-redaktør" w:date="2026-10-18T13:44:37Z">
        <w:r>
          <w:delText xml:space="preserve">God</w:delText>
        </w:r>
      </w:del>
      <w:ins w:id="7408" w:author="Ezra-redaktør" w:date="2026-10-18T13:44:37Z">
        <w:r>
          <w:t xml:space="preserve">God,</w:t>
        </w:r>
      </w:ins>
      <w:r>
        <w:t xml:space="preserve"> </w:t>
      </w:r>
      <w:del w:id="7409" w:author="Ezra-redaktør" w:date="2026-10-18T13:44:37Z">
        <w:r>
          <w:delText xml:space="preserve">(short,</w:delText>
        </w:r>
      </w:del>
      <w:ins w:id="7410" w:author="Ezra-redaktør" w:date="2026-10-18T13:44:37Z">
        <w:r>
          <w:t xml:space="preserve">short</w:t>
        </w:r>
      </w:ins>
      <w:r>
        <w:t xml:space="preserve"> </w:t>
      </w:r>
      <w:del w:id="7411" w:author="Ezra-redaktør" w:date="2026-10-18T13:44:37Z">
        <w:r>
          <w:delText xml:space="preserve">consistent)</w:delText>
        </w:r>
      </w:del>
      <w:ins w:id="7412" w:author="Ezra-redaktør" w:date="2026-10-18T13:44:37Z">
        <w:r>
          <w:t xml:space="preserve">and consistent</w:t>
        </w:r>
      </w:ins>
      <w:r>
        <w:t xml:space="preserve"> - One boundary that protects clarity - One weekly check-in with a trusted person</w:t>
      </w:r>
    </w:p>
    <w:p>
      <w:r>
        <w:t xml:space="preserve">If everything is a priority, nothing is.</w:t>
      </w:r>
    </w:p>
    <w:p>
      <w:r>
        <w:t xml:space="preserve">**3. Replace Motivation with Structure.** Do not wait to feel aligned. Schedule what matters, prepare your </w:t>
      </w:r>
      <w:del w:id="7413" w:author="Ezra-redaktør" w:date="2026-10-18T13:44:37Z">
        <w:r>
          <w:delText xml:space="preserve">environment,</w:delText>
        </w:r>
      </w:del>
      <w:ins w:id="7414" w:author="Ezra-redaktør" w:date="2026-10-18T13:44:37Z">
        <w:r>
          <w:t xml:space="preserve">surroundings,</w:t>
        </w:r>
      </w:ins>
      <w:r>
        <w:t xml:space="preserve"> </w:t>
      </w:r>
      <w:del w:id="7415" w:author="Ezra-redaktør" w:date="2026-10-18T13:44:37Z">
        <w:r>
          <w:delText xml:space="preserve">reduce</w:delText>
        </w:r>
      </w:del>
      <w:ins w:id="7416" w:author="Ezra-redaktør" w:date="2026-10-18T13:44:37Z">
        <w:r>
          <w:t xml:space="preserve">and</w:t>
        </w:r>
      </w:ins>
      <w:r>
        <w:t xml:space="preserve"> </w:t>
      </w:r>
      <w:del w:id="7417" w:author="Ezra-redaktør" w:date="2026-10-18T13:44:37Z">
        <w:r>
          <w:delText xml:space="preserve">decision</w:delText>
        </w:r>
      </w:del>
      <w:ins w:id="7418" w:author="Ezra-redaktør" w:date="2026-10-18T13:44:37Z">
        <w:r>
          <w:t xml:space="preserve">cut</w:t>
        </w:r>
      </w:ins>
      <w:r>
        <w:t xml:space="preserve"> </w:t>
      </w:r>
      <w:del w:id="7419" w:author="Ezra-redaktør" w:date="2026-10-18T13:44:37Z">
        <w:r>
          <w:delText xml:space="preserve">fatigue.</w:delText>
        </w:r>
      </w:del>
      <w:ins w:id="7420" w:author="Ezra-redaktør" w:date="2026-10-18T13:44:37Z">
        <w:r>
          <w:t xml:space="preserve">down the number of decisions you have to make.</w:t>
        </w:r>
      </w:ins>
      <w:r>
        <w:t xml:space="preserve"> Structure outlasts inspiration. Consistency heals what intensity never can.</w:t>
      </w:r>
    </w:p>
    <w:p>
      <w:r>
        <w:t xml:space="preserve">**4. </w:t>
      </w:r>
      <w:del w:id="7421" w:author="Ezra-redaktør" w:date="2026-10-18T13:44:37Z">
        <w:r>
          <w:delText xml:space="preserve">Speak</w:delText>
        </w:r>
      </w:del>
      <w:ins w:id="7422" w:author="Ezra-redaktør" w:date="2026-10-18T13:44:37Z">
        <w:r>
          <w:t xml:space="preserve">Say</w:t>
        </w:r>
      </w:ins>
      <w:r>
        <w:t xml:space="preserve"> Your Faith </w:t>
      </w:r>
      <w:del w:id="7423" w:author="Ezra-redaktør" w:date="2026-10-18T13:44:37Z">
        <w:r>
          <w:delText xml:space="preserve">Aloud</w:delText>
        </w:r>
      </w:del>
      <w:ins w:id="7424" w:author="Ezra-redaktør" w:date="2026-10-18T13:44:37Z">
        <w:r>
          <w:t xml:space="preserve">Out</w:t>
        </w:r>
      </w:ins>
      <w:r>
        <w:t xml:space="preserve"> </w:t>
      </w:r>
      <w:del w:id="7425" w:author="Ezra-redaktør" w:date="2026-10-18T13:44:37Z">
        <w:r>
          <w:delText xml:space="preserve">Periodically.**</w:delText>
        </w:r>
      </w:del>
      <w:ins w:id="7426" w:author="Ezra-redaktør" w:date="2026-10-18T13:44:37Z">
        <w:r>
          <w:t xml:space="preserve">Loud.**</w:t>
        </w:r>
      </w:ins>
      <w:r>
        <w:t xml:space="preserve"> At least once every few months, </w:t>
      </w:r>
      <w:del w:id="7427" w:author="Ezra-redaktør" w:date="2026-10-18T13:44:37Z">
        <w:r>
          <w:delText xml:space="preserve">articulate</w:delText>
        </w:r>
      </w:del>
      <w:ins w:id="7428" w:author="Ezra-redaktør" w:date="2026-10-18T13:44:37Z">
        <w:r>
          <w:t xml:space="preserve">put</w:t>
        </w:r>
      </w:ins>
      <w:r>
        <w:t xml:space="preserve"> what you believe and </w:t>
      </w:r>
      <w:del w:id="7429" w:author="Ezra-redaktør" w:date="2026-10-18T13:44:37Z">
        <w:r>
          <w:delText xml:space="preserve">why,</w:delText>
        </w:r>
      </w:del>
      <w:ins w:id="7430" w:author="Ezra-redaktør" w:date="2026-10-18T13:44:37Z">
        <w:r>
          <w:t xml:space="preserve">why</w:t>
        </w:r>
      </w:ins>
      <w:r>
        <w:t xml:space="preserve"> </w:t>
      </w:r>
      <w:del w:id="7431" w:author="Ezra-redaktør" w:date="2026-10-18T13:44:37Z">
        <w:r>
          <w:delText xml:space="preserve">in</w:delText>
        </w:r>
      </w:del>
      <w:ins w:id="7432" w:author="Ezra-redaktør" w:date="2026-10-18T13:44:37Z">
        <w:r>
          <w:t xml:space="preserve">into</w:t>
        </w:r>
      </w:ins>
      <w:r>
        <w:t xml:space="preserve"> your own </w:t>
      </w:r>
      <w:del w:id="7433" w:author="Ezra-redaktør" w:date="2026-10-18T13:44:37Z">
        <w:r>
          <w:delText xml:space="preserve">words.</w:delText>
        </w:r>
      </w:del>
      <w:ins w:id="7434" w:author="Ezra-redaktør" w:date="2026-10-18T13:44:37Z">
        <w:r>
          <w:t xml:space="preserve">words, out loud.</w:t>
        </w:r>
      </w:ins>
      <w:r>
        <w:t xml:space="preserve"> Unspoken faith </w:t>
      </w:r>
      <w:del w:id="7435" w:author="Ezra-redaktør" w:date="2026-10-18T13:44:37Z">
        <w:r>
          <w:delText xml:space="preserve">atrophies.</w:delText>
        </w:r>
      </w:del>
      <w:ins w:id="7436" w:author="Ezra-redaktør" w:date="2026-10-18T13:44:37Z">
        <w:r>
          <w:t xml:space="preserve">withers.</w:t>
        </w:r>
      </w:ins>
      <w:r>
        <w:t xml:space="preserve"> Spoken faith </w:t>
      </w:r>
      <w:del w:id="7437" w:author="Ezra-redaktør" w:date="2026-10-18T13:44:37Z">
        <w:r>
          <w:delText xml:space="preserve">clarifies.</w:delText>
        </w:r>
      </w:del>
      <w:ins w:id="7438" w:author="Ezra-redaktør" w:date="2026-10-18T13:44:37Z">
        <w:r>
          <w:t xml:space="preserve">grows clearer.</w:t>
        </w:r>
      </w:ins>
    </w:p>
    <w:p>
      <w:r>
        <w:t xml:space="preserve">**5. Expect </w:t>
      </w:r>
      <w:del w:id="7439" w:author="Ezra-redaktør" w:date="2026-10-18T13:44:37Z">
        <w:r>
          <w:delText xml:space="preserve">Resistance. And Normalize It.**</w:delText>
        </w:r>
      </w:del>
      <w:ins w:id="7440" w:author="Ezra-redaktør" w:date="2026-10-18T13:44:37Z">
        <w:r>
          <w:t xml:space="preserve">Resistance.**</w:t>
        </w:r>
      </w:ins>
      <w:r>
        <w:t xml:space="preserve"> Resistance </w:t>
      </w:r>
      <w:ins w:id="7441" w:author="Ezra-redaktør" w:date="2026-10-18T13:44:37Z">
        <w:r>
          <w:t xml:space="preserve">means formation </w:t>
        </w:r>
      </w:ins>
      <w:r>
        <w:t xml:space="preserve">is </w:t>
      </w:r>
      <w:ins w:id="7442" w:author="Ezra-redaktør" w:date="2026-10-18T13:44:37Z">
        <w:r>
          <w:t xml:space="preserve">active, so do </w:t>
        </w:r>
      </w:ins>
      <w:r>
        <w:t xml:space="preserve">not</w:t>
      </w:r>
      <w:ins w:id="7443" w:author="Ezra-redaktør" w:date="2026-10-18T13:44:37Z">
        <w:r>
          <w:t xml:space="preserve"> read it as</w:t>
        </w:r>
      </w:ins>
      <w:r>
        <w:t xml:space="preserve"> a signal to stop.</w:t>
      </w:r>
      <w:del w:id="7444" w:author="Ezra-redaktør" w:date="2026-10-18T13:44:37Z">
        <w:r>
          <w:delText xml:space="preserve"> It is a signal that formation is active.</w:delText>
        </w:r>
      </w:del>
      <w:r>
        <w:t xml:space="preserve"> When progress feels slow, return to alignment </w:t>
      </w:r>
      <w:del w:id="7445" w:author="Ezra-redaktør" w:date="2026-10-18T13:44:37Z">
        <w:r>
          <w:delText xml:space="preserve">rather</w:delText>
        </w:r>
      </w:del>
      <w:ins w:id="7446" w:author="Ezra-redaktør" w:date="2026-10-18T13:44:37Z">
        <w:r>
          <w:t xml:space="preserve">instead</w:t>
        </w:r>
      </w:ins>
      <w:r>
        <w:t xml:space="preserve"> </w:t>
      </w:r>
      <w:del w:id="7447" w:author="Ezra-redaktør" w:date="2026-10-18T13:44:37Z">
        <w:r>
          <w:delText xml:space="preserve">than</w:delText>
        </w:r>
      </w:del>
      <w:ins w:id="7448" w:author="Ezra-redaktør" w:date="2026-10-18T13:44:37Z">
        <w:r>
          <w:t xml:space="preserve">of</w:t>
        </w:r>
      </w:ins>
      <w:r>
        <w:t xml:space="preserve"> </w:t>
      </w:r>
      <w:del w:id="7449" w:author="Ezra-redaktør" w:date="2026-10-18T13:44:37Z">
        <w:r>
          <w:delText xml:space="preserve">analysis. Choose the next faithful action. Stay present longer than discomfort prefers.</w:delText>
        </w:r>
      </w:del>
      <w:ins w:id="7450" w:author="Ezra-redaktør" w:date="2026-10-18T13:44:37Z">
        <w:r>
          <w:t xml:space="preserve">overanalyzing.</w:t>
        </w:r>
      </w:ins>
    </w:p>
    <w:p>
      <w:r>
        <w:t xml:space="preserve">**6. Do Not Continue Alone: Stay Planted in a Church.** This book trained you in private practice, and private practice was never the whole design. Formation matures inside a body: under preaching that can correct you, beside older men who have carried what you are learning to carry, at the table where grace is received and </w:t>
      </w:r>
      <w:del w:id="7451" w:author="Ezra-redaktør" w:date="2026-10-18T13:44:37Z">
        <w:r>
          <w:delText xml:space="preserve">not</w:delText>
        </w:r>
      </w:del>
      <w:ins w:id="7452" w:author="Ezra-redaktør" w:date="2026-10-18T13:44:37Z">
        <w:r>
          <w:t xml:space="preserve">never</w:t>
        </w:r>
      </w:ins>
      <w:r>
        <w:t xml:space="preserve"> achieved. A book cannot know your name. A church can. If you are not planted anywhere, make finding a congregation </w:t>
      </w:r>
      <w:del w:id="7453" w:author="Ezra-redaktør" w:date="2026-10-18T13:44:37Z">
        <w:r>
          <w:delText xml:space="preserve">the</w:delText>
        </w:r>
      </w:del>
      <w:ins w:id="7454" w:author="Ezra-redaktør" w:date="2026-10-18T13:44:37Z">
        <w:r>
          <w:t xml:space="preserve">your</w:t>
        </w:r>
      </w:ins>
      <w:r>
        <w:t xml:space="preserve"> first assignment after Day </w:t>
      </w:r>
      <w:del w:id="7455" w:author="Ezra-redaktør" w:date="2026-10-18T13:44:37Z">
        <w:r>
          <w:delText xml:space="preserve">40,</w:delText>
        </w:r>
      </w:del>
      <w:ins w:id="7456" w:author="Ezra-redaktør" w:date="2026-10-18T13:44:37Z">
        <w:r>
          <w:t xml:space="preserve">40.</w:t>
        </w:r>
      </w:ins>
      <w:r>
        <w:t xml:space="preserve"> </w:t>
      </w:r>
      <w:del w:id="7457" w:author="Ezra-redaktør" w:date="2026-10-18T13:44:37Z">
        <w:r>
          <w:delText xml:space="preserve">not</w:delText>
        </w:r>
      </w:del>
      <w:ins w:id="7458" w:author="Ezra-redaktør" w:date="2026-10-18T13:44:37Z">
        <w:r>
          <w:t xml:space="preserve">Look</w:t>
        </w:r>
      </w:ins>
      <w:r>
        <w:t xml:space="preserve"> </w:t>
      </w:r>
      <w:del w:id="7459" w:author="Ezra-redaktør" w:date="2026-10-18T13:44:37Z">
        <w:r>
          <w:delText xml:space="preserve">a perfect one;</w:delText>
        </w:r>
      </w:del>
      <w:ins w:id="7460" w:author="Ezra-redaktør" w:date="2026-10-18T13:44:37Z">
        <w:r>
          <w:t xml:space="preserve">for</w:t>
        </w:r>
      </w:ins>
      <w:r>
        <w:t xml:space="preserve"> a real one.</w:t>
      </w:r>
      <w:ins w:id="7461" w:author="Ezra-redaktør" w:date="2026-10-18T13:44:37Z">
        <w:r>
          <w:t xml:space="preserve"> It does not need to be perfect.</w:t>
        </w:r>
      </w:ins>
    </w:p>
    <w:p>
      <w:pPr>
        <w:pStyle w:val="Heading2"/>
      </w:pPr>
      <w:ins w:id="7462" w:author="Ezra-redaktør" w:date="2026-10-18T13:44:37Z">
        <w:r>
          <w:t xml:space="preserve">A </w:t>
        </w:r>
      </w:ins>
      <w:r>
        <w:t xml:space="preserve">Final Reminder</w:t>
      </w:r>
    </w:p>
    <w:p>
      <w:r>
        <w:t xml:space="preserve">You are not measured by momentum. You are formed by faithfulness. You do not need to do more. You need to </w:t>
      </w:r>
      <w:del w:id="7463" w:author="Ezra-redaktør" w:date="2026-10-18T13:44:37Z">
        <w:r>
          <w:delText xml:space="preserve">remain</w:delText>
        </w:r>
      </w:del>
      <w:ins w:id="7464" w:author="Ezra-redaktør" w:date="2026-10-18T13:44:37Z">
        <w:r>
          <w:t xml:space="preserve">stay</w:t>
        </w:r>
      </w:ins>
      <w:r>
        <w:t xml:space="preserve"> aligned.</w:t>
      </w:r>
    </w:p>
    <w:p>
      <w:r>
        <w:t xml:space="preserve">That is how this continues.</w:t>
      </w:r>
    </w:p>
    <w:p>
      <w:pPr>
        <w:pStyle w:val="Heading1"/>
      </w:pPr>
      <w:r>
        <w:t xml:space="preserve">About the Author</w:t>
      </w:r>
    </w:p>
    <w:p>
      <w:r>
        <w:t xml:space="preserve">Elias Solbak Årnes lives on the island of Frøya, Norway, with his wife Maria and their daughter.</w:t>
      </w:r>
    </w:p>
    <w:p>
      <w:r>
        <w:t xml:space="preserve">He grew up loved. His father and grandparents gave him steadiness and belonging. He did well </w:t>
      </w:r>
      <w:del w:id="7465" w:author="Ezra-redaktør" w:date="2026-10-18T13:44:37Z">
        <w:r>
          <w:delText xml:space="preserve">at</w:delText>
        </w:r>
      </w:del>
      <w:ins w:id="7466" w:author="Ezra-redaktør" w:date="2026-10-18T13:44:37Z">
        <w:r>
          <w:t xml:space="preserve">in</w:t>
        </w:r>
      </w:ins>
      <w:r>
        <w:t xml:space="preserve"> school. He had friends.</w:t>
      </w:r>
    </w:p>
    <w:p>
      <w:r>
        <w:t xml:space="preserve">He served seven years in the Norwegian Armed Forces. He worked in sales and eventually as a sales manager.</w:t>
      </w:r>
    </w:p>
    <w:p>
      <w:r>
        <w:t xml:space="preserve">For over twenty years, he tested what could hold: philosophically, existentially, practically. In 2016, God interrupted his life. What followed was not </w:t>
      </w:r>
      <w:del w:id="7467" w:author="Ezra-redaktør" w:date="2026-10-18T13:44:37Z">
        <w:r>
          <w:delText xml:space="preserve">ascent,</w:delText>
        </w:r>
      </w:del>
      <w:ins w:id="7468" w:author="Ezra-redaktør" w:date="2026-10-18T13:44:37Z">
        <w:r>
          <w:t xml:space="preserve">an</w:t>
        </w:r>
      </w:ins>
      <w:r>
        <w:t xml:space="preserve"> </w:t>
      </w:r>
      <w:del w:id="7469" w:author="Ezra-redaktør" w:date="2026-10-18T13:44:37Z">
        <w:r>
          <w:delText xml:space="preserve">but</w:delText>
        </w:r>
      </w:del>
      <w:ins w:id="7470" w:author="Ezra-redaktør" w:date="2026-10-18T13:44:37Z">
        <w:r>
          <w:t xml:space="preserve">ascent.</w:t>
        </w:r>
      </w:ins>
      <w:r>
        <w:t xml:space="preserve"> </w:t>
      </w:r>
      <w:del w:id="7471" w:author="Ezra-redaktør" w:date="2026-10-18T13:44:37Z">
        <w:r>
          <w:delText xml:space="preserve">stripping.</w:delText>
        </w:r>
      </w:del>
      <w:ins w:id="7472" w:author="Ezra-redaktør" w:date="2026-10-18T13:44:37Z">
        <w:r>
          <w:t xml:space="preserve">It was a stripping away.</w:t>
        </w:r>
      </w:ins>
    </w:p>
    <w:p>
      <w:r>
        <w:t xml:space="preserve">He has two children from previous </w:t>
      </w:r>
      <w:del w:id="7473" w:author="Ezra-redaktør" w:date="2026-10-18T13:44:37Z">
        <w:r>
          <w:delText xml:space="preserve">relationships.</w:delText>
        </w:r>
      </w:del>
      <w:ins w:id="7474" w:author="Ezra-redaktør" w:date="2026-10-18T13:44:37Z">
        <w:r>
          <w:t xml:space="preserve">relationships,</w:t>
        </w:r>
      </w:ins>
      <w:r>
        <w:t xml:space="preserve"> </w:t>
      </w:r>
      <w:del w:id="7475" w:author="Ezra-redaktør" w:date="2026-10-18T13:44:37Z">
        <w:r>
          <w:delText xml:space="preserve">He</w:delText>
        </w:r>
      </w:del>
      <w:ins w:id="7476" w:author="Ezra-redaktør" w:date="2026-10-18T13:44:37Z">
        <w:r>
          <w:t xml:space="preserve">and he</w:t>
        </w:r>
      </w:ins>
      <w:r>
        <w:t xml:space="preserve"> built strong bonds with both of them. </w:t>
      </w:r>
      <w:del w:id="7477" w:author="Ezra-redaktør" w:date="2026-10-18T13:44:37Z">
        <w:r>
          <w:delText xml:space="preserve">Since</w:delText>
        </w:r>
      </w:del>
      <w:ins w:id="7478" w:author="Ezra-redaktør" w:date="2026-10-18T13:44:37Z">
        <w:r>
          <w:t xml:space="preserve">From</w:t>
        </w:r>
      </w:ins>
      <w:r>
        <w:t xml:space="preserve"> </w:t>
      </w:r>
      <w:del w:id="7479" w:author="Ezra-redaktør" w:date="2026-10-18T13:44:37Z">
        <w:r>
          <w:delText xml:space="preserve">2018,</w:delText>
        </w:r>
      </w:del>
      <w:ins w:id="7480" w:author="Ezra-redaktør" w:date="2026-10-18T13:44:37Z">
        <w:r>
          <w:t xml:space="preserve">2018 on,</w:t>
        </w:r>
      </w:ins>
      <w:r>
        <w:t xml:space="preserve"> he</w:t>
      </w:r>
      <w:del w:id="7481" w:author="Ezra-redaktør" w:date="2026-10-18T13:44:37Z">
        <w:r>
          <w:delText xml:space="preserve"> has</w:delText>
        </w:r>
      </w:del>
      <w:r>
        <w:t xml:space="preserve"> fought to keep those bonds intact. He lost. His health broke. His theological studies </w:t>
      </w:r>
      <w:del w:id="7482" w:author="Ezra-redaktør" w:date="2026-10-18T13:44:37Z">
        <w:r>
          <w:delText xml:space="preserve">ended</w:delText>
        </w:r>
      </w:del>
      <w:ins w:id="7483" w:author="Ezra-redaktør" w:date="2026-10-18T13:44:37Z">
        <w:r>
          <w:t xml:space="preserve">were</w:t>
        </w:r>
      </w:ins>
      <w:r>
        <w:t xml:space="preserve"> </w:t>
      </w:r>
      <w:del w:id="7484" w:author="Ezra-redaktør" w:date="2026-10-18T13:44:37Z">
        <w:r>
          <w:delText xml:space="preserve">incomplete.</w:delText>
        </w:r>
      </w:del>
      <w:ins w:id="7485" w:author="Ezra-redaktør" w:date="2026-10-18T13:44:37Z">
        <w:r>
          <w:t xml:space="preserve">left unfinished.</w:t>
        </w:r>
      </w:ins>
    </w:p>
    <w:p>
      <w:r>
        <w:t xml:space="preserve">He does not write as someone who has arrived.</w:t>
      </w:r>
    </w:p>
    <w:p>
      <w:r>
        <w:t xml:space="preserve">This book was forged in what remained.</w:t>
      </w:r>
    </w:p>
    <w:p>
      <w:pPr>
        <w:rPr>
          <w:ins w:id="7486" w:author="Ezra-redaktør" w:date="2026-10-18T13:44:37Z"/>
        </w:rPr>
      </w:pPr>
      <w:ins w:id="7487" w:author="Ezra-redaktør" w:date="2026-10-18T13:44:37Z">
        <w:r>
          <w:t xml:space="preserve">MantleOfElias: https://www.youtube.com/@MantleOfElias</w:t>
        </w:r>
      </w:ins>
    </w:p>
    <w:sectPr>
      <w:pgSz w:w="11906" w:h="16838"/>
      <w:pgMar w:top="1417" w:right="1417" w:bottom="1417" w:left="1417" w:header="708" w:footer="708" w:gutter="0"/>
    </w:sectPr>
  </w:body>
</w:document>
</file>

<file path=word/styles.xml><?xml version="1.0" encoding="utf-8"?>
<w:styles xmlns:w="http://schemas.openxmlformats.org/wordprocessingml/2006/main" xmlns:r="http://schemas.openxmlformats.org/officeDocument/2006/relationships">
  <w:docDefaults>
    <w:rPrDefault>
      <w:rPr>
        <w:rFonts w:ascii="Georgia" w:hAnsi="Georgia"/>
        <w:sz w:val="22"/>
      </w:rPr>
    </w:rPrDefault>
  </w:docDefaults>
  <w:style w:type="paragraph" w:default="1" w:styleId="Normal">
    <w:name w:val="Normal"/>
    <w:pPr>
      <w:spacing w:after="140" w:line="276" w:lineRule="auto"/>
    </w:pPr>
  </w:style>
  <w:style w:type="paragraph" w:styleId="Heading1">
    <w:name w:val="heading 1"/>
    <w:basedOn w:val="Normal"/>
    <w:pPr>
      <w:spacing w:before="240" w:after="120"/>
      <w:outlineLvl w:val="0"/>
    </w:pPr>
    <w:rPr>
      <w:b/>
      <w:sz w:val="32"/>
    </w:rPr>
  </w:style>
  <w:style w:type="paragraph" w:styleId="Heading2">
    <w:name w:val="heading 2"/>
    <w:basedOn w:val="Normal"/>
    <w:pPr>
      <w:spacing w:before="240" w:after="120"/>
      <w:outlineLvl w:val="1"/>
    </w:pPr>
    <w:rPr>
      <w:b/>
      <w:sz w:val="30"/>
    </w:rPr>
  </w:style>
  <w:style w:type="paragraph" w:styleId="Heading3">
    <w:name w:val="heading 3"/>
    <w:basedOn w:val="Normal"/>
    <w:pPr>
      <w:spacing w:before="240" w:after="120"/>
      <w:outlineLvl w:val="2"/>
    </w:pPr>
    <w:rPr>
      <w:b/>
      <w:sz w:val="28"/>
    </w:rPr>
  </w:style>
  <w:style w:type="paragraph" w:styleId="Heading4">
    <w:name w:val="heading 4"/>
    <w:basedOn w:val="Normal"/>
    <w:pPr>
      <w:spacing w:before="240" w:after="120"/>
      <w:outlineLvl w:val="3"/>
    </w:pPr>
    <w:rPr>
      <w:b/>
      <w:sz w:val="26"/>
    </w:rPr>
  </w:style>
  <w:style w:type="paragraph" w:styleId="Heading5">
    <w:name w:val="heading 5"/>
    <w:basedOn w:val="Normal"/>
    <w:pPr>
      <w:spacing w:before="240" w:after="120"/>
      <w:outlineLvl w:val="4"/>
    </w:pPr>
    <w:rPr>
      <w:b/>
      <w:sz w:val="24"/>
    </w:rPr>
  </w:style>
  <w:style w:type="paragraph" w:styleId="Heading6">
    <w:name w:val="heading 6"/>
    <w:basedOn w:val="Normal"/>
    <w:pPr>
      <w:spacing w:before="240" w:after="120"/>
      <w:outlineLvl w:val="5"/>
    </w:pPr>
    <w:rPr>
      <w:b/>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