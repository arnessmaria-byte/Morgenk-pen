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To the One Giving This Book</w:t>
      </w:r>
    </w:p>
    <w:p>
      <w:r>
        <w:t xml:space="preserve">If this book is a gift for a son, a grandson, a brother, a student,</w:t>
      </w:r>
      <w:ins w:id="1" w:author="Ezra-redaktør" w:date="2026-10-18T12:29:08Z">
        <w:r>
          <w:t xml:space="preserve"> or</w:t>
        </w:r>
      </w:ins>
      <w:r>
        <w:t xml:space="preserve"> a young man you believe in, you should know what you are handing him. It is not a book of comfort, and it will not flatter him. It is forty days of honest training for his faith: one short reading </w:t>
      </w:r>
      <w:del w:id="2" w:author="Ezra-redaktør" w:date="2026-10-18T12:29:08Z">
        <w:r>
          <w:delText xml:space="preserve">a day,</w:delText>
        </w:r>
      </w:del>
      <w:ins w:id="3" w:author="Ezra-redaktør" w:date="2026-10-18T12:29:08Z">
        <w:r>
          <w:t xml:space="preserve">and</w:t>
        </w:r>
      </w:ins>
      <w:r>
        <w:t xml:space="preserve"> one concrete </w:t>
      </w:r>
      <w:del w:id="4" w:author="Ezra-redaktør" w:date="2026-10-18T12:29:08Z">
        <w:r>
          <w:delText xml:space="preserve">practice,</w:delText>
        </w:r>
      </w:del>
      <w:ins w:id="5" w:author="Ezra-redaktør" w:date="2026-10-18T12:29:08Z">
        <w:r>
          <w:t xml:space="preserve">practice</w:t>
        </w:r>
      </w:ins>
      <w:r>
        <w:t xml:space="preserve"> </w:t>
      </w:r>
      <w:del w:id="6" w:author="Ezra-redaktør" w:date="2026-10-18T12:29:08Z">
        <w:r>
          <w:delText xml:space="preserve">no</w:delText>
        </w:r>
      </w:del>
      <w:ins w:id="7" w:author="Ezra-redaktør" w:date="2026-10-18T12:29:08Z">
        <w:r>
          <w:t xml:space="preserve">a</w:t>
        </w:r>
      </w:ins>
      <w:r>
        <w:t xml:space="preserve"> </w:t>
      </w:r>
      <w:del w:id="8" w:author="Ezra-redaktør" w:date="2026-10-18T12:29:08Z">
        <w:r>
          <w:delText xml:space="preserve">hype.</w:delText>
        </w:r>
      </w:del>
      <w:ins w:id="9" w:author="Ezra-redaktør" w:date="2026-10-18T12:29:08Z">
        <w:r>
          <w:t xml:space="preserve">day.</w:t>
        </w:r>
      </w:ins>
    </w:p>
    <w:p>
      <w:r>
        <w:t xml:space="preserve">Give it with a word of your own on the first page. Young men keep the books that someone believed they could live up to.</w:t>
      </w:r>
    </w:p>
    <w:p>
      <w:pPr>
        <w:pStyle w:val="Heading1"/>
      </w:pPr>
      <w:r>
        <w:t xml:space="preserve">Introduction</w:t>
      </w:r>
    </w:p>
    <w:p>
      <w:pPr>
        <w:pStyle w:val="Heading2"/>
      </w:pPr>
      <w:r>
        <w:t xml:space="preserve">What This Book Is For</w:t>
      </w:r>
    </w:p>
    <w:p>
      <w:r>
        <w:t xml:space="preserve">This book</w:t>
      </w:r>
      <w:del w:id="10" w:author="Ezra-redaktør" w:date="2026-10-18T12:29:08Z">
        <w:r>
          <w:delText xml:space="preserve"> was not written to inspire you. It</w:delText>
        </w:r>
      </w:del>
      <w:r>
        <w:t xml:space="preserve"> was written to form you.</w:t>
      </w:r>
      <w:del w:id="11" w:author="Ezra-redaktør" w:date="2026-10-18T12:29:08Z">
        <w:r>
          <w:delText xml:space="preserve"> The difference matters, and it is worth being clear about before we begin.</w:delText>
        </w:r>
      </w:del>
    </w:p>
    <w:p>
      <w:r>
        <w:t xml:space="preserve">For over twenty years, I tested what could hold: philosophically, existentially, practically. I </w:t>
      </w:r>
      <w:del w:id="12" w:author="Ezra-redaktør" w:date="2026-10-18T12:29:08Z">
        <w:r>
          <w:delText xml:space="preserve">examined</w:delText>
        </w:r>
      </w:del>
      <w:ins w:id="13" w:author="Ezra-redaktør" w:date="2026-10-18T12:29:08Z">
        <w:r>
          <w:t xml:space="preserve">tested</w:t>
        </w:r>
      </w:ins>
      <w:r>
        <w:t xml:space="preserve"> truth claims the way </w:t>
      </w:r>
      <w:del w:id="14" w:author="Ezra-redaktør" w:date="2026-10-18T12:29:08Z">
        <w:r>
          <w:delText xml:space="preserve">one</w:delText>
        </w:r>
      </w:del>
      <w:ins w:id="15" w:author="Ezra-redaktør" w:date="2026-10-18T12:29:08Z">
        <w:r>
          <w:t xml:space="preserve">a</w:t>
        </w:r>
      </w:ins>
      <w:r>
        <w:t xml:space="preserve"> </w:t>
      </w:r>
      <w:del w:id="16" w:author="Ezra-redaktør" w:date="2026-10-18T12:29:08Z">
        <w:r>
          <w:delText xml:space="preserve">examines</w:delText>
        </w:r>
      </w:del>
      <w:ins w:id="17" w:author="Ezra-redaktør" w:date="2026-10-18T12:29:08Z">
        <w:r>
          <w:t xml:space="preserve">builder</w:t>
        </w:r>
      </w:ins>
      <w:r>
        <w:t xml:space="preserve"> </w:t>
      </w:r>
      <w:del w:id="18" w:author="Ezra-redaktør" w:date="2026-10-18T12:29:08Z">
        <w:r>
          <w:delText xml:space="preserve">load-bearing</w:delText>
        </w:r>
      </w:del>
      <w:ins w:id="19" w:author="Ezra-redaktør" w:date="2026-10-18T12:29:08Z">
        <w:r>
          <w:t xml:space="preserve">tests</w:t>
        </w:r>
      </w:ins>
      <w:r>
        <w:t xml:space="preserve"> </w:t>
      </w:r>
      <w:del w:id="20" w:author="Ezra-redaktør" w:date="2026-10-18T12:29:08Z">
        <w:r>
          <w:delText xml:space="preserve">walls:</w:delText>
        </w:r>
      </w:del>
      <w:ins w:id="21" w:author="Ezra-redaktør" w:date="2026-10-18T12:29:08Z">
        <w:r>
          <w:t xml:space="preserve">a</w:t>
        </w:r>
      </w:ins>
      <w:r>
        <w:t xml:space="preserve"> </w:t>
      </w:r>
      <w:del w:id="22" w:author="Ezra-redaktør" w:date="2026-10-18T12:29:08Z">
        <w:r>
          <w:delText xml:space="preserve">not</w:delText>
        </w:r>
      </w:del>
      <w:ins w:id="23" w:author="Ezra-redaktør" w:date="2026-10-18T12:29:08Z">
        <w:r>
          <w:t xml:space="preserve">wall,</w:t>
        </w:r>
      </w:ins>
      <w:r>
        <w:t xml:space="preserve"> </w:t>
      </w:r>
      <w:del w:id="24" w:author="Ezra-redaktør" w:date="2026-10-18T12:29:08Z">
        <w:r>
          <w:delText xml:space="preserve">with</w:delText>
        </w:r>
      </w:del>
      <w:ins w:id="25" w:author="Ezra-redaktør" w:date="2026-10-18T12:29:08Z">
        <w:r>
          <w:t xml:space="preserve">by</w:t>
        </w:r>
      </w:ins>
      <w:r>
        <w:t xml:space="preserve"> </w:t>
      </w:r>
      <w:del w:id="26" w:author="Ezra-redaktør" w:date="2026-10-18T12:29:08Z">
        <w:r>
          <w:delText xml:space="preserve">sentiment,</w:delText>
        </w:r>
      </w:del>
      <w:ins w:id="27" w:author="Ezra-redaktør" w:date="2026-10-18T12:29:08Z">
        <w:r>
          <w:t xml:space="preserve">putting</w:t>
        </w:r>
      </w:ins>
      <w:r>
        <w:t xml:space="preserve"> </w:t>
      </w:r>
      <w:del w:id="28" w:author="Ezra-redaktør" w:date="2026-10-18T12:29:08Z">
        <w:r>
          <w:delText xml:space="preserve">but</w:delText>
        </w:r>
      </w:del>
      <w:ins w:id="29" w:author="Ezra-redaktør" w:date="2026-10-18T12:29:08Z">
        <w:r>
          <w:t xml:space="preserve">weight</w:t>
        </w:r>
      </w:ins>
      <w:r>
        <w:t xml:space="preserve"> </w:t>
      </w:r>
      <w:del w:id="30" w:author="Ezra-redaktør" w:date="2026-10-18T12:29:08Z">
        <w:r>
          <w:delText xml:space="preserve">with</w:delText>
        </w:r>
      </w:del>
      <w:ins w:id="31" w:author="Ezra-redaktør" w:date="2026-10-18T12:29:08Z">
        <w:r>
          <w:t xml:space="preserve">on</w:t>
        </w:r>
      </w:ins>
      <w:r>
        <w:t xml:space="preserve"> </w:t>
      </w:r>
      <w:del w:id="32" w:author="Ezra-redaktør" w:date="2026-10-18T12:29:08Z">
        <w:r>
          <w:delText xml:space="preserve">pressure.</w:delText>
        </w:r>
      </w:del>
      <w:ins w:id="33" w:author="Ezra-redaktør" w:date="2026-10-18T12:29:08Z">
        <w:r>
          <w:t xml:space="preserve">it.</w:t>
        </w:r>
      </w:ins>
      <w:r>
        <w:t xml:space="preserve"> Some </w:t>
      </w:r>
      <w:del w:id="34" w:author="Ezra-redaktør" w:date="2026-10-18T12:29:08Z">
        <w:r>
          <w:delText xml:space="preserve">structures</w:delText>
        </w:r>
      </w:del>
      <w:ins w:id="35" w:author="Ezra-redaktør" w:date="2026-10-18T12:29:08Z">
        <w:r>
          <w:t xml:space="preserve">gave</w:t>
        </w:r>
      </w:ins>
      <w:r>
        <w:t xml:space="preserve"> </w:t>
      </w:r>
      <w:del w:id="36" w:author="Ezra-redaktør" w:date="2026-10-18T12:29:08Z">
        <w:r>
          <w:delText xml:space="preserve">collapsed</w:delText>
        </w:r>
      </w:del>
      <w:ins w:id="37" w:author="Ezra-redaktør" w:date="2026-10-18T12:29:08Z">
        <w:r>
          <w:t xml:space="preserve">way.</w:t>
        </w:r>
      </w:ins>
      <w:r>
        <w:t xml:space="preserve"> </w:t>
      </w:r>
      <w:del w:id="38" w:author="Ezra-redaktør" w:date="2026-10-18T12:29:08Z">
        <w:r>
          <w:delText xml:space="preserve">under scrutiny. Others</w:delText>
        </w:r>
      </w:del>
      <w:ins w:id="39" w:author="Ezra-redaktør" w:date="2026-10-18T12:29:08Z">
        <w:r>
          <w:t xml:space="preserve">Some</w:t>
        </w:r>
      </w:ins>
      <w:r>
        <w:t xml:space="preserve"> turned out to be </w:t>
      </w:r>
      <w:del w:id="40" w:author="Ezra-redaktør" w:date="2026-10-18T12:29:08Z">
        <w:r>
          <w:delText xml:space="preserve">scaffolding,</w:delText>
        </w:r>
      </w:del>
      <w:ins w:id="41" w:author="Ezra-redaktør" w:date="2026-10-18T12:29:08Z">
        <w:r>
          <w:t xml:space="preserve">scaffolding:</w:t>
        </w:r>
      </w:ins>
      <w:r>
        <w:t xml:space="preserve"> useful for a season, never </w:t>
      </w:r>
      <w:del w:id="42" w:author="Ezra-redaktør" w:date="2026-10-18T12:29:08Z">
        <w:r>
          <w:delText xml:space="preserve">meant</w:delText>
        </w:r>
      </w:del>
      <w:ins w:id="43" w:author="Ezra-redaktør" w:date="2026-10-18T12:29:08Z">
        <w:r>
          <w:t xml:space="preserve">built</w:t>
        </w:r>
      </w:ins>
      <w:r>
        <w:t xml:space="preserve"> to carry </w:t>
      </w:r>
      <w:del w:id="44" w:author="Ezra-redaktør" w:date="2026-10-18T12:29:08Z">
        <w:r>
          <w:delText xml:space="preserve">real</w:delText>
        </w:r>
      </w:del>
      <w:ins w:id="45" w:author="Ezra-redaktør" w:date="2026-10-18T12:29:08Z">
        <w:r>
          <w:t xml:space="preserve">a</w:t>
        </w:r>
      </w:ins>
      <w:r>
        <w:t xml:space="preserve"> </w:t>
      </w:r>
      <w:del w:id="46" w:author="Ezra-redaktør" w:date="2026-10-18T12:29:08Z">
        <w:r>
          <w:delText xml:space="preserve">weight.</w:delText>
        </w:r>
      </w:del>
      <w:ins w:id="47" w:author="Ezra-redaktør" w:date="2026-10-18T12:29:08Z">
        <w:r>
          <w:t xml:space="preserve">roof.</w:t>
        </w:r>
      </w:ins>
      <w:r>
        <w:t xml:space="preserve"> What remained was foundation.</w:t>
      </w:r>
    </w:p>
    <w:p>
      <w:r>
        <w:t xml:space="preserve">In 2016, I was called. In 2018, I committed. The testing </w:t>
      </w:r>
      <w:del w:id="48" w:author="Ezra-redaktør" w:date="2026-10-18T12:29:08Z">
        <w:r>
          <w:delText xml:space="preserve">began</w:delText>
        </w:r>
      </w:del>
      <w:ins w:id="49" w:author="Ezra-redaktør" w:date="2026-10-18T12:29:08Z">
        <w:r>
          <w:t xml:space="preserve">has</w:t>
        </w:r>
      </w:ins>
      <w:r>
        <w:t xml:space="preserve"> </w:t>
      </w:r>
      <w:del w:id="50" w:author="Ezra-redaktør" w:date="2026-10-18T12:29:08Z">
        <w:r>
          <w:delText xml:space="preserve">then,</w:delText>
        </w:r>
      </w:del>
      <w:ins w:id="51" w:author="Ezra-redaktør" w:date="2026-10-18T12:29:08Z">
        <w:r>
          <w:t xml:space="preserve">not</w:t>
        </w:r>
      </w:ins>
      <w:r>
        <w:t xml:space="preserve"> </w:t>
      </w:r>
      <w:del w:id="52" w:author="Ezra-redaktør" w:date="2026-10-18T12:29:08Z">
        <w:r>
          <w:delText xml:space="preserve">and it continues still.</w:delText>
        </w:r>
      </w:del>
      <w:ins w:id="53" w:author="Ezra-redaktør" w:date="2026-10-18T12:29:08Z">
        <w:r>
          <w:t xml:space="preserve">stopped.</w:t>
        </w:r>
      </w:ins>
      <w:r>
        <w:t xml:space="preserve"> By 2022 the path I was walking had narrowed to one: Jesus, and the life that follows from Him. This book </w:t>
      </w:r>
      <w:del w:id="54" w:author="Ezra-redaktør" w:date="2026-10-18T12:29:08Z">
        <w:r>
          <w:delText xml:space="preserve">is not about that journey. But it </w:delText>
        </w:r>
      </w:del>
      <w:r>
        <w:t xml:space="preserve">was forged </w:t>
      </w:r>
      <w:del w:id="55" w:author="Ezra-redaktør" w:date="2026-10-18T12:29:08Z">
        <w:r>
          <w:delText xml:space="preserve">in</w:delText>
        </w:r>
      </w:del>
      <w:ins w:id="56" w:author="Ezra-redaktør" w:date="2026-10-18T12:29:08Z">
        <w:r>
          <w:t xml:space="preserve">on</w:t>
        </w:r>
      </w:ins>
      <w:r>
        <w:t xml:space="preserve"> </w:t>
      </w:r>
      <w:del w:id="57" w:author="Ezra-redaktør" w:date="2026-10-18T12:29:08Z">
        <w:r>
          <w:delText xml:space="preserve">it.</w:delText>
        </w:r>
      </w:del>
      <w:ins w:id="58" w:author="Ezra-redaktør" w:date="2026-10-18T12:29:08Z">
        <w:r>
          <w:t xml:space="preserve">that path.</w:t>
        </w:r>
      </w:ins>
    </w:p>
    <w:p>
      <w:r>
        <w:t xml:space="preserve">You</w:t>
      </w:r>
      <w:del w:id="59" w:author="Ezra-redaktør" w:date="2026-10-18T12:29:08Z">
        <w:r>
          <w:delText xml:space="preserve"> are not broken. But you</w:delText>
        </w:r>
      </w:del>
      <w:r>
        <w:t xml:space="preserve"> are being </w:t>
      </w:r>
      <w:del w:id="60" w:author="Ezra-redaktør" w:date="2026-10-18T12:29:08Z">
        <w:r>
          <w:delText xml:space="preserve">shaped,</w:delText>
        </w:r>
      </w:del>
      <w:ins w:id="61" w:author="Ezra-redaktør" w:date="2026-10-18T12:29:08Z">
        <w:r>
          <w:t xml:space="preserve">shaped</w:t>
        </w:r>
      </w:ins>
      <w:r>
        <w:t xml:space="preserve"> whether you choose it or not: by habits, reactions, silence, environment, fear, convenience, and unresolved pain. This book exists to </w:t>
      </w:r>
      <w:del w:id="62" w:author="Ezra-redaktør" w:date="2026-10-18T12:29:08Z">
        <w:r>
          <w:delText xml:space="preserve">interrupt</w:delText>
        </w:r>
      </w:del>
      <w:ins w:id="63" w:author="Ezra-redaktør" w:date="2026-10-18T12:29:08Z">
        <w:r>
          <w:t xml:space="preserve">make</w:t>
        </w:r>
      </w:ins>
      <w:r>
        <w:t xml:space="preserve"> that </w:t>
      </w:r>
      <w:del w:id="64" w:author="Ezra-redaktør" w:date="2026-10-18T12:29:08Z">
        <w:r>
          <w:delText xml:space="preserve">unconscious</w:delText>
        </w:r>
      </w:del>
      <w:ins w:id="65" w:author="Ezra-redaktør" w:date="2026-10-18T12:29:08Z">
        <w:r>
          <w:t xml:space="preserve">shaping</w:t>
        </w:r>
      </w:ins>
      <w:r>
        <w:t xml:space="preserve"> </w:t>
      </w:r>
      <w:del w:id="66" w:author="Ezra-redaktør" w:date="2026-10-18T12:29:08Z">
        <w:r>
          <w:delText xml:space="preserve">shaping.</w:delText>
        </w:r>
      </w:del>
      <w:ins w:id="67" w:author="Ezra-redaktør" w:date="2026-10-18T12:29:08Z">
        <w:r>
          <w:t xml:space="preserve">deliberate.</w:t>
        </w:r>
      </w:ins>
    </w:p>
    <w:p>
      <w:pPr>
        <w:pStyle w:val="Heading2"/>
      </w:pPr>
      <w:r>
        <w:t xml:space="preserve">Why Another Devotional Isn’t Enough</w:t>
      </w:r>
    </w:p>
    <w:p>
      <w:r>
        <w:t xml:space="preserve">Most devotionals aim at inspiration. They </w:t>
      </w:r>
      <w:del w:id="68" w:author="Ezra-redaktør" w:date="2026-10-18T12:29:08Z">
        <w:r>
          <w:delText xml:space="preserve">offer</w:delText>
        </w:r>
      </w:del>
      <w:ins w:id="69" w:author="Ezra-redaktør" w:date="2026-10-18T12:29:08Z">
        <w:r>
          <w:t xml:space="preserve">give you</w:t>
        </w:r>
      </w:ins>
      <w:r>
        <w:t xml:space="preserve"> language for belief </w:t>
      </w:r>
      <w:del w:id="70" w:author="Ezra-redaktør" w:date="2026-10-18T12:29:08Z">
        <w:r>
          <w:delText xml:space="preserve">but</w:delText>
        </w:r>
      </w:del>
      <w:ins w:id="71" w:author="Ezra-redaktør" w:date="2026-10-18T12:29:08Z">
        <w:r>
          <w:t xml:space="preserve">and</w:t>
        </w:r>
      </w:ins>
      <w:r>
        <w:t xml:space="preserve"> few tools for </w:t>
      </w:r>
      <w:del w:id="72" w:author="Ezra-redaktør" w:date="2026-10-18T12:29:08Z">
        <w:r>
          <w:delText xml:space="preserve">pressure, and they speak about faith as an idea rather than as a discipline practiced under real conditions.</w:delText>
        </w:r>
      </w:del>
      <w:ins w:id="73" w:author="Ezra-redaktør" w:date="2026-10-18T12:29:08Z">
        <w:r>
          <w:t xml:space="preserve">pressure.</w:t>
        </w:r>
      </w:ins>
      <w:r>
        <w:t xml:space="preserve"> I have nothing against inspiration. I </w:t>
      </w:r>
      <w:del w:id="74" w:author="Ezra-redaktør" w:date="2026-10-18T12:29:08Z">
        <w:r>
          <w:delText xml:space="preserve">simply</w:delText>
        </w:r>
      </w:del>
      <w:ins w:id="75" w:author="Ezra-redaktør" w:date="2026-10-18T12:29:08Z">
        <w:r>
          <w:t xml:space="preserve">have</w:t>
        </w:r>
      </w:ins>
      <w:r>
        <w:t xml:space="preserve"> </w:t>
      </w:r>
      <w:del w:id="76" w:author="Ezra-redaktør" w:date="2026-10-18T12:29:08Z">
        <w:r>
          <w:delText xml:space="preserve">notice</w:delText>
        </w:r>
      </w:del>
      <w:ins w:id="77" w:author="Ezra-redaktør" w:date="2026-10-18T12:29:08Z">
        <w:r>
          <w:t xml:space="preserve">just noticed</w:t>
        </w:r>
      </w:ins>
      <w:r>
        <w:t xml:space="preserve"> that it evaporates on contact with a hard Tuesday.</w:t>
      </w:r>
    </w:p>
    <w:p>
      <w:r>
        <w:t xml:space="preserve">Young men </w:t>
      </w:r>
      <w:del w:id="78" w:author="Ezra-redaktør" w:date="2026-10-18T12:29:08Z">
        <w:r>
          <w:delText xml:space="preserve">do</w:delText>
        </w:r>
      </w:del>
      <w:ins w:id="79" w:author="Ezra-redaktør" w:date="2026-10-18T12:29:08Z">
        <w:r>
          <w:t xml:space="preserve">rarely</w:t>
        </w:r>
      </w:ins>
      <w:r>
        <w:t xml:space="preserve"> </w:t>
      </w:r>
      <w:del w:id="80" w:author="Ezra-redaktør" w:date="2026-10-18T12:29:08Z">
        <w:r>
          <w:delText xml:space="preserve">not</w:delText>
        </w:r>
      </w:del>
      <w:ins w:id="81" w:author="Ezra-redaktør" w:date="2026-10-18T12:29:08Z">
        <w:r>
          <w:t xml:space="preserve">lose</w:t>
        </w:r>
      </w:ins>
      <w:r>
        <w:t xml:space="preserve"> </w:t>
      </w:r>
      <w:del w:id="82" w:author="Ezra-redaktør" w:date="2026-10-18T12:29:08Z">
        <w:r>
          <w:delText xml:space="preserve">fail</w:delText>
        </w:r>
      </w:del>
      <w:ins w:id="83" w:author="Ezra-redaktør" w:date="2026-10-18T12:29:08Z">
        <w:r>
          <w:t xml:space="preserve">their faith in an argument. They lose it</w:t>
        </w:r>
      </w:ins>
      <w:r>
        <w:t xml:space="preserve"> because they </w:t>
      </w:r>
      <w:del w:id="84" w:author="Ezra-redaktør" w:date="2026-10-18T12:29:08Z">
        <w:r>
          <w:delText xml:space="preserve">disagree with faith. They fail because they have not</w:delText>
        </w:r>
      </w:del>
      <w:ins w:id="85" w:author="Ezra-redaktør" w:date="2026-10-18T12:29:08Z">
        <w:r>
          <w:t xml:space="preserve">never</w:t>
        </w:r>
      </w:ins>
      <w:r>
        <w:t xml:space="preserve"> trained it. Pressure does not ask what you believe. It reveals what you have practiced.</w:t>
      </w:r>
      <w:del w:id="86" w:author="Ezra-redaktør" w:date="2026-10-18T12:29:08Z">
        <w:r>
          <w:delText xml:space="preserve"> This book was built for that reality.</w:delText>
        </w:r>
      </w:del>
    </w:p>
    <w:p>
      <w:del w:id="87" w:author="Ezra-redaktør" w:date="2026-10-18T12:29:08Z">
        <w:r>
          <w:delText xml:space="preserve">It</w:delText>
        </w:r>
      </w:del>
      <w:ins w:id="88" w:author="Ezra-redaktør" w:date="2026-10-18T12:29:08Z">
        <w:r>
          <w:t xml:space="preserve">This</w:t>
        </w:r>
      </w:ins>
      <w:r>
        <w:t xml:space="preserve"> </w:t>
      </w:r>
      <w:del w:id="89" w:author="Ezra-redaktør" w:date="2026-10-18T12:29:08Z">
        <w:r>
          <w:delText xml:space="preserve">does</w:delText>
        </w:r>
      </w:del>
      <w:ins w:id="90" w:author="Ezra-redaktør" w:date="2026-10-18T12:29:08Z">
        <w:r>
          <w:t xml:space="preserve">book</w:t>
        </w:r>
      </w:ins>
      <w:r>
        <w:t xml:space="preserve"> </w:t>
      </w:r>
      <w:del w:id="91" w:author="Ezra-redaktør" w:date="2026-10-18T12:29:08Z">
        <w:r>
          <w:delText xml:space="preserve">not</w:delText>
        </w:r>
      </w:del>
      <w:ins w:id="92" w:author="Ezra-redaktør" w:date="2026-10-18T12:29:08Z">
        <w:r>
          <w:t xml:space="preserve">assumes</w:t>
        </w:r>
      </w:ins>
      <w:r>
        <w:t xml:space="preserve"> </w:t>
      </w:r>
      <w:del w:id="93" w:author="Ezra-redaktør" w:date="2026-10-18T12:29:08Z">
        <w:r>
          <w:delText xml:space="preserve">assume</w:delText>
        </w:r>
      </w:del>
      <w:ins w:id="94" w:author="Ezra-redaktør" w:date="2026-10-18T12:29:08Z">
        <w:r>
          <w:t xml:space="preserve">you</w:t>
        </w:r>
      </w:ins>
      <w:r>
        <w:t xml:space="preserve"> </w:t>
      </w:r>
      <w:del w:id="95" w:author="Ezra-redaktør" w:date="2026-10-18T12:29:08Z">
        <w:r>
          <w:delText xml:space="preserve">a</w:delText>
        </w:r>
      </w:del>
      <w:ins w:id="96" w:author="Ezra-redaktør" w:date="2026-10-18T12:29:08Z">
        <w:r>
          <w:t xml:space="preserve">are</w:t>
        </w:r>
      </w:ins>
      <w:r>
        <w:t xml:space="preserve"> </w:t>
      </w:r>
      <w:del w:id="97" w:author="Ezra-redaktør" w:date="2026-10-18T12:29:08Z">
        <w:r>
          <w:delText xml:space="preserve">lack</w:delText>
        </w:r>
      </w:del>
      <w:ins w:id="98" w:author="Ezra-redaktør" w:date="2026-10-18T12:29:08Z">
        <w:r>
          <w:t xml:space="preserve">sincere</w:t>
        </w:r>
      </w:ins>
      <w:r>
        <w:t xml:space="preserve"> </w:t>
      </w:r>
      <w:del w:id="99" w:author="Ezra-redaktør" w:date="2026-10-18T12:29:08Z">
        <w:r>
          <w:delText xml:space="preserve">of</w:delText>
        </w:r>
      </w:del>
      <w:ins w:id="100" w:author="Ezra-redaktør" w:date="2026-10-18T12:29:08Z">
        <w:r>
          <w:t xml:space="preserve">and</w:t>
        </w:r>
      </w:ins>
      <w:r>
        <w:t xml:space="preserve"> </w:t>
      </w:r>
      <w:del w:id="101" w:author="Ezra-redaktør" w:date="2026-10-18T12:29:08Z">
        <w:r>
          <w:delText xml:space="preserve">sincerity.</w:delText>
        </w:r>
      </w:del>
      <w:ins w:id="102" w:author="Ezra-redaktør" w:date="2026-10-18T12:29:08Z">
        <w:r>
          <w:t xml:space="preserve">untrained.</w:t>
        </w:r>
      </w:ins>
      <w:r>
        <w:t xml:space="preserve"> It </w:t>
      </w:r>
      <w:del w:id="103" w:author="Ezra-redaktør" w:date="2026-10-18T12:29:08Z">
        <w:r>
          <w:delText xml:space="preserve">assumes</w:delText>
        </w:r>
      </w:del>
      <w:ins w:id="104" w:author="Ezra-redaktør" w:date="2026-10-18T12:29:08Z">
        <w:r>
          <w:t xml:space="preserve">cares</w:t>
        </w:r>
      </w:ins>
      <w:r>
        <w:t xml:space="preserve"> </w:t>
      </w:r>
      <w:del w:id="105" w:author="Ezra-redaktør" w:date="2026-10-18T12:29:08Z">
        <w:r>
          <w:delText xml:space="preserve">a</w:delText>
        </w:r>
      </w:del>
      <w:ins w:id="106" w:author="Ezra-redaktør" w:date="2026-10-18T12:29:08Z">
        <w:r>
          <w:t xml:space="preserve">about</w:t>
        </w:r>
      </w:ins>
      <w:r>
        <w:t xml:space="preserve"> </w:t>
      </w:r>
      <w:del w:id="107" w:author="Ezra-redaktør" w:date="2026-10-18T12:29:08Z">
        <w:r>
          <w:delText xml:space="preserve">lack</w:delText>
        </w:r>
      </w:del>
      <w:ins w:id="108" w:author="Ezra-redaktør" w:date="2026-10-18T12:29:08Z">
        <w:r>
          <w:t xml:space="preserve">one</w:t>
        </w:r>
      </w:ins>
      <w:r>
        <w:t xml:space="preserve"> </w:t>
      </w:r>
      <w:del w:id="109" w:author="Ezra-redaktør" w:date="2026-10-18T12:29:08Z">
        <w:r>
          <w:delText xml:space="preserve">of formation. It is not interested in emotional highs or spiritual vocabulary. It is interested in</w:delText>
        </w:r>
      </w:del>
      <w:ins w:id="110" w:author="Ezra-redaktør" w:date="2026-10-18T12:29:08Z">
        <w:r>
          <w:t xml:space="preserve">thing:</w:t>
        </w:r>
      </w:ins>
      <w:r>
        <w:t xml:space="preserve"> whether your faith holds when no one is watching, when motivation is low, when tension is high, when old patterns resurface, and when life </w:t>
      </w:r>
      <w:del w:id="111" w:author="Ezra-redaktør" w:date="2026-10-18T12:29:08Z">
        <w:r>
          <w:delText xml:space="preserve">feels</w:delText>
        </w:r>
      </w:del>
      <w:ins w:id="112" w:author="Ezra-redaktør" w:date="2026-10-18T12:29:08Z">
        <w:r>
          <w:t xml:space="preserve">is</w:t>
        </w:r>
      </w:ins>
      <w:r>
        <w:t xml:space="preserve"> </w:t>
      </w:r>
      <w:del w:id="113" w:author="Ezra-redaktør" w:date="2026-10-18T12:29:08Z">
        <w:r>
          <w:delText xml:space="preserve">quiet rather than dramatic.</w:delText>
        </w:r>
      </w:del>
      <w:ins w:id="114" w:author="Ezra-redaktør" w:date="2026-10-18T12:29:08Z">
        <w:r>
          <w:t xml:space="preserve">quiet.</w:t>
        </w:r>
      </w:ins>
    </w:p>
    <w:p>
      <w:pPr>
        <w:pStyle w:val="Heading2"/>
      </w:pPr>
      <w:r>
        <w:t xml:space="preserve">Forged, Not Polished</w:t>
      </w:r>
    </w:p>
    <w:p>
      <w:pPr>
        <w:rPr>
          <w:del w:id="115" w:author="Ezra-redaktør" w:date="2026-10-18T12:29:08Z"/>
        </w:rPr>
      </w:pPr>
      <w:del w:id="116" w:author="Ezra-redaktør" w:date="2026-10-18T12:29:08Z">
        <w:r>
          <w:delText xml:space="preserve">Formation is not cosmetic. Steel is not strengthened by affirmation; it is strengthened by fire, resistance, and repetition. What survives pressure becomes reliable. What avoids pressure remains theoretical.</w:delText>
        </w:r>
      </w:del>
    </w:p>
    <w:p>
      <w:ins w:id="117" w:author="Ezra-redaktør" w:date="2026-10-18T12:29:08Z">
        <w:r>
          <w:t xml:space="preserve">Affirmation does nothing for steel. Fire, resistance, and repetition do, and what has never been under load is still theory. </w:t>
        </w:r>
      </w:ins>
      <w:r>
        <w:t xml:space="preserve">That is why this book is called *Forged*. </w:t>
      </w:r>
      <w:del w:id="118" w:author="Ezra-redaktør" w:date="2026-10-18T12:29:08Z">
        <w:r>
          <w:delText xml:space="preserve">Not because faith is violent. But because formation is costly. </w:delText>
        </w:r>
      </w:del>
      <w:r>
        <w:t xml:space="preserve">Growth leaves </w:t>
      </w:r>
      <w:del w:id="119" w:author="Ezra-redaktør" w:date="2026-10-18T12:29:08Z">
        <w:r>
          <w:delText xml:space="preserve">marks.</w:delText>
        </w:r>
      </w:del>
      <w:ins w:id="120" w:author="Ezra-redaktør" w:date="2026-10-18T12:29:08Z">
        <w:r>
          <w:t xml:space="preserve">marks,</w:t>
        </w:r>
      </w:ins>
      <w:r>
        <w:t xml:space="preserve"> </w:t>
      </w:r>
      <w:del w:id="121" w:author="Ezra-redaktør" w:date="2026-10-18T12:29:08Z">
        <w:r>
          <w:delText xml:space="preserve">Integrity</w:delText>
        </w:r>
      </w:del>
      <w:ins w:id="122" w:author="Ezra-redaktør" w:date="2026-10-18T12:29:08Z">
        <w:r>
          <w:t xml:space="preserve">and</w:t>
        </w:r>
      </w:ins>
      <w:r>
        <w:t xml:space="preserve"> </w:t>
      </w:r>
      <w:del w:id="123" w:author="Ezra-redaktør" w:date="2026-10-18T12:29:08Z">
        <w:r>
          <w:delText xml:space="preserve">is earned slowly. What</w:delText>
        </w:r>
      </w:del>
      <w:ins w:id="124" w:author="Ezra-redaktør" w:date="2026-10-18T12:29:08Z">
        <w:r>
          <w:t xml:space="preserve">what</w:t>
        </w:r>
      </w:ins>
      <w:r>
        <w:t xml:space="preserve"> shapes you most is </w:t>
      </w:r>
      <w:del w:id="125" w:author="Ezra-redaktør" w:date="2026-10-18T12:29:08Z">
        <w:r>
          <w:delText xml:space="preserve">not what you admire, but </w:delText>
        </w:r>
      </w:del>
      <w:r>
        <w:t xml:space="preserve">what you endure honestly.</w:t>
      </w:r>
    </w:p>
    <w:p>
      <w:pPr>
        <w:rPr>
          <w:del w:id="126" w:author="Ezra-redaktør" w:date="2026-10-18T12:29:08Z"/>
        </w:rPr>
      </w:pPr>
      <w:del w:id="127" w:author="Ezra-redaktør" w:date="2026-10-18T12:29:08Z">
        <w:r>
          <w:delText xml:space="preserve">Each day, therefore, begins with a real scenario drawn from lived experience: quiet failures, subtle compromises, internal tensions most young men carry without language. These are not dramatic collapses. They are everyday moments where direction is either trained or eroded. You will not meet heroes here. You will meet honest men in process. The goal is not perfection. The goal is alignment.</w:delText>
        </w:r>
      </w:del>
    </w:p>
    <w:p>
      <w:pPr>
        <w:pStyle w:val="Heading2"/>
        <w:rPr>
          <w:del w:id="128" w:author="Ezra-redaktør" w:date="2026-10-18T12:29:08Z"/>
        </w:rPr>
      </w:pPr>
      <w:del w:id="129" w:author="Ezra-redaktør" w:date="2026-10-18T12:29:08Z">
        <w:r>
          <w:delText xml:space="preserve">The FORGE Path</w:delText>
        </w:r>
      </w:del>
    </w:p>
    <w:p>
      <w:pPr>
        <w:rPr>
          <w:del w:id="130" w:author="Ezra-redaktør" w:date="2026-10-18T12:29:08Z"/>
        </w:rPr>
      </w:pPr>
      <w:del w:id="131" w:author="Ezra-redaktør" w:date="2026-10-18T12:29:08Z">
        <w:r>
          <w:delText xml:space="preserve">The book is structured around a single formation cycle: FORGE. Each letter names a phase of training that faith must pass through to become durable.</w:delText>
        </w:r>
      </w:del>
    </w:p>
    <w:p>
      <w:pPr>
        <w:rPr>
          <w:del w:id="132" w:author="Ezra-redaktør" w:date="2026-10-18T12:29:08Z"/>
        </w:rPr>
      </w:pPr>
      <w:del w:id="133" w:author="Ezra-redaktør" w:date="2026-10-18T12:29:08Z">
        <w:r>
          <w:delText xml:space="preserve">**F – FLARE (Days 1–8): Ignition.** This phase generates heat. Passive faith is disrupted, ownership is awakened, and questions are treated not as threats but as signals that faith is becoming personal.</w:delText>
        </w:r>
      </w:del>
    </w:p>
    <w:p>
      <w:pPr>
        <w:rPr>
          <w:del w:id="134" w:author="Ezra-redaktør" w:date="2026-10-18T12:29:08Z"/>
        </w:rPr>
      </w:pPr>
      <w:del w:id="135" w:author="Ezra-redaktør" w:date="2026-10-18T12:29:08Z">
        <w:r>
          <w:delText xml:space="preserve">**O – OBSERVE (Days 9–16): Awareness.** Attention sharpens. You begin to notice what has been forming you unnoticed: screens, silence, peers, money, sexuality, anger, relationships, private habits. Nothing changes until it is seen clearly.</w:delText>
        </w:r>
      </w:del>
    </w:p>
    <w:p>
      <w:pPr>
        <w:rPr>
          <w:del w:id="136" w:author="Ezra-redaktør" w:date="2026-10-18T12:29:08Z"/>
        </w:rPr>
      </w:pPr>
      <w:del w:id="137" w:author="Ezra-redaktør" w:date="2026-10-18T12:29:08Z">
        <w:r>
          <w:delText xml:space="preserve">**R – REFINE (Days 17–24): Integration.** Belief moves into action. Knowledge demands obedience. Brotherhood replaces isolation. Faith becomes practiced, not merely agreed with.</w:delText>
        </w:r>
      </w:del>
    </w:p>
    <w:p>
      <w:pPr>
        <w:rPr>
          <w:del w:id="138" w:author="Ezra-redaktør" w:date="2026-10-18T12:29:08Z"/>
        </w:rPr>
      </w:pPr>
      <w:del w:id="139" w:author="Ezra-redaktør" w:date="2026-10-18T12:29:08Z">
        <w:r>
          <w:delText xml:space="preserve">**G – GRIT (Days 25–32): Endurance.** Discipline hardens into rhythm. Mornings, screens, fatigue, anxiety, physical care, consistency, finishing. Faith is trained to persist when motivation fades.</w:delText>
        </w:r>
      </w:del>
    </w:p>
    <w:p>
      <w:pPr>
        <w:rPr>
          <w:del w:id="140" w:author="Ezra-redaktør" w:date="2026-10-18T12:29:08Z"/>
        </w:rPr>
      </w:pPr>
      <w:del w:id="141" w:author="Ezra-redaktør" w:date="2026-10-18T12:29:08Z">
        <w:r>
          <w:delText xml:space="preserve">**E – ELEVATE (Days 33–40): Expression.** Formation turns outward: leadership, witness, speech, influence, perspective, conviction, direction. Faith is lived, not loudly, but reliably.</w:delText>
        </w:r>
      </w:del>
    </w:p>
    <w:p>
      <w:pPr>
        <w:rPr>
          <w:del w:id="142" w:author="Ezra-redaktør" w:date="2026-10-18T12:29:08Z"/>
        </w:rPr>
      </w:pPr>
      <w:del w:id="143" w:author="Ezra-redaktør" w:date="2026-10-18T12:29:08Z">
        <w:r>
          <w:delText xml:space="preserve">Each phase builds on the last. Skipping steps produces fragile belief. Walking the whole path builds endurance.</w:delText>
        </w:r>
      </w:del>
    </w:p>
    <w:p>
      <w:pPr>
        <w:pStyle w:val="Heading2"/>
        <w:rPr>
          <w:del w:id="144" w:author="Ezra-redaktør" w:date="2026-10-18T12:29:08Z"/>
        </w:rPr>
      </w:pPr>
      <w:del w:id="145" w:author="Ezra-redaktør" w:date="2026-10-18T12:29:08Z">
        <w:r>
          <w:delText xml:space="preserve">How This Book Works</w:delText>
        </w:r>
      </w:del>
    </w:p>
    <w:p>
      <w:pPr>
        <w:rPr>
          <w:del w:id="146" w:author="Ezra-redaktør" w:date="2026-10-18T12:29:08Z"/>
        </w:rPr>
      </w:pPr>
      <w:del w:id="147" w:author="Ezra-redaktør" w:date="2026-10-18T12:29:08Z">
        <w:r>
          <w:delText xml:space="preserve">Each day contains five elements:</w:delText>
        </w:r>
      </w:del>
    </w:p>
    <w:p>
      <w:pPr>
        <w:rPr>
          <w:del w:id="148" w:author="Ezra-redaktør" w:date="2026-10-18T12:29:08Z"/>
        </w:rPr>
      </w:pPr>
      <w:del w:id="149" w:author="Ezra-redaktør" w:date="2026-10-18T12:29:08Z">
        <w:r>
          <w:delText xml:space="preserve">- A lived scenario, not a sermon, but a moment - A clarified conflict, named precisely, without exaggeration - A reframing insight, not inspiration, but orientation - A contrast table, before and after, to sharpen awareness - A concrete practice, something you can actually do</w:delText>
        </w:r>
      </w:del>
    </w:p>
    <w:p>
      <w:pPr>
        <w:rPr>
          <w:del w:id="150" w:author="Ezra-redaktør" w:date="2026-10-18T12:29:08Z"/>
        </w:rPr>
      </w:pPr>
      <w:del w:id="151" w:author="Ezra-redaktør" w:date="2026-10-18T12:29:08Z">
        <w:r>
          <w:delText xml:space="preserve">You are not asked to feel anything. You are asked to practice, because repetition forms reflex, and reflex determines who you become under pressure.</w:delText>
        </w:r>
      </w:del>
    </w:p>
    <w:p>
      <w:pPr>
        <w:pStyle w:val="Heading2"/>
        <w:rPr>
          <w:del w:id="152" w:author="Ezra-redaktør" w:date="2026-10-18T12:29:08Z"/>
        </w:rPr>
      </w:pPr>
      <w:del w:id="153" w:author="Ezra-redaktør" w:date="2026-10-18T12:29:08Z">
        <w:r>
          <w:delText xml:space="preserve">Healing Forge: Where Formation Meets Wounds</w:delText>
        </w:r>
      </w:del>
    </w:p>
    <w:p>
      <w:pPr>
        <w:rPr>
          <w:del w:id="154" w:author="Ezra-redaktør" w:date="2026-10-18T12:29:08Z"/>
        </w:rPr>
      </w:pPr>
      <w:del w:id="155" w:author="Ezra-redaktør" w:date="2026-10-18T12:29:08Z">
        <w:r>
          <w:delText xml:space="preserve">Some days include Healing Forge sidebars. They are not detours; they are necessary. Many young men do not lack discipline; they lack healing. Anxiety, anger, relational wounds, sexual shame, spiritual numbness, and unresolved father pain quietly sabotage formation when left unaddressed, the way water in a fuel line sabotages an engine that no amount of throttle will fix.</w:delText>
        </w:r>
      </w:del>
    </w:p>
    <w:p>
      <w:pPr>
        <w:rPr>
          <w:del w:id="156" w:author="Ezra-redaktør" w:date="2026-10-18T12:29:08Z"/>
        </w:rPr>
      </w:pPr>
      <w:del w:id="157" w:author="Ezra-redaktør" w:date="2026-10-18T12:29:08Z">
        <w:r>
          <w:delText xml:space="preserve">The picture is too simple, of course. A fuel line can be drained in an afternoon; a wound cannot. But the principle holds: some problems are not solved by trying harder.</w:delText>
        </w:r>
      </w:del>
    </w:p>
    <w:p>
      <w:pPr>
        <w:rPr>
          <w:del w:id="158" w:author="Ezra-redaktør" w:date="2026-10-18T12:29:08Z"/>
        </w:rPr>
      </w:pPr>
      <w:del w:id="159" w:author="Ezra-redaktør" w:date="2026-10-18T12:29:08Z">
        <w:r>
          <w:delText xml:space="preserve">Healing Forge does not diagnose or dramatize. It names patterns with clarity and offers grounded, dignified practices. You are not required to revisit every wound. You are invited to stop letting them steer you unnoticed.</w:delText>
        </w:r>
      </w:del>
    </w:p>
    <w:p>
      <w:pPr>
        <w:pStyle w:val="Heading2"/>
        <w:rPr>
          <w:del w:id="160" w:author="Ezra-redaktør" w:date="2026-10-18T12:29:08Z"/>
        </w:rPr>
      </w:pPr>
      <w:del w:id="161" w:author="Ezra-redaktør" w:date="2026-10-18T12:29:08Z">
        <w:r>
          <w:delText xml:space="preserve">What This Book Will Not Do</w:delText>
        </w:r>
      </w:del>
    </w:p>
    <w:p>
      <w:pPr>
        <w:rPr>
          <w:del w:id="162" w:author="Ezra-redaktør" w:date="2026-10-18T12:29:08Z"/>
        </w:rPr>
      </w:pPr>
      <w:del w:id="163" w:author="Ezra-redaktør" w:date="2026-10-18T12:29:08Z">
        <w:r>
          <w:delText xml:space="preserve">This book will not:</w:delText>
        </w:r>
      </w:del>
    </w:p>
    <w:p>
      <w:pPr>
        <w:rPr>
          <w:del w:id="164" w:author="Ezra-redaktør" w:date="2026-10-18T12:29:08Z"/>
        </w:rPr>
      </w:pPr>
      <w:del w:id="165" w:author="Ezra-redaktør" w:date="2026-10-18T12:29:08Z">
        <w:r>
          <w:delText xml:space="preserve">- Hype you - Flatter you - Entertain you - Fix you quickly - Replace mentors, community, or responsibility</w:delText>
        </w:r>
      </w:del>
    </w:p>
    <w:p>
      <w:pPr>
        <w:rPr>
          <w:del w:id="166" w:author="Ezra-redaktør" w:date="2026-10-18T12:29:08Z"/>
        </w:rPr>
      </w:pPr>
      <w:del w:id="167" w:author="Ezra-redaktør" w:date="2026-10-18T12:29:08Z">
        <w:r>
          <w:delText xml:space="preserve">It will not promise ease, and it will not reduce faith to tactics. What it will do is give you language, clarity, restraint, tools, and direction.</w:delText>
        </w:r>
      </w:del>
    </w:p>
    <w:p>
      <w:pPr>
        <w:rPr>
          <w:del w:id="168" w:author="Ezra-redaktør" w:date="2026-10-18T12:29:08Z"/>
        </w:rPr>
      </w:pPr>
      <w:del w:id="169" w:author="Ezra-redaktør" w:date="2026-10-18T12:29:08Z">
        <w:r>
          <w:delText xml:space="preserve">And one boundary stated plainly, because it matters: this book is not a counselor. If you are carrying deep trauma, such as harm done to you, grief that will not move, or thoughts that frighten you, the Healing Forge pages will name patterns, but they cannot walk you through them.</w:delText>
        </w:r>
      </w:del>
    </w:p>
    <w:p>
      <w:pPr>
        <w:rPr>
          <w:del w:id="170" w:author="Ezra-redaktør" w:date="2026-10-18T12:29:08Z"/>
        </w:rPr>
      </w:pPr>
      <w:del w:id="171" w:author="Ezra-redaktør" w:date="2026-10-18T12:29:08Z">
        <w:r>
          <w:delText xml:space="preserve">A pastor, a doctor, or a licensed counselor can. Going to one is not a detour from formation. It is formation: the same honesty this book asks of you everywhere else, taken to the right room.</w:delText>
        </w:r>
      </w:del>
    </w:p>
    <w:p>
      <w:pPr>
        <w:pStyle w:val="Heading2"/>
      </w:pPr>
      <w:r>
        <w:t xml:space="preserve">Who This Book Is For</w:t>
      </w:r>
    </w:p>
    <w:p>
      <w:r>
        <w:t xml:space="preserve">This book is for young men who:</w:t>
      </w:r>
    </w:p>
    <w:p>
      <w:r>
        <w:t xml:space="preserve">- Believe, but feel untrained - Are sincere, but inconsistent - Want integrity more than intensity - Sense </w:t>
      </w:r>
      <w:del w:id="172" w:author="Ezra-redaktør" w:date="2026-10-18T12:29:08Z">
        <w:r>
          <w:delText xml:space="preserve">they’re</w:delText>
        </w:r>
      </w:del>
      <w:ins w:id="173" w:author="Ezra-redaktør" w:date="2026-10-18T12:29:08Z">
        <w:r>
          <w:t xml:space="preserve">they are</w:t>
        </w:r>
      </w:ins>
      <w:r>
        <w:t xml:space="preserve"> being </w:t>
      </w:r>
      <w:del w:id="174" w:author="Ezra-redaktør" w:date="2026-10-18T12:29:08Z">
        <w:r>
          <w:delText xml:space="preserve">shaped.</w:delText>
        </w:r>
      </w:del>
      <w:ins w:id="175" w:author="Ezra-redaktør" w:date="2026-10-18T12:29:08Z">
        <w:r>
          <w:t xml:space="preserve">shaped,</w:t>
        </w:r>
      </w:ins>
      <w:r>
        <w:t xml:space="preserve"> </w:t>
      </w:r>
      <w:del w:id="176" w:author="Ezra-redaktør" w:date="2026-10-18T12:29:08Z">
        <w:r>
          <w:delText xml:space="preserve">But</w:delText>
        </w:r>
      </w:del>
      <w:ins w:id="177" w:author="Ezra-redaktør" w:date="2026-10-18T12:29:08Z">
        <w:r>
          <w:t xml:space="preserve">and</w:t>
        </w:r>
      </w:ins>
      <w:r>
        <w:t xml:space="preserve"> not </w:t>
      </w:r>
      <w:del w:id="178" w:author="Ezra-redaktør" w:date="2026-10-18T12:29:08Z">
        <w:r>
          <w:delText xml:space="preserve">intentionally</w:delText>
        </w:r>
      </w:del>
      <w:ins w:id="179" w:author="Ezra-redaktør" w:date="2026-10-18T12:29:08Z">
        <w:r>
          <w:t xml:space="preserve">by their own choice</w:t>
        </w:r>
      </w:ins>
    </w:p>
    <w:p>
      <w:ins w:id="180" w:author="Ezra-redaktør" w:date="2026-10-18T12:29:08Z">
        <w:r>
          <w:t xml:space="preserve">It will not hype you, flatter you, or fix you quickly, and it will not replace mentors, community, or responsibility. </w:t>
        </w:r>
      </w:ins>
      <w:r>
        <w:t xml:space="preserve">If you are looking for comfort, </w:t>
      </w:r>
      <w:del w:id="181" w:author="Ezra-redaktør" w:date="2026-10-18T12:29:08Z">
        <w:r>
          <w:delText xml:space="preserve">this book</w:delText>
        </w:r>
      </w:del>
      <w:ins w:id="182" w:author="Ezra-redaktør" w:date="2026-10-18T12:29:08Z">
        <w:r>
          <w:t xml:space="preserve">it</w:t>
        </w:r>
      </w:ins>
      <w:r>
        <w:t xml:space="preserve"> may frustrate you. If you are looking for formation, it was written for you.</w:t>
      </w:r>
    </w:p>
    <w:p>
      <w:pPr>
        <w:pStyle w:val="Heading2"/>
        <w:rPr>
          <w:ins w:id="183" w:author="Ezra-redaktør" w:date="2026-10-18T12:29:08Z"/>
        </w:rPr>
      </w:pPr>
      <w:ins w:id="184" w:author="Ezra-redaktør" w:date="2026-10-18T12:29:08Z">
        <w:r>
          <w:t xml:space="preserve">The FORGE Path</w:t>
        </w:r>
      </w:ins>
    </w:p>
    <w:p>
      <w:pPr>
        <w:rPr>
          <w:ins w:id="185" w:author="Ezra-redaktør" w:date="2026-10-18T12:29:08Z"/>
        </w:rPr>
      </w:pPr>
      <w:ins w:id="186" w:author="Ezra-redaktør" w:date="2026-10-18T12:29:08Z">
        <w:r>
          <w:t xml:space="preserve">The forty days follow a single formation cycle: FORGE. Each letter names a phase.</w:t>
        </w:r>
      </w:ins>
    </w:p>
    <w:p>
      <w:pPr>
        <w:rPr>
          <w:ins w:id="187" w:author="Ezra-redaktør" w:date="2026-10-18T12:29:08Z"/>
        </w:rPr>
      </w:pPr>
      <w:ins w:id="188" w:author="Ezra-redaktør" w:date="2026-10-18T12:29:08Z">
        <w:r>
          <w:t xml:space="preserve">**FLARE (Days 1–8): Ignition.** Passive faith is shaken, and you start to own it.</w:t>
        </w:r>
      </w:ins>
    </w:p>
    <w:p>
      <w:pPr>
        <w:rPr>
          <w:ins w:id="189" w:author="Ezra-redaktør" w:date="2026-10-18T12:29:08Z"/>
        </w:rPr>
      </w:pPr>
      <w:ins w:id="190" w:author="Ezra-redaktør" w:date="2026-10-18T12:29:08Z">
        <w:r>
          <w:t xml:space="preserve">**OBSERVE (Days 9–16): Awareness.** You notice what has been forming you without your noticing: screens, silence, peers, money, sexuality, anger, relationships, private habits.</w:t>
        </w:r>
      </w:ins>
    </w:p>
    <w:p>
      <w:pPr>
        <w:rPr>
          <w:ins w:id="191" w:author="Ezra-redaktør" w:date="2026-10-18T12:29:08Z"/>
        </w:rPr>
      </w:pPr>
      <w:ins w:id="192" w:author="Ezra-redaktør" w:date="2026-10-18T12:29:08Z">
        <w:r>
          <w:t xml:space="preserve">**REFINE (Days 17–24): Integration.** Belief moves into action. Knowledge meets obedience, and brotherhood replaces isolation.</w:t>
        </w:r>
      </w:ins>
    </w:p>
    <w:p>
      <w:pPr>
        <w:rPr>
          <w:ins w:id="193" w:author="Ezra-redaktør" w:date="2026-10-18T12:29:08Z"/>
        </w:rPr>
      </w:pPr>
      <w:ins w:id="194" w:author="Ezra-redaktør" w:date="2026-10-18T12:29:08Z">
        <w:r>
          <w:t xml:space="preserve">**GRIT (Days 25–32): Endurance.** Discipline settles into rhythm: mornings, fatigue, anxiety, physical care, finishing what you start.</w:t>
        </w:r>
      </w:ins>
    </w:p>
    <w:p>
      <w:pPr>
        <w:rPr>
          <w:ins w:id="195" w:author="Ezra-redaktør" w:date="2026-10-18T12:29:08Z"/>
        </w:rPr>
      </w:pPr>
      <w:ins w:id="196" w:author="Ezra-redaktør" w:date="2026-10-18T12:29:08Z">
        <w:r>
          <w:t xml:space="preserve">**ELEVATE (Days 33–40): Expression.** Formation turns outward: leadership, witness, speech, influence.</w:t>
        </w:r>
      </w:ins>
    </w:p>
    <w:p>
      <w:pPr>
        <w:rPr>
          <w:ins w:id="197" w:author="Ezra-redaktør" w:date="2026-10-18T12:29:08Z"/>
        </w:rPr>
      </w:pPr>
      <w:ins w:id="198" w:author="Ezra-redaktør" w:date="2026-10-18T12:29:08Z">
        <w:r>
          <w:t xml:space="preserve">Each phase builds on the last. Walk the whole path.</w:t>
        </w:r>
      </w:ins>
    </w:p>
    <w:p>
      <w:pPr>
        <w:pStyle w:val="Heading2"/>
      </w:pPr>
      <w:r>
        <w:t xml:space="preserve">How</w:t>
      </w:r>
      <w:del w:id="199" w:author="Ezra-redaktør" w:date="2026-10-18T12:29:08Z">
        <w:r>
          <w:delText xml:space="preserve"> to Use</w:delText>
        </w:r>
      </w:del>
      <w:r>
        <w:t xml:space="preserve"> This Book</w:t>
      </w:r>
      <w:ins w:id="200" w:author="Ezra-redaktør" w:date="2026-10-18T12:29:08Z">
        <w:r>
          <w:t xml:space="preserve"> Works</w:t>
        </w:r>
      </w:ins>
    </w:p>
    <w:p>
      <w:pPr>
        <w:rPr>
          <w:del w:id="201" w:author="Ezra-redaktør" w:date="2026-10-18T12:29:08Z"/>
        </w:rPr>
      </w:pPr>
      <w:del w:id="202" w:author="Ezra-redaktør" w:date="2026-10-18T12:29:08Z">
        <w:r>
          <w:delText xml:space="preserve">Read one day at a time. Do not rush. The practices matter more than the pages; the quiet repetitions matter more than insight; and the days you feel nothing count for as much as the days you feel clarity.</w:delText>
        </w:r>
      </w:del>
    </w:p>
    <w:p>
      <w:pPr>
        <w:rPr>
          <w:ins w:id="203" w:author="Ezra-redaktør" w:date="2026-10-18T12:29:08Z"/>
        </w:rPr>
      </w:pPr>
      <w:ins w:id="204" w:author="Ezra-redaktør" w:date="2026-10-18T12:29:08Z">
        <w:r>
          <w:t xml:space="preserve">Each day has the same shape: a scenario drawn from lived experience, the conflict inside it, a reframing, a contrast table, and one concrete practice. The scenarios are quiet failures, subtle compromises, the tensions most young men carry without words for them.</w:t>
        </w:r>
      </w:ins>
    </w:p>
    <w:p>
      <w:pPr>
        <w:rPr>
          <w:del w:id="205" w:author="Ezra-redaktør" w:date="2026-10-18T12:29:08Z"/>
        </w:rPr>
      </w:pPr>
      <w:del w:id="206" w:author="Ezra-redaktør" w:date="2026-10-18T12:29:08Z">
        <w:r>
          <w:delText xml:space="preserve">And a word about the size of the practices, so you can trust it. Each day asks for one action and a few questions: five to ten minutes, not an evening. Where a day lists examples, they are a menu, not a checklist: choose one. The load is meant to stay the same from Day 1 to Day 40, and it does. The point is never volume. It is repetition.</w:delText>
        </w:r>
      </w:del>
    </w:p>
    <w:p>
      <w:pPr>
        <w:rPr>
          <w:ins w:id="207" w:author="Ezra-redaktør" w:date="2026-10-18T12:29:08Z"/>
        </w:rPr>
      </w:pPr>
      <w:ins w:id="208" w:author="Ezra-redaktør" w:date="2026-10-18T12:29:08Z">
        <w:r>
          <w:t xml:space="preserve">The practice is the point. Repetition forms reflex, and reflex decides who you are under pressure.</w:t>
        </w:r>
      </w:ins>
    </w:p>
    <w:p>
      <w:pPr>
        <w:rPr>
          <w:del w:id="209" w:author="Ezra-redaktør" w:date="2026-10-18T12:29:08Z"/>
        </w:rPr>
      </w:pPr>
      <w:del w:id="210" w:author="Ezra-redaktør" w:date="2026-10-18T12:29:08Z">
        <w:r>
          <w:delText xml:space="preserve">You will notice, too, that the days share one frame. That is deliberate. A scaffold you recognize is a scaffold you stop noticing. And what remains standing is the work.</w:delText>
        </w:r>
      </w:del>
    </w:p>
    <w:p>
      <w:pPr>
        <w:rPr>
          <w:ins w:id="211" w:author="Ezra-redaktør" w:date="2026-10-18T12:29:08Z"/>
        </w:rPr>
      </w:pPr>
      <w:ins w:id="212" w:author="Ezra-redaktør" w:date="2026-10-18T12:29:08Z">
        <w:r>
          <w:t xml:space="preserve">Read one day at a time. Each practice takes five to ten minutes: one action and a few questions. Where a day lists examples, choose one. The load stays the same from Day 1 to Day 40.</w:t>
        </w:r>
      </w:ins>
    </w:p>
    <w:p>
      <w:del w:id="213" w:author="Ezra-redaktør" w:date="2026-10-18T12:29:08Z">
        <w:r>
          <w:delText xml:space="preserve">And decide now what you will do when</w:delText>
        </w:r>
      </w:del>
      <w:ins w:id="214" w:author="Ezra-redaktør" w:date="2026-10-18T12:29:08Z">
        <w:r>
          <w:t xml:space="preserve">If</w:t>
        </w:r>
      </w:ins>
      <w:r>
        <w:t xml:space="preserve"> you miss a day, </w:t>
      </w:r>
      <w:del w:id="215" w:author="Ezra-redaktør" w:date="2026-10-18T12:29:08Z">
        <w:r>
          <w:delText xml:space="preserve">because you will. A gap is not disqualification. Do</w:delText>
        </w:r>
      </w:del>
      <w:ins w:id="216" w:author="Ezra-redaktør" w:date="2026-10-18T12:29:08Z">
        <w:r>
          <w:t xml:space="preserve">do</w:t>
        </w:r>
      </w:ins>
      <w:r>
        <w:t xml:space="preserve"> not go back to Day </w:t>
      </w:r>
      <w:del w:id="217" w:author="Ezra-redaktør" w:date="2026-10-18T12:29:08Z">
        <w:r>
          <w:delText xml:space="preserve">1:</w:delText>
        </w:r>
      </w:del>
      <w:ins w:id="218" w:author="Ezra-redaktør" w:date="2026-10-18T12:29:08Z">
        <w:r>
          <w:t xml:space="preserve">1.</w:t>
        </w:r>
      </w:ins>
      <w:r>
        <w:t xml:space="preserve"> </w:t>
      </w:r>
      <w:del w:id="219" w:author="Ezra-redaktør" w:date="2026-10-18T12:29:08Z">
        <w:r>
          <w:delText xml:space="preserve">restart</w:delText>
        </w:r>
      </w:del>
      <w:ins w:id="220" w:author="Ezra-redaktør" w:date="2026-10-18T12:29:08Z">
        <w:r>
          <w:t xml:space="preserve">Restart</w:t>
        </w:r>
      </w:ins>
      <w:r>
        <w:t xml:space="preserve"> loops are how men quit for good. </w:t>
      </w:r>
      <w:del w:id="221" w:author="Ezra-redaktør" w:date="2026-10-18T12:29:08Z">
        <w:r>
          <w:delText xml:space="preserve">Reread the last day you finished, then take</w:delText>
        </w:r>
      </w:del>
      <w:ins w:id="222" w:author="Ezra-redaktør" w:date="2026-10-18T12:29:08Z">
        <w:r>
          <w:t xml:space="preserve">Take</w:t>
        </w:r>
      </w:ins>
      <w:r>
        <w:t xml:space="preserve"> the next </w:t>
      </w:r>
      <w:del w:id="223" w:author="Ezra-redaktør" w:date="2026-10-18T12:29:08Z">
        <w:r>
          <w:delText xml:space="preserve">one,</w:delText>
        </w:r>
      </w:del>
      <w:ins w:id="224" w:author="Ezra-redaktør" w:date="2026-10-18T12:29:08Z">
        <w:r>
          <w:t xml:space="preserve">day</w:t>
        </w:r>
      </w:ins>
      <w:r>
        <w:t xml:space="preserve"> and </w:t>
      </w:r>
      <w:del w:id="225" w:author="Ezra-redaktør" w:date="2026-10-18T12:29:08Z">
        <w:r>
          <w:delText xml:space="preserve">count</w:delText>
        </w:r>
      </w:del>
      <w:ins w:id="226" w:author="Ezra-redaktør" w:date="2026-10-18T12:29:08Z">
        <w:r>
          <w:t xml:space="preserve">keep</w:t>
        </w:r>
      </w:ins>
      <w:r>
        <w:t xml:space="preserve"> </w:t>
      </w:r>
      <w:del w:id="227" w:author="Ezra-redaktør" w:date="2026-10-18T12:29:08Z">
        <w:r>
          <w:delText xml:space="preserve">the return as the practice. The gap was never the failure. Staying gone is.</w:delText>
        </w:r>
      </w:del>
      <w:ins w:id="228" w:author="Ezra-redaktør" w:date="2026-10-18T12:29:08Z">
        <w:r>
          <w:t xml:space="preserve">walking.</w:t>
        </w:r>
      </w:ins>
    </w:p>
    <w:p>
      <w:pPr>
        <w:rPr>
          <w:del w:id="229" w:author="Ezra-redaktør" w:date="2026-10-18T12:29:08Z"/>
        </w:rPr>
      </w:pPr>
      <w:del w:id="230" w:author="Ezra-redaktør" w:date="2026-10-18T12:29:08Z">
        <w:r>
          <w:delText xml:space="preserve">One more thing, and I mean it practically: this path is better walked with company. Ask one brother to walk the forty days alongside you: a friend, a small group, a father, a mentor. Not to supervise you. To sharpen you. There is a full day on brotherhood later in this book; you do not have to wait for it to begin.</w:delText>
        </w:r>
      </w:del>
    </w:p>
    <w:p>
      <w:pPr>
        <w:rPr>
          <w:ins w:id="231" w:author="Ezra-redaktør" w:date="2026-10-18T12:29:08Z"/>
        </w:rPr>
      </w:pPr>
      <w:ins w:id="232" w:author="Ezra-redaktør" w:date="2026-10-18T12:29:08Z">
        <w:r>
          <w:t xml:space="preserve">Walk it with someone if you can: a friend, a father, a mentor, a small group. Their job is to sharpen you.</w:t>
        </w:r>
      </w:ins>
    </w:p>
    <w:p>
      <w:pPr>
        <w:rPr>
          <w:ins w:id="233" w:author="Ezra-redaktør" w:date="2026-10-18T12:29:08Z"/>
        </w:rPr>
      </w:pPr>
      <w:ins w:id="234" w:author="Ezra-redaktør" w:date="2026-10-18T12:29:08Z">
        <w:r>
          <w:t xml:space="preserve">Some days include a Healing Forge section. Anxiety, anger, relational wounds, sexual shame, spiritual numbness, and unresolved father pain sabotage formation the way water in a fuel line sabotages an engine. Many young men lack healing more than discipline, and some problems are not solved by trying harder. These sections do not diagnose. They name the pattern so it stops steering you, and they give you something to do about it.</w:t>
        </w:r>
      </w:ins>
    </w:p>
    <w:p>
      <w:pPr>
        <w:rPr>
          <w:del w:id="235" w:author="Ezra-redaktør" w:date="2026-10-18T12:29:08Z"/>
        </w:rPr>
      </w:pPr>
      <w:del w:id="236" w:author="Ezra-redaktør" w:date="2026-10-18T12:29:08Z">
        <w:r>
          <w:delText xml:space="preserve">This is not a challenge to complete. It is a path to walk.</w:delText>
        </w:r>
      </w:del>
    </w:p>
    <w:p>
      <w:pPr>
        <w:rPr>
          <w:ins w:id="237" w:author="Ezra-redaktør" w:date="2026-10-18T12:29:08Z"/>
        </w:rPr>
      </w:pPr>
      <w:ins w:id="238" w:author="Ezra-redaktør" w:date="2026-10-18T12:29:08Z">
        <w:r>
          <w:t xml:space="preserve">This book is not a counselor. If you are carrying deep trauma, grief that will not move, or thoughts that frighten you, go to a pastor, a doctor, or a licensed counselor. Going is part of the training. It is the same honesty this book asks of you everywhere else, carried into the right room.</w:t>
        </w:r>
      </w:ins>
    </w:p>
    <w:p>
      <w:pPr>
        <w:pStyle w:val="Heading2"/>
      </w:pPr>
      <w:r>
        <w:t xml:space="preserve">Before You Begin</w:t>
      </w:r>
    </w:p>
    <w:p>
      <w:pPr>
        <w:rPr>
          <w:del w:id="239" w:author="Ezra-redaktør" w:date="2026-10-18T12:29:08Z"/>
        </w:rPr>
      </w:pPr>
      <w:del w:id="240" w:author="Ezra-redaktør" w:date="2026-10-18T12:29:08Z">
        <w:r>
          <w:delText xml:space="preserve">Two final things, and the first governs everything else in this book, so I will say it without decoration.</w:delText>
        </w:r>
      </w:del>
    </w:p>
    <w:p>
      <w:r>
        <w:t xml:space="preserve">None of the forty days ahead earns you anything from God. You </w:t>
      </w:r>
      <w:del w:id="241" w:author="Ezra-redaktør" w:date="2026-10-18T12:29:08Z">
        <w:r>
          <w:delText xml:space="preserve">do not train your way into His acceptance; you </w:delText>
        </w:r>
      </w:del>
      <w:r>
        <w:t xml:space="preserve">begin </w:t>
      </w:r>
      <w:del w:id="242" w:author="Ezra-redaktør" w:date="2026-10-18T12:29:08Z">
        <w:r>
          <w:delText xml:space="preserve">these days</w:delText>
        </w:r>
      </w:del>
      <w:ins w:id="243" w:author="Ezra-redaktør" w:date="2026-10-18T12:29:08Z">
        <w:r>
          <w:t xml:space="preserve">them</w:t>
        </w:r>
      </w:ins>
      <w:r>
        <w:t xml:space="preserve"> already </w:t>
      </w:r>
      <w:del w:id="244" w:author="Ezra-redaktør" w:date="2026-10-18T12:29:08Z">
        <w:r>
          <w:delText xml:space="preserve">received,</w:delText>
        </w:r>
      </w:del>
      <w:ins w:id="245" w:author="Ezra-redaktør" w:date="2026-10-18T12:29:08Z">
        <w:r>
          <w:t xml:space="preserve">accepted,</w:t>
        </w:r>
      </w:ins>
      <w:r>
        <w:t xml:space="preserve"> and that was settled at a cross you did not carry. Formation is </w:t>
      </w:r>
      <w:del w:id="246" w:author="Ezra-redaktør" w:date="2026-10-18T12:29:08Z">
        <w:r>
          <w:delText xml:space="preserve">not how you qualify for that love. It is </w:delText>
        </w:r>
      </w:del>
      <w:r>
        <w:t xml:space="preserve">how you answer </w:t>
      </w:r>
      <w:del w:id="247" w:author="Ezra-redaktør" w:date="2026-10-18T12:29:08Z">
        <w:r>
          <w:delText xml:space="preserve">it.</w:delText>
        </w:r>
      </w:del>
      <w:ins w:id="248" w:author="Ezra-redaktør" w:date="2026-10-18T12:29:08Z">
        <w:r>
          <w:t xml:space="preserve">that love. A son does not train to be adopted. He trains because of whose house he lives in.</w:t>
        </w:r>
      </w:ins>
    </w:p>
    <w:p>
      <w:pPr>
        <w:rPr>
          <w:del w:id="249" w:author="Ezra-redaktør" w:date="2026-10-18T12:29:08Z"/>
        </w:rPr>
      </w:pPr>
      <w:del w:id="250" w:author="Ezra-redaktør" w:date="2026-10-18T12:29:08Z">
        <w:r>
          <w:delText xml:space="preserve">A son does not train to be adopted. He trains because of whose house he lives in. And if you forget everything else in this introduction, keep that.</w:delText>
        </w:r>
      </w:del>
    </w:p>
    <w:p>
      <w:pPr>
        <w:rPr>
          <w:del w:id="251" w:author="Ezra-redaktør" w:date="2026-10-18T12:29:08Z"/>
        </w:rPr>
      </w:pPr>
      <w:del w:id="252" w:author="Ezra-redaktør" w:date="2026-10-18T12:29:08Z">
        <w:r>
          <w:delText xml:space="preserve">Discipline that forgets grace curdles into performance, and performance is the one load this book refuses to hand you.</w:delText>
        </w:r>
      </w:del>
    </w:p>
    <w:p>
      <w:del w:id="253" w:author="Ezra-redaktør" w:date="2026-10-18T12:29:08Z">
        <w:r>
          <w:delText xml:space="preserve">The second is this. </w:delText>
        </w:r>
      </w:del>
      <w:r>
        <w:t xml:space="preserve">You do not need to become someone else. You need to become </w:t>
      </w:r>
      <w:del w:id="254" w:author="Ezra-redaktør" w:date="2026-10-18T12:29:08Z">
        <w:r>
          <w:delText xml:space="preserve">aligned.</w:delText>
        </w:r>
      </w:del>
      <w:ins w:id="255" w:author="Ezra-redaktør" w:date="2026-10-18T12:29:08Z">
        <w:r>
          <w:t xml:space="preserve">aligned,</w:t>
        </w:r>
      </w:ins>
      <w:r>
        <w:t xml:space="preserve"> </w:t>
      </w:r>
      <w:del w:id="256" w:author="Ezra-redaktør" w:date="2026-10-18T12:29:08Z">
        <w:r>
          <w:delText xml:space="preserve">And by aligned I mean one thing, everywhere in this book:</w:delText>
        </w:r>
      </w:del>
      <w:ins w:id="257" w:author="Ezra-redaktør" w:date="2026-10-18T12:29:08Z">
        <w:r>
          <w:t xml:space="preserve">so</w:t>
        </w:r>
      </w:ins>
      <w:r>
        <w:t xml:space="preserve"> that what you believe, what you practice, and where you are headed move </w:t>
      </w:r>
      <w:del w:id="258" w:author="Ezra-redaktør" w:date="2026-10-18T12:29:08Z">
        <w:r>
          <w:delText xml:space="preserve">together. Head, habit, and direction </w:delText>
        </w:r>
      </w:del>
      <w:r>
        <w:t xml:space="preserve">in one line. </w:t>
      </w:r>
      <w:del w:id="259" w:author="Ezra-redaktør" w:date="2026-10-18T12:29:08Z">
        <w:r>
          <w:delText xml:space="preserve">Alignment</w:delText>
        </w:r>
      </w:del>
      <w:ins w:id="260" w:author="Ezra-redaktør" w:date="2026-10-18T12:29:08Z">
        <w:r>
          <w:t xml:space="preserve">That</w:t>
        </w:r>
      </w:ins>
      <w:r>
        <w:t xml:space="preserve"> is what </w:t>
      </w:r>
      <w:del w:id="261" w:author="Ezra-redaktør" w:date="2026-10-18T12:29:08Z">
        <w:r>
          <w:delText xml:space="preserve">survives</w:delText>
        </w:r>
      </w:del>
      <w:ins w:id="262" w:author="Ezra-redaktør" w:date="2026-10-18T12:29:08Z">
        <w:r>
          <w:t xml:space="preserve">holds</w:t>
        </w:r>
      </w:ins>
      <w:r>
        <w:t xml:space="preserve"> </w:t>
      </w:r>
      <w:del w:id="263" w:author="Ezra-redaktør" w:date="2026-10-18T12:29:08Z">
        <w:r>
          <w:delText xml:space="preserve">pressure;</w:delText>
        </w:r>
      </w:del>
      <w:ins w:id="264" w:author="Ezra-redaktør" w:date="2026-10-18T12:29:08Z">
        <w:r>
          <w:t xml:space="preserve">under</w:t>
        </w:r>
      </w:ins>
      <w:r>
        <w:t xml:space="preserve"> </w:t>
      </w:r>
      <w:del w:id="265" w:author="Ezra-redaktør" w:date="2026-10-18T12:29:08Z">
        <w:r>
          <w:delText xml:space="preserve">alignment</w:delText>
        </w:r>
      </w:del>
      <w:ins w:id="266" w:author="Ezra-redaktør" w:date="2026-10-18T12:29:08Z">
        <w:r>
          <w:t xml:space="preserve">pressure,</w:t>
        </w:r>
      </w:ins>
      <w:r>
        <w:t xml:space="preserve"> </w:t>
      </w:r>
      <w:del w:id="267" w:author="Ezra-redaktør" w:date="2026-10-18T12:29:08Z">
        <w:r>
          <w:delText xml:space="preserve">is</w:delText>
        </w:r>
      </w:del>
      <w:ins w:id="268" w:author="Ezra-redaktør" w:date="2026-10-18T12:29:08Z">
        <w:r>
          <w:t xml:space="preserve">and</w:t>
        </w:r>
      </w:ins>
      <w:r>
        <w:t xml:space="preserve"> </w:t>
      </w:r>
      <w:del w:id="269" w:author="Ezra-redaktør" w:date="2026-10-18T12:29:08Z">
        <w:r>
          <w:delText xml:space="preserve">what gives endurance without force; alignment</w:delText>
        </w:r>
      </w:del>
      <w:ins w:id="270" w:author="Ezra-redaktør" w:date="2026-10-18T12:29:08Z">
        <w:r>
          <w:t xml:space="preserve">it</w:t>
        </w:r>
      </w:ins>
      <w:r>
        <w:t xml:space="preserve"> is what lets you live forward without fear.</w:t>
      </w:r>
    </w:p>
    <w:p>
      <w:r>
        <w:t xml:space="preserve">Begin there.</w:t>
      </w:r>
    </w:p>
    <w:p>
      <w:pPr>
        <w:pStyle w:val="Heading1"/>
      </w:pPr>
      <w:r>
        <w:t xml:space="preserve">PHASE I – FLARE</w:t>
      </w:r>
    </w:p>
    <w:p>
      <w:r>
        <w:t xml:space="preserve">*The moment something breaks through*</w:t>
      </w:r>
    </w:p>
    <w:p>
      <w:pPr>
        <w:pStyle w:val="Heading2"/>
      </w:pPr>
      <w:r>
        <w:t xml:space="preserve">Day 1 – Kindling the Flame</w:t>
      </w:r>
    </w:p>
    <w:p>
      <w:r>
        <w:t xml:space="preserve">&gt; “Do not quench the Spirit.” </w:t>
      </w:r>
      <w:del w:id="271" w:author="Ezra-redaktør" w:date="2026-10-18T12:29:08Z">
        <w:r>
          <w:delText xml:space="preserve">–</w:delText>
        </w:r>
      </w:del>
      <w:ins w:id="272" w:author="Ezra-redaktør" w:date="2026-10-18T12:29:08Z">
        <w:r>
          <w:t xml:space="preserve">&gt;</w:t>
        </w:r>
      </w:ins>
      <w:r>
        <w:t xml:space="preserve"> 1 Thessalonians 5:19</w:t>
      </w:r>
    </w:p>
    <w:p>
      <w:pPr>
        <w:rPr>
          <w:ins w:id="273" w:author="Ezra-redaktør" w:date="2026-10-18T12:29:08Z"/>
        </w:rPr>
      </w:pPr>
      <w:ins w:id="274" w:author="Ezra-redaktør" w:date="2026-10-18T12:29:08Z">
        <w:r>
          <w:t xml:space="preserve">God never asked you to be flawless. He asked you to be alive.</w:t>
        </w:r>
      </w:ins>
    </w:p>
    <w:p>
      <w:pPr>
        <w:rPr>
          <w:del w:id="275" w:author="Ezra-redaktør" w:date="2026-10-18T12:29:08Z"/>
        </w:rPr>
      </w:pPr>
      <w:del w:id="276" w:author="Ezra-redaktør" w:date="2026-10-18T12:29:08Z">
        <w:r>
          <w:delText xml:space="preserve">God never asked you to be flawless. He asked you to be alive. And here is what I have found about young men who lose their faith: most of them never rejected it. It was never tested under real conditions: never examined, never pressured, never trained to hold. And so they lost it the way a man loses a language he never speaks, not by decision, but by disuse.</w:delText>
        </w:r>
      </w:del>
    </w:p>
    <w:p>
      <w:pPr>
        <w:rPr>
          <w:ins w:id="277" w:author="Ezra-redaktør" w:date="2026-10-18T12:29:08Z"/>
        </w:rPr>
      </w:pPr>
      <w:ins w:id="278" w:author="Ezra-redaktør" w:date="2026-10-18T12:29:08Z">
        <w:r>
          <w:t xml:space="preserve">Most young men who lose their faith never decided to reject it. It went the way a language goes when no one speaks it.</w:t>
        </w:r>
      </w:ins>
    </w:p>
    <w:p>
      <w:r>
        <w:t xml:space="preserve">Faith that has met no resistance </w:t>
      </w:r>
      <w:del w:id="279" w:author="Ezra-redaktør" w:date="2026-10-18T12:29:08Z">
        <w:r>
          <w:delText xml:space="preserve">remains</w:delText>
        </w:r>
      </w:del>
      <w:ins w:id="280" w:author="Ezra-redaktør" w:date="2026-10-18T12:29:08Z">
        <w:r>
          <w:t xml:space="preserve">is</w:t>
        </w:r>
      </w:ins>
      <w:r>
        <w:t xml:space="preserve"> an assumption. Faith that has been pressured </w:t>
      </w:r>
      <w:del w:id="281" w:author="Ezra-redaktør" w:date="2026-10-18T12:29:08Z">
        <w:r>
          <w:delText xml:space="preserve">becomes</w:delText>
        </w:r>
      </w:del>
      <w:ins w:id="282" w:author="Ezra-redaktør" w:date="2026-10-18T12:29:08Z">
        <w:r>
          <w:t xml:space="preserve">is</w:t>
        </w:r>
      </w:ins>
      <w:r>
        <w:t xml:space="preserve"> a position.</w:t>
      </w:r>
    </w:p>
    <w:p>
      <w:pPr>
        <w:pStyle w:val="Heading3"/>
      </w:pPr>
      <w:r>
        <w:t xml:space="preserve">The Scenario</w:t>
      </w:r>
    </w:p>
    <w:p>
      <w:r>
        <w:t xml:space="preserve">Jake was nineteen when the motorcycle hit the guardrail. One moment, speed and </w:t>
      </w:r>
      <w:del w:id="283" w:author="Ezra-redaktør" w:date="2026-10-18T12:29:08Z">
        <w:r>
          <w:delText xml:space="preserve">confidence;</w:delText>
        </w:r>
      </w:del>
      <w:ins w:id="284" w:author="Ezra-redaktør" w:date="2026-10-18T12:29:08Z">
        <w:r>
          <w:t xml:space="preserve">confidence.</w:t>
        </w:r>
      </w:ins>
      <w:r>
        <w:t xml:space="preserve"> </w:t>
      </w:r>
      <w:del w:id="285" w:author="Ezra-redaktør" w:date="2026-10-18T12:29:08Z">
        <w:r>
          <w:delText xml:space="preserve">the</w:delText>
        </w:r>
      </w:del>
      <w:ins w:id="286" w:author="Ezra-redaktør" w:date="2026-10-18T12:29:08Z">
        <w:r>
          <w:t xml:space="preserve">The</w:t>
        </w:r>
      </w:ins>
      <w:r>
        <w:t xml:space="preserve"> next, silence, pain, fluorescent lights, and the sound of his own </w:t>
      </w:r>
      <w:del w:id="287" w:author="Ezra-redaktør" w:date="2026-10-18T12:29:08Z">
        <w:r>
          <w:delText xml:space="preserve">breathing amplified by fear.</w:delText>
        </w:r>
      </w:del>
      <w:ins w:id="288" w:author="Ezra-redaktør" w:date="2026-10-18T12:29:08Z">
        <w:r>
          <w:t xml:space="preserve">breathing.</w:t>
        </w:r>
      </w:ins>
    </w:p>
    <w:p>
      <w:r>
        <w:t xml:space="preserve">Lying in the hospital bed, he </w:t>
      </w:r>
      <w:del w:id="289" w:author="Ezra-redaktør" w:date="2026-10-18T12:29:08Z">
        <w:r>
          <w:delText xml:space="preserve">noticed</w:delText>
        </w:r>
      </w:del>
      <w:ins w:id="290" w:author="Ezra-redaktør" w:date="2026-10-18T12:29:08Z">
        <w:r>
          <w:t xml:space="preserve">faced</w:t>
        </w:r>
      </w:ins>
      <w:r>
        <w:t xml:space="preserve"> something he had never been forced to </w:t>
      </w:r>
      <w:del w:id="291" w:author="Ezra-redaktør" w:date="2026-10-18T12:29:08Z">
        <w:r>
          <w:delText xml:space="preserve">notice before:</w:delText>
        </w:r>
      </w:del>
      <w:ins w:id="292" w:author="Ezra-redaktør" w:date="2026-10-18T12:29:08Z">
        <w:r>
          <w:t xml:space="preserve">face:</w:t>
        </w:r>
      </w:ins>
      <w:r>
        <w:t xml:space="preserve"> he did not</w:t>
      </w:r>
      <w:del w:id="293" w:author="Ezra-redaktør" w:date="2026-10-18T12:29:08Z">
        <w:r>
          <w:delText xml:space="preserve"> actually</w:delText>
        </w:r>
      </w:del>
      <w:r>
        <w:t xml:space="preserve"> know what he believed would hold if he died that night. He had </w:t>
      </w:r>
      <w:del w:id="294" w:author="Ezra-redaktør" w:date="2026-10-18T12:29:08Z">
        <w:r>
          <w:delText xml:space="preserve">beliefs.</w:delText>
        </w:r>
      </w:del>
      <w:ins w:id="295" w:author="Ezra-redaktør" w:date="2026-10-18T12:29:08Z">
        <w:r>
          <w:t xml:space="preserve">beliefs,</w:t>
        </w:r>
      </w:ins>
      <w:r>
        <w:t xml:space="preserve"> </w:t>
      </w:r>
      <w:del w:id="296" w:author="Ezra-redaktør" w:date="2026-10-18T12:29:08Z">
        <w:r>
          <w:delText xml:space="preserve">He</w:delText>
        </w:r>
      </w:del>
      <w:ins w:id="297" w:author="Ezra-redaktør" w:date="2026-10-18T12:29:08Z">
        <w:r>
          <w:t xml:space="preserve">and</w:t>
        </w:r>
      </w:ins>
      <w:r>
        <w:t xml:space="preserve"> </w:t>
      </w:r>
      <w:del w:id="298" w:author="Ezra-redaktør" w:date="2026-10-18T12:29:08Z">
        <w:r>
          <w:delText xml:space="preserve">had</w:delText>
        </w:r>
      </w:del>
      <w:ins w:id="299" w:author="Ezra-redaktør" w:date="2026-10-18T12:29:08Z">
        <w:r>
          <w:t xml:space="preserve">he</w:t>
        </w:r>
      </w:ins>
      <w:r>
        <w:t xml:space="preserve"> </w:t>
      </w:r>
      <w:del w:id="300" w:author="Ezra-redaktør" w:date="2026-10-18T12:29:08Z">
        <w:r>
          <w:delText xml:space="preserve">language.</w:delText>
        </w:r>
      </w:del>
      <w:ins w:id="301" w:author="Ezra-redaktør" w:date="2026-10-18T12:29:08Z">
        <w:r>
          <w:t xml:space="preserve">knew</w:t>
        </w:r>
      </w:ins>
      <w:r>
        <w:t xml:space="preserve"> </w:t>
      </w:r>
      <w:del w:id="302" w:author="Ezra-redaktør" w:date="2026-10-18T12:29:08Z">
        <w:r>
          <w:delText xml:space="preserve">He</w:delText>
        </w:r>
      </w:del>
      <w:ins w:id="303" w:author="Ezra-redaktør" w:date="2026-10-18T12:29:08Z">
        <w:r>
          <w:t xml:space="preserve">the</w:t>
        </w:r>
      </w:ins>
      <w:r>
        <w:t xml:space="preserve"> </w:t>
      </w:r>
      <w:del w:id="304" w:author="Ezra-redaktør" w:date="2026-10-18T12:29:08Z">
        <w:r>
          <w:delText xml:space="preserve">had familiarity.</w:delText>
        </w:r>
      </w:del>
      <w:ins w:id="305" w:author="Ezra-redaktør" w:date="2026-10-18T12:29:08Z">
        <w:r>
          <w:t xml:space="preserve">words.</w:t>
        </w:r>
      </w:ins>
      <w:r>
        <w:t xml:space="preserve"> What he did not have was certainty earned under pressure.</w:t>
      </w:r>
    </w:p>
    <w:p>
      <w:r>
        <w:t xml:space="preserve">Nothing dramatic happened in that room. No vision, no revelation. </w:t>
      </w:r>
      <w:del w:id="306" w:author="Ezra-redaktør" w:date="2026-10-18T12:29:08Z">
        <w:r>
          <w:delText xml:space="preserve">What happened</w:delText>
        </w:r>
      </w:del>
      <w:ins w:id="307" w:author="Ezra-redaktør" w:date="2026-10-18T12:29:08Z">
        <w:r>
          <w:t xml:space="preserve">Jake</w:t>
        </w:r>
      </w:ins>
      <w:r>
        <w:t xml:space="preserve"> was </w:t>
      </w:r>
      <w:del w:id="308" w:author="Ezra-redaktør" w:date="2026-10-18T12:29:08Z">
        <w:r>
          <w:delText xml:space="preserve">simpler, and harder: Jake was</w:delText>
        </w:r>
      </w:del>
      <w:ins w:id="309" w:author="Ezra-redaktør" w:date="2026-10-18T12:29:08Z">
        <w:r>
          <w:t xml:space="preserve">simply</w:t>
        </w:r>
      </w:ins>
      <w:r>
        <w:t xml:space="preserve"> awake. For the first </w:t>
      </w:r>
      <w:del w:id="310" w:author="Ezra-redaktør" w:date="2026-10-18T12:29:08Z">
        <w:r>
          <w:delText xml:space="preserve">time,</w:delText>
        </w:r>
      </w:del>
      <w:ins w:id="311" w:author="Ezra-redaktør" w:date="2026-10-18T12:29:08Z">
        <w:r>
          <w:t xml:space="preserve">time his</w:t>
        </w:r>
      </w:ins>
      <w:r>
        <w:t xml:space="preserve"> belief was </w:t>
      </w:r>
      <w:del w:id="312" w:author="Ezra-redaktør" w:date="2026-10-18T12:29:08Z">
        <w:r>
          <w:delText xml:space="preserve">not</w:delText>
        </w:r>
      </w:del>
      <w:ins w:id="313" w:author="Ezra-redaktør" w:date="2026-10-18T12:29:08Z">
        <w:r>
          <w:t xml:space="preserve">personal</w:t>
        </w:r>
      </w:ins>
      <w:r>
        <w:t xml:space="preserve"> </w:t>
      </w:r>
      <w:del w:id="314" w:author="Ezra-redaktør" w:date="2026-10-18T12:29:08Z">
        <w:r>
          <w:delText xml:space="preserve">theoretical. It was personal,</w:delText>
        </w:r>
      </w:del>
      <w:ins w:id="315" w:author="Ezra-redaktør" w:date="2026-10-18T12:29:08Z">
        <w:r>
          <w:t xml:space="preserve">and</w:t>
        </w:r>
      </w:ins>
      <w:r>
        <w:t xml:space="preserve"> immediate, and </w:t>
      </w:r>
      <w:del w:id="316" w:author="Ezra-redaktør" w:date="2026-10-18T12:29:08Z">
        <w:r>
          <w:delText xml:space="preserve">required</w:delText>
        </w:r>
      </w:del>
      <w:ins w:id="317" w:author="Ezra-redaktør" w:date="2026-10-18T12:29:08Z">
        <w:r>
          <w:t xml:space="preserve">it had a real question</w:t>
        </w:r>
      </w:ins>
      <w:r>
        <w:t xml:space="preserve"> to </w:t>
      </w:r>
      <w:del w:id="318" w:author="Ezra-redaktør" w:date="2026-10-18T12:29:08Z">
        <w:r>
          <w:delText xml:space="preserve">answer something.</w:delText>
        </w:r>
      </w:del>
      <w:ins w:id="319" w:author="Ezra-redaktør" w:date="2026-10-18T12:29:08Z">
        <w:r>
          <w:t xml:space="preserve">answer.</w:t>
        </w:r>
      </w:ins>
      <w:r>
        <w:t xml:space="preserve"> That was the moment the flame was lit.</w:t>
      </w:r>
    </w:p>
    <w:p>
      <w:pPr>
        <w:pStyle w:val="Heading3"/>
      </w:pPr>
      <w:r>
        <w:t xml:space="preserve">Faith Untested vs.</w:t>
      </w:r>
      <w:del w:id="320" w:author="Ezra-redaktør" w:date="2026-10-18T12:29:08Z">
        <w:r>
          <w:delText xml:space="preserve"> </w:delText>
        </w:r>
      </w:del>
      <w:ins w:id="321" w:author="Ezra-redaktør" w:date="2026-10-18T12:29:08Z">
        <w:r>
          <w:t xml:space="preserve"> </w:t>
        </w:r>
      </w:ins>
      <w:r>
        <w:t xml:space="preserve">Faith Under Load</w:t>
      </w:r>
    </w:p>
    <w:p>
      <w:r>
        <w:t xml:space="preserve">| Faith Untested</w:t>
      </w:r>
      <w:del w:id="322" w:author="Ezra-redaktør" w:date="2026-10-18T12:29:08Z">
        <w:r>
          <w:delText xml:space="preserve">         </w:delText>
        </w:r>
      </w:del>
      <w:ins w:id="323" w:author="Ezra-redaktør" w:date="2026-10-18T12:29:08Z">
        <w:r>
          <w:t xml:space="preserve"> </w:t>
        </w:r>
      </w:ins>
      <w:r>
        <w:t xml:space="preserve">| Faith Under Load</w:t>
      </w:r>
      <w:del w:id="324" w:author="Ezra-redaktør" w:date="2026-10-18T12:29:08Z">
        <w:r>
          <w:delText xml:space="preserve">     </w:delText>
        </w:r>
      </w:del>
      <w:ins w:id="325" w:author="Ezra-redaktør" w:date="2026-10-18T12:29:08Z">
        <w:r>
          <w:t xml:space="preserve"> </w:t>
        </w:r>
      </w:ins>
      <w:r>
        <w:t xml:space="preserve">| </w:t>
      </w:r>
      <w:del w:id="326" w:author="Ezra-redaktør" w:date="2026-10-18T12:29:08Z">
        <w:r>
          <w:delText xml:space="preserve">|------------------------|----------------------|</w:delText>
        </w:r>
      </w:del>
      <w:ins w:id="327" w:author="Ezra-redaktør" w:date="2026-10-18T12:29:08Z">
        <w:r>
          <w:t xml:space="preserve">| :- | :- |</w:t>
        </w:r>
      </w:ins>
      <w:r>
        <w:t xml:space="preserve"> | Has not met resistance | Has been pressured</w:t>
      </w:r>
      <w:del w:id="328" w:author="Ezra-redaktør" w:date="2026-10-18T12:29:08Z">
        <w:r>
          <w:delText xml:space="preserve">   </w:delText>
        </w:r>
      </w:del>
      <w:ins w:id="329" w:author="Ezra-redaktør" w:date="2026-10-18T12:29:08Z">
        <w:r>
          <w:t xml:space="preserve"> </w:t>
        </w:r>
      </w:ins>
      <w:r>
        <w:t xml:space="preserve">| | </w:t>
      </w:r>
      <w:del w:id="330" w:author="Ezra-redaktør" w:date="2026-10-18T12:29:08Z">
        <w:r>
          <w:delText xml:space="preserve">Feels</w:delText>
        </w:r>
      </w:del>
      <w:ins w:id="331" w:author="Ezra-redaktør" w:date="2026-10-18T12:29:08Z">
        <w:r>
          <w:t xml:space="preserve">May feel</w:t>
        </w:r>
      </w:ins>
      <w:r>
        <w:t xml:space="preserve"> certain</w:t>
      </w:r>
      <w:del w:id="332" w:author="Ezra-redaktør" w:date="2026-10-18T12:29:08Z">
        <w:r>
          <w:delText xml:space="preserve">          </w:delText>
        </w:r>
      </w:del>
      <w:ins w:id="333" w:author="Ezra-redaktør" w:date="2026-10-18T12:29:08Z">
        <w:r>
          <w:t xml:space="preserve"> </w:t>
        </w:r>
      </w:ins>
      <w:r>
        <w:t xml:space="preserve">| Has earned certainty | | Assumes it will hold</w:t>
      </w:r>
      <w:del w:id="334" w:author="Ezra-redaktør" w:date="2026-10-18T12:29:08Z">
        <w:r>
          <w:delText xml:space="preserve">   </w:delText>
        </w:r>
      </w:del>
      <w:ins w:id="335" w:author="Ezra-redaktør" w:date="2026-10-18T12:29:08Z">
        <w:r>
          <w:t xml:space="preserve"> </w:t>
        </w:r>
      </w:ins>
      <w:r>
        <w:t xml:space="preserve">| Knows what holds</w:t>
      </w:r>
      <w:del w:id="336" w:author="Ezra-redaktør" w:date="2026-10-18T12:29:08Z">
        <w:r>
          <w:delText xml:space="preserve">     </w:delText>
        </w:r>
      </w:del>
      <w:ins w:id="337" w:author="Ezra-redaktør" w:date="2026-10-18T12:29:08Z">
        <w:r>
          <w:t xml:space="preserve"> </w:t>
        </w:r>
      </w:ins>
      <w:r>
        <w:t xml:space="preserve">| | Lives in theory</w:t>
      </w:r>
      <w:del w:id="338" w:author="Ezra-redaktør" w:date="2026-10-18T12:29:08Z">
        <w:r>
          <w:delText xml:space="preserve">        </w:delText>
        </w:r>
      </w:del>
      <w:ins w:id="339" w:author="Ezra-redaktør" w:date="2026-10-18T12:29:08Z">
        <w:r>
          <w:t xml:space="preserve"> </w:t>
        </w:r>
      </w:ins>
      <w:r>
        <w:t xml:space="preserve">| Lives in practice</w:t>
      </w:r>
      <w:del w:id="340" w:author="Ezra-redaktør" w:date="2026-10-18T12:29:08Z">
        <w:r>
          <w:delText xml:space="preserve">    </w:delText>
        </w:r>
      </w:del>
      <w:ins w:id="341" w:author="Ezra-redaktør" w:date="2026-10-18T12:29:08Z">
        <w:r>
          <w:t xml:space="preserve"> </w:t>
        </w:r>
      </w:ins>
      <w:r>
        <w:t xml:space="preserve">| | Waits for crisis</w:t>
      </w:r>
      <w:del w:id="342" w:author="Ezra-redaktør" w:date="2026-10-18T12:29:08Z">
        <w:r>
          <w:delText xml:space="preserve">       </w:delText>
        </w:r>
      </w:del>
      <w:ins w:id="343" w:author="Ezra-redaktør" w:date="2026-10-18T12:29:08Z">
        <w:r>
          <w:t xml:space="preserve"> </w:t>
        </w:r>
      </w:ins>
      <w:r>
        <w:t xml:space="preserve">| Trains before crisis |</w:t>
      </w:r>
    </w:p>
    <w:p>
      <w:r>
        <w:t xml:space="preserve">No one begins with tested faith. It is formed where belief meets pressure and </w:t>
      </w:r>
      <w:del w:id="344" w:author="Ezra-redaktør" w:date="2026-10-18T12:29:08Z">
        <w:r>
          <w:delText xml:space="preserve">is required</w:delText>
        </w:r>
      </w:del>
      <w:ins w:id="345" w:author="Ezra-redaktør" w:date="2026-10-18T12:29:08Z">
        <w:r>
          <w:t xml:space="preserve">has</w:t>
        </w:r>
      </w:ins>
      <w:r>
        <w:t xml:space="preserve"> to hold.</w:t>
      </w:r>
    </w:p>
    <w:p>
      <w:pPr>
        <w:pStyle w:val="Heading3"/>
      </w:pPr>
      <w:r>
        <w:t xml:space="preserve">What This Day Is Really About</w:t>
      </w:r>
    </w:p>
    <w:p>
      <w:del w:id="346" w:author="Ezra-redaktør" w:date="2026-10-18T12:29:08Z">
        <w:r>
          <w:delText xml:space="preserve">This</w:delText>
        </w:r>
      </w:del>
      <w:ins w:id="347" w:author="Ezra-redaktør" w:date="2026-10-18T12:29:08Z">
        <w:r>
          <w:t xml:space="preserve">Today</w:t>
        </w:r>
      </w:ins>
      <w:r>
        <w:t xml:space="preserve"> is </w:t>
      </w:r>
      <w:del w:id="348" w:author="Ezra-redaktør" w:date="2026-10-18T12:29:08Z">
        <w:r>
          <w:delText xml:space="preserve">not </w:delText>
        </w:r>
      </w:del>
      <w:r>
        <w:t xml:space="preserve">about </w:t>
      </w:r>
      <w:del w:id="349" w:author="Ezra-redaktør" w:date="2026-10-18T12:29:08Z">
        <w:r>
          <w:delText xml:space="preserve">rejecting</w:delText>
        </w:r>
      </w:del>
      <w:ins w:id="350" w:author="Ezra-redaktør" w:date="2026-10-18T12:29:08Z">
        <w:r>
          <w:t xml:space="preserve">finding out whether</w:t>
        </w:r>
      </w:ins>
      <w:r>
        <w:t xml:space="preserve"> what you were </w:t>
      </w:r>
      <w:del w:id="351" w:author="Ezra-redaktør" w:date="2026-10-18T12:29:08Z">
        <w:r>
          <w:delText xml:space="preserve">taught. It is about discovering whether it</w:delText>
        </w:r>
      </w:del>
      <w:ins w:id="352" w:author="Ezra-redaktør" w:date="2026-10-18T12:29:08Z">
        <w:r>
          <w:t xml:space="preserve">taught</w:t>
        </w:r>
      </w:ins>
      <w:r>
        <w:t xml:space="preserve"> holds.</w:t>
      </w:r>
      <w:del w:id="353" w:author="Ezra-redaktør" w:date="2026-10-18T12:29:08Z">
        <w:r>
          <w:delText xml:space="preserve"> And those are very different projects.</w:delText>
        </w:r>
      </w:del>
      <w:r>
        <w:t xml:space="preserve"> Think of a rope you have owned for years </w:t>
      </w:r>
      <w:del w:id="354" w:author="Ezra-redaktør" w:date="2026-10-18T12:29:08Z">
        <w:r>
          <w:delText xml:space="preserve">but</w:delText>
        </w:r>
      </w:del>
      <w:ins w:id="355" w:author="Ezra-redaktør" w:date="2026-10-18T12:29:08Z">
        <w:r>
          <w:t xml:space="preserve">and</w:t>
        </w:r>
      </w:ins>
      <w:r>
        <w:t xml:space="preserve"> never climbed. You may call it strong, and you may </w:t>
      </w:r>
      <w:del w:id="356" w:author="Ezra-redaktør" w:date="2026-10-18T12:29:08Z">
        <w:r>
          <w:delText xml:space="preserve">even </w:delText>
        </w:r>
      </w:del>
      <w:r>
        <w:t xml:space="preserve">be right. </w:t>
      </w:r>
      <w:del w:id="357" w:author="Ezra-redaktør" w:date="2026-10-18T12:29:08Z">
        <w:r>
          <w:delText xml:space="preserve">But there</w:delText>
        </w:r>
      </w:del>
      <w:ins w:id="358" w:author="Ezra-redaktør" w:date="2026-10-18T12:29:08Z">
        <w:r>
          <w:t xml:space="preserve">There</w:t>
        </w:r>
      </w:ins>
      <w:r>
        <w:t xml:space="preserve"> is only one way to know, and it is not by admiring the coil in the garage.</w:t>
      </w:r>
      <w:ins w:id="359" w:author="Ezra-redaktør" w:date="2026-10-18T12:29:08Z">
        <w:r>
          <w:t xml:space="preserve"> Weight has to go on it.</w:t>
        </w:r>
      </w:ins>
    </w:p>
    <w:p>
      <w:pPr>
        <w:rPr>
          <w:del w:id="360" w:author="Ezra-redaktør" w:date="2026-10-18T12:29:08Z"/>
        </w:rPr>
      </w:pPr>
      <w:del w:id="361" w:author="Ezra-redaktør" w:date="2026-10-18T12:29:08Z">
        <w:r>
          <w:delText xml:space="preserve">Of course the picture breaks down. A rope holds or fails in a second, and faith is tested over years. The first step, though, is the same: weight must go on it.</w:delText>
        </w:r>
      </w:del>
    </w:p>
    <w:p>
      <w:del w:id="362" w:author="Ezra-redaktør" w:date="2026-10-18T12:29:08Z">
        <w:r>
          <w:delText xml:space="preserve">And one distinction, because a careful reader will feel it. </w:delText>
        </w:r>
      </w:del>
      <w:r>
        <w:t xml:space="preserve">Scripture says do not put the Lord your God to the test, and this day does not ask you to. You are </w:t>
      </w:r>
      <w:del w:id="363" w:author="Ezra-redaktør" w:date="2026-10-18T12:29:08Z">
        <w:r>
          <w:delText xml:space="preserve">not </w:delText>
        </w:r>
      </w:del>
      <w:r>
        <w:t xml:space="preserve">testing</w:t>
      </w:r>
      <w:del w:id="364" w:author="Ezra-redaktør" w:date="2026-10-18T12:29:08Z">
        <w:r>
          <w:delText xml:space="preserve"> God. You are testing your grip on</w:delText>
        </w:r>
      </w:del>
      <w:r>
        <w:t xml:space="preserve"> what you believe about Him: the rope, not the One it is fastened to.</w:t>
      </w:r>
    </w:p>
    <w:p>
      <w:del w:id="365" w:author="Ezra-redaktør" w:date="2026-10-18T12:29:08Z">
        <w:r>
          <w:delText xml:space="preserve">Faith</w:delText>
        </w:r>
      </w:del>
      <w:ins w:id="366" w:author="Ezra-redaktør" w:date="2026-10-18T12:29:08Z">
        <w:r>
          <w:t xml:space="preserve">Avoidance</w:t>
        </w:r>
      </w:ins>
      <w:r>
        <w:t xml:space="preserve"> </w:t>
      </w:r>
      <w:del w:id="367" w:author="Ezra-redaktør" w:date="2026-10-18T12:29:08Z">
        <w:r>
          <w:delText xml:space="preserve">is</w:delText>
        </w:r>
      </w:del>
      <w:ins w:id="368" w:author="Ezra-redaktør" w:date="2026-10-18T12:29:08Z">
        <w:r>
          <w:t xml:space="preserve">weakens</w:t>
        </w:r>
      </w:ins>
      <w:r>
        <w:t xml:space="preserve"> </w:t>
      </w:r>
      <w:del w:id="369" w:author="Ezra-redaktør" w:date="2026-10-18T12:29:08Z">
        <w:r>
          <w:delText xml:space="preserve">not</w:delText>
        </w:r>
      </w:del>
      <w:ins w:id="370" w:author="Ezra-redaktør" w:date="2026-10-18T12:29:08Z">
        <w:r>
          <w:t xml:space="preserve">faith;</w:t>
        </w:r>
      </w:ins>
      <w:r>
        <w:t xml:space="preserve"> </w:t>
      </w:r>
      <w:del w:id="371" w:author="Ezra-redaktør" w:date="2026-10-18T12:29:08Z">
        <w:r>
          <w:delText xml:space="preserve">weakened</w:delText>
        </w:r>
      </w:del>
      <w:ins w:id="372" w:author="Ezra-redaktør" w:date="2026-10-18T12:29:08Z">
        <w:r>
          <w:t xml:space="preserve">examination</w:t>
        </w:r>
      </w:ins>
      <w:r>
        <w:t xml:space="preserve"> </w:t>
      </w:r>
      <w:del w:id="373" w:author="Ezra-redaktør" w:date="2026-10-18T12:29:08Z">
        <w:r>
          <w:delText xml:space="preserve">by</w:delText>
        </w:r>
      </w:del>
      <w:ins w:id="374" w:author="Ezra-redaktør" w:date="2026-10-18T12:29:08Z">
        <w:r>
          <w:t xml:space="preserve">strengthens</w:t>
        </w:r>
      </w:ins>
      <w:r>
        <w:t xml:space="preserve"> </w:t>
      </w:r>
      <w:del w:id="375" w:author="Ezra-redaktør" w:date="2026-10-18T12:29:08Z">
        <w:r>
          <w:delText xml:space="preserve">examination.</w:delText>
        </w:r>
      </w:del>
      <w:ins w:id="376" w:author="Ezra-redaktør" w:date="2026-10-18T12:29:08Z">
        <w:r>
          <w:t xml:space="preserve">it,</w:t>
        </w:r>
      </w:ins>
      <w:r>
        <w:t xml:space="preserve"> </w:t>
      </w:r>
      <w:del w:id="377" w:author="Ezra-redaktør" w:date="2026-10-18T12:29:08Z">
        <w:r>
          <w:delText xml:space="preserve">It</w:delText>
        </w:r>
      </w:del>
      <w:ins w:id="378" w:author="Ezra-redaktør" w:date="2026-10-18T12:29:08Z">
        <w:r>
          <w:t xml:space="preserve">and</w:t>
        </w:r>
      </w:ins>
      <w:r>
        <w:t xml:space="preserve"> </w:t>
      </w:r>
      <w:del w:id="379" w:author="Ezra-redaktør" w:date="2026-10-18T12:29:08Z">
        <w:r>
          <w:delText xml:space="preserve">is weakened by avoidance. Questions</w:delText>
        </w:r>
      </w:del>
      <w:ins w:id="380" w:author="Ezra-redaktør" w:date="2026-10-18T12:29:08Z">
        <w:r>
          <w:t xml:space="preserve">questions</w:t>
        </w:r>
      </w:ins>
      <w:r>
        <w:t xml:space="preserve"> are </w:t>
      </w:r>
      <w:del w:id="381" w:author="Ezra-redaktør" w:date="2026-10-18T12:29:08Z">
        <w:r>
          <w:delText xml:space="preserve">not</w:delText>
        </w:r>
      </w:del>
      <w:ins w:id="382" w:author="Ezra-redaktør" w:date="2026-10-18T12:29:08Z">
        <w:r>
          <w:t xml:space="preserve">a</w:t>
        </w:r>
      </w:ins>
      <w:r>
        <w:t xml:space="preserve"> </w:t>
      </w:r>
      <w:del w:id="383" w:author="Ezra-redaktør" w:date="2026-10-18T12:29:08Z">
        <w:r>
          <w:delText xml:space="preserve">threats; they are signals</w:delText>
        </w:r>
      </w:del>
      <w:ins w:id="384" w:author="Ezra-redaktør" w:date="2026-10-18T12:29:08Z">
        <w:r>
          <w:t xml:space="preserve">sign</w:t>
        </w:r>
      </w:ins>
      <w:r>
        <w:t xml:space="preserve"> that belief is becoming </w:t>
      </w:r>
      <w:del w:id="385" w:author="Ezra-redaktør" w:date="2026-10-18T12:29:08Z">
        <w:r>
          <w:delText xml:space="preserve">personal.</w:delText>
        </w:r>
      </w:del>
      <w:ins w:id="386" w:author="Ezra-redaktør" w:date="2026-10-18T12:29:08Z">
        <w:r>
          <w:t xml:space="preserve">your</w:t>
        </w:r>
      </w:ins>
      <w:r>
        <w:t xml:space="preserve"> </w:t>
      </w:r>
      <w:del w:id="387" w:author="Ezra-redaktør" w:date="2026-10-18T12:29:08Z">
        <w:r>
          <w:delText xml:space="preserve">And</w:delText>
        </w:r>
      </w:del>
      <w:ins w:id="388" w:author="Ezra-redaktør" w:date="2026-10-18T12:29:08Z">
        <w:r>
          <w:t xml:space="preserve">own. What quenches</w:t>
        </w:r>
      </w:ins>
      <w:r>
        <w:t xml:space="preserve"> the </w:t>
      </w:r>
      <w:del w:id="389" w:author="Ezra-redaktør" w:date="2026-10-18T12:29:08Z">
        <w:r>
          <w:delText xml:space="preserve">Spirit, notice,</w:delText>
        </w:r>
      </w:del>
      <w:ins w:id="390" w:author="Ezra-redaktør" w:date="2026-10-18T12:29:08Z">
        <w:r>
          <w:t xml:space="preserve">Spirit</w:t>
        </w:r>
      </w:ins>
      <w:r>
        <w:t xml:space="preserve"> is</w:t>
      </w:r>
      <w:del w:id="391" w:author="Ezra-redaktør" w:date="2026-10-18T12:29:08Z">
        <w:r>
          <w:delText xml:space="preserve"> not quenched by honest attention. It is quenched by</w:delText>
        </w:r>
      </w:del>
      <w:r>
        <w:t xml:space="preserve"> neglect, distraction, and delay.</w:t>
      </w:r>
    </w:p>
    <w:p>
      <w:r>
        <w:t xml:space="preserve">Day 1 is </w:t>
      </w:r>
      <w:del w:id="392" w:author="Ezra-redaktør" w:date="2026-10-18T12:29:08Z">
        <w:r>
          <w:delText xml:space="preserve">ignition, not transformation. It is</w:delText>
        </w:r>
      </w:del>
      <w:ins w:id="393" w:author="Ezra-redaktør" w:date="2026-10-18T12:29:08Z">
        <w:r>
          <w:t xml:space="preserve">ignition:</w:t>
        </w:r>
      </w:ins>
      <w:r>
        <w:t xml:space="preserve"> the moment passive belief becomes </w:t>
      </w:r>
      <w:del w:id="394" w:author="Ezra-redaktør" w:date="2026-10-18T12:29:08Z">
        <w:r>
          <w:delText xml:space="preserve">active</w:delText>
        </w:r>
      </w:del>
      <w:ins w:id="395" w:author="Ezra-redaktør" w:date="2026-10-18T12:29:08Z">
        <w:r>
          <w:t xml:space="preserve">your</w:t>
        </w:r>
      </w:ins>
      <w:r>
        <w:t xml:space="preserve"> responsibility.</w:t>
      </w:r>
    </w:p>
    <w:p>
      <w:pPr>
        <w:pStyle w:val="Heading3"/>
      </w:pPr>
      <w:r>
        <w:t xml:space="preserve">The Practice</w:t>
      </w:r>
    </w:p>
    <w:p>
      <w:del w:id="396" w:author="Ezra-redaktør" w:date="2026-10-18T12:29:08Z">
        <w:r>
          <w:delText xml:space="preserve">Today, do one thing. </w:delText>
        </w:r>
      </w:del>
      <w:r>
        <w:t xml:space="preserve">Identify one belief you assume is solid </w:t>
      </w:r>
      <w:del w:id="397" w:author="Ezra-redaktør" w:date="2026-10-18T12:29:08Z">
        <w:r>
          <w:delText xml:space="preserve">but</w:delText>
        </w:r>
      </w:del>
      <w:ins w:id="398" w:author="Ezra-redaktør" w:date="2026-10-18T12:29:08Z">
        <w:r>
          <w:t xml:space="preserve">and</w:t>
        </w:r>
      </w:ins>
      <w:r>
        <w:t xml:space="preserve"> have never tested under discomfort, resistance, or cost. Write it down. If it takes </w:t>
      </w:r>
      <w:del w:id="399" w:author="Ezra-redaktør" w:date="2026-10-18T12:29:08Z">
        <w:r>
          <w:delText xml:space="preserve">you </w:delText>
        </w:r>
      </w:del>
      <w:r>
        <w:t xml:space="preserve">a while to find one, </w:t>
      </w:r>
      <w:del w:id="400" w:author="Ezra-redaktør" w:date="2026-10-18T12:29:08Z">
        <w:r>
          <w:delText xml:space="preserve">that</w:delText>
        </w:r>
      </w:del>
      <w:ins w:id="401" w:author="Ezra-redaktør" w:date="2026-10-18T12:29:08Z">
        <w:r>
          <w:t xml:space="preserve">the exercise</w:t>
        </w:r>
      </w:ins>
      <w:r>
        <w:t xml:space="preserve"> is </w:t>
      </w:r>
      <w:del w:id="402" w:author="Ezra-redaktør" w:date="2026-10-18T12:29:08Z">
        <w:r>
          <w:delText xml:space="preserve">not a delay; that is the exercise</w:delText>
        </w:r>
      </w:del>
      <w:ins w:id="403" w:author="Ezra-redaktør" w:date="2026-10-18T12:29:08Z">
        <w:r>
          <w:t xml:space="preserve">already</w:t>
        </w:r>
      </w:ins>
      <w:r>
        <w:t xml:space="preserve"> working. Then ask:</w:t>
      </w:r>
    </w:p>
    <w:p>
      <w:r>
        <w:t xml:space="preserve">- What pressure have I</w:t>
      </w:r>
      <w:del w:id="404" w:author="Ezra-redaktør" w:date="2026-10-18T12:29:08Z">
        <w:r>
          <w:delText xml:space="preserve"> actually</w:delText>
        </w:r>
      </w:del>
      <w:r>
        <w:t xml:space="preserve"> let this belief face? - Where do I avoid testing it? - What would it </w:t>
      </w:r>
      <w:del w:id="405" w:author="Ezra-redaktør" w:date="2026-10-18T12:29:08Z">
        <w:r>
          <w:delText xml:space="preserve">require</w:delText>
        </w:r>
      </w:del>
      <w:ins w:id="406" w:author="Ezra-redaktør" w:date="2026-10-18T12:29:08Z">
        <w:r>
          <w:t xml:space="preserve">take</w:t>
        </w:r>
      </w:ins>
      <w:r>
        <w:t xml:space="preserve"> to train this belief instead of assuming it?</w:t>
      </w:r>
    </w:p>
    <w:p>
      <w:r>
        <w:t xml:space="preserve">Do not fix anything today. </w:t>
      </w:r>
      <w:del w:id="407" w:author="Ezra-redaktør" w:date="2026-10-18T12:29:08Z">
        <w:r>
          <w:delText xml:space="preserve">We</w:delText>
        </w:r>
      </w:del>
      <w:ins w:id="408" w:author="Ezra-redaktør" w:date="2026-10-18T12:29:08Z">
        <w:r>
          <w:t xml:space="preserve">You</w:t>
        </w:r>
      </w:ins>
      <w:r>
        <w:t xml:space="preserve"> are lighting a </w:t>
      </w:r>
      <w:del w:id="409" w:author="Ezra-redaktør" w:date="2026-10-18T12:29:08Z">
        <w:r>
          <w:delText xml:space="preserve">fire,</w:delText>
        </w:r>
      </w:del>
      <w:ins w:id="410" w:author="Ezra-redaktør" w:date="2026-10-18T12:29:08Z">
        <w:r>
          <w:t xml:space="preserve">fire.</w:t>
        </w:r>
      </w:ins>
      <w:r>
        <w:t xml:space="preserve"> </w:t>
      </w:r>
      <w:del w:id="411" w:author="Ezra-redaktør" w:date="2026-10-18T12:29:08Z">
        <w:r>
          <w:delText xml:space="preserve">not</w:delText>
        </w:r>
      </w:del>
      <w:ins w:id="412" w:author="Ezra-redaktør" w:date="2026-10-18T12:29:08Z">
        <w:r>
          <w:t xml:space="preserve">The</w:t>
        </w:r>
      </w:ins>
      <w:r>
        <w:t xml:space="preserve"> </w:t>
      </w:r>
      <w:del w:id="413" w:author="Ezra-redaktør" w:date="2026-10-18T12:29:08Z">
        <w:r>
          <w:delText xml:space="preserve">building</w:delText>
        </w:r>
      </w:del>
      <w:ins w:id="414" w:author="Ezra-redaktør" w:date="2026-10-18T12:29:08Z">
        <w:r>
          <w:t xml:space="preserve">house</w:t>
        </w:r>
      </w:ins>
      <w:r>
        <w:t xml:space="preserve"> </w:t>
      </w:r>
      <w:del w:id="415" w:author="Ezra-redaktør" w:date="2026-10-18T12:29:08Z">
        <w:r>
          <w:delText xml:space="preserve">the</w:delText>
        </w:r>
      </w:del>
      <w:ins w:id="416" w:author="Ezra-redaktør" w:date="2026-10-18T12:29:08Z">
        <w:r>
          <w:t xml:space="preserve">comes</w:t>
        </w:r>
      </w:ins>
      <w:r>
        <w:t xml:space="preserve"> </w:t>
      </w:r>
      <w:del w:id="417" w:author="Ezra-redaktør" w:date="2026-10-18T12:29:08Z">
        <w:r>
          <w:delText xml:space="preserve">house.</w:delText>
        </w:r>
      </w:del>
      <w:ins w:id="418" w:author="Ezra-redaktør" w:date="2026-10-18T12:29:08Z">
        <w:r>
          <w:t xml:space="preserve">later.</w:t>
        </w:r>
      </w:ins>
      <w:r>
        <w:t xml:space="preserve"> Just notice where the flame is trying to start.</w:t>
      </w:r>
    </w:p>
    <w:p>
      <w:pPr>
        <w:pStyle w:val="Heading3"/>
      </w:pPr>
      <w:r>
        <w:t xml:space="preserve">Healing Forge – When Faith Feels Numb</w:t>
      </w:r>
    </w:p>
    <w:p>
      <w:r>
        <w:t xml:space="preserve">Sometimes faith </w:t>
      </w:r>
      <w:del w:id="419" w:author="Ezra-redaktør" w:date="2026-10-18T12:29:08Z">
        <w:r>
          <w:delText xml:space="preserve">doesn’t feel weak; it </w:delText>
        </w:r>
      </w:del>
      <w:r>
        <w:t xml:space="preserve">feels </w:t>
      </w:r>
      <w:del w:id="420" w:author="Ezra-redaktør" w:date="2026-10-18T12:29:08Z">
        <w:r>
          <w:delText xml:space="preserve">absent.</w:delText>
        </w:r>
      </w:del>
      <w:ins w:id="421" w:author="Ezra-redaktør" w:date="2026-10-18T12:29:08Z">
        <w:r>
          <w:t xml:space="preserve">absent</w:t>
        </w:r>
      </w:ins>
      <w:r>
        <w:t xml:space="preserve"> </w:t>
      </w:r>
      <w:del w:id="422" w:author="Ezra-redaktør" w:date="2026-10-18T12:29:08Z">
        <w:r>
          <w:delText xml:space="preserve">I</w:delText>
        </w:r>
      </w:del>
      <w:ins w:id="423" w:author="Ezra-redaktør" w:date="2026-10-18T12:29:08Z">
        <w:r>
          <w:t xml:space="preserve">rather</w:t>
        </w:r>
      </w:ins>
      <w:r>
        <w:t xml:space="preserve"> </w:t>
      </w:r>
      <w:del w:id="424" w:author="Ezra-redaktør" w:date="2026-10-18T12:29:08Z">
        <w:r>
          <w:delText xml:space="preserve">want</w:delText>
        </w:r>
      </w:del>
      <w:ins w:id="425" w:author="Ezra-redaktør" w:date="2026-10-18T12:29:08Z">
        <w:r>
          <w:t xml:space="preserve">than</w:t>
        </w:r>
      </w:ins>
      <w:r>
        <w:t xml:space="preserve"> </w:t>
      </w:r>
      <w:del w:id="426" w:author="Ezra-redaktør" w:date="2026-10-18T12:29:08Z">
        <w:r>
          <w:delText xml:space="preserve">to</w:delText>
        </w:r>
      </w:del>
      <w:ins w:id="427" w:author="Ezra-redaktør" w:date="2026-10-18T12:29:08Z">
        <w:r>
          <w:t xml:space="preserve">weak.</w:t>
        </w:r>
      </w:ins>
      <w:r>
        <w:t xml:space="preserve"> </w:t>
      </w:r>
      <w:del w:id="428" w:author="Ezra-redaktør" w:date="2026-10-18T12:29:08Z">
        <w:r>
          <w:delText xml:space="preserve">say plainly that this</w:delText>
        </w:r>
      </w:del>
      <w:ins w:id="429" w:author="Ezra-redaktør" w:date="2026-10-18T12:29:08Z">
        <w:r>
          <w:t xml:space="preserve">That</w:t>
        </w:r>
      </w:ins>
      <w:r>
        <w:t xml:space="preserve"> is not always rebellion. Often it is exhaustion.</w:t>
      </w:r>
    </w:p>
    <w:p>
      <w:r>
        <w:t xml:space="preserve">Numbness is</w:t>
      </w:r>
      <w:del w:id="430" w:author="Ezra-redaktør" w:date="2026-10-18T12:29:08Z">
        <w:r>
          <w:delText xml:space="preserve"> frequently</w:delText>
        </w:r>
      </w:del>
      <w:r>
        <w:t xml:space="preserve"> what long-standing pressure without release leaves behind: unresolved anger, suppressed grief, sexual shame, relational loss, or chronic self-control with no healing underneath it. </w:t>
      </w:r>
      <w:del w:id="431" w:author="Ezra-redaktør" w:date="2026-10-18T12:29:08Z">
        <w:r>
          <w:delText xml:space="preserve">Today’s</w:delText>
        </w:r>
      </w:del>
      <w:ins w:id="432" w:author="Ezra-redaktør" w:date="2026-10-18T12:29:08Z">
        <w:r>
          <w:t xml:space="preserve">Today,</w:t>
        </w:r>
      </w:ins>
      <w:r>
        <w:t xml:space="preserve"> </w:t>
      </w:r>
      <w:del w:id="433" w:author="Ezra-redaktør" w:date="2026-10-18T12:29:08Z">
        <w:r>
          <w:delText xml:space="preserve">work is</w:delText>
        </w:r>
      </w:del>
      <w:ins w:id="434" w:author="Ezra-redaktør" w:date="2026-10-18T12:29:08Z">
        <w:r>
          <w:t xml:space="preserve">do</w:t>
        </w:r>
      </w:ins>
      <w:r>
        <w:t xml:space="preserve"> not</w:t>
      </w:r>
      <w:ins w:id="435" w:author="Ezra-redaktør" w:date="2026-10-18T12:29:08Z">
        <w:r>
          <w:t xml:space="preserve"> try</w:t>
        </w:r>
      </w:ins>
      <w:r>
        <w:t xml:space="preserve"> to force feeling back into </w:t>
      </w:r>
      <w:ins w:id="436" w:author="Ezra-redaktør" w:date="2026-10-18T12:29:08Z">
        <w:r>
          <w:t xml:space="preserve">your </w:t>
        </w:r>
      </w:ins>
      <w:r>
        <w:t xml:space="preserve">faith. </w:t>
      </w:r>
      <w:del w:id="437" w:author="Ezra-redaktør" w:date="2026-10-18T12:29:08Z">
        <w:r>
          <w:delText xml:space="preserve">It is to stop ignoring</w:delText>
        </w:r>
      </w:del>
      <w:ins w:id="438" w:author="Ezra-redaktør" w:date="2026-10-18T12:29:08Z">
        <w:r>
          <w:t xml:space="preserve">Name</w:t>
        </w:r>
      </w:ins>
      <w:r>
        <w:t xml:space="preserve"> what has dulled it. Awareness is the first act of mercy.</w:t>
      </w:r>
    </w:p>
    <w:p>
      <w:r>
        <w:t xml:space="preserve">*End of Day 1*</w:t>
      </w:r>
    </w:p>
    <w:sectPr>
      <w:pgSz w:w="11906" w:h="16838"/>
      <w:pgMar w:top="1417" w:right="1417" w:bottom="1417" w:left="1417" w:header="708" w:footer="708" w:gutter="0"/>
    </w:sectPr>
  </w:body>
</w:document>
</file>

<file path=word/styles.xml><?xml version="1.0" encoding="utf-8"?>
<w:styles xmlns:w="http://schemas.openxmlformats.org/wordprocessingml/2006/main" xmlns:r="http://schemas.openxmlformats.org/officeDocument/2006/relationships">
  <w:docDefaults>
    <w:rPrDefault>
      <w:rPr>
        <w:rFonts w:ascii="Georgia" w:hAnsi="Georgia"/>
        <w:sz w:val="22"/>
      </w:rPr>
    </w:rPrDefault>
  </w:docDefaults>
  <w:style w:type="paragraph" w:default="1" w:styleId="Normal">
    <w:name w:val="Normal"/>
    <w:pPr>
      <w:spacing w:after="140" w:line="276" w:lineRule="auto"/>
    </w:pPr>
  </w:style>
  <w:style w:type="paragraph" w:styleId="Heading1">
    <w:name w:val="heading 1"/>
    <w:basedOn w:val="Normal"/>
    <w:pPr>
      <w:spacing w:before="240" w:after="120"/>
      <w:outlineLvl w:val="0"/>
    </w:pPr>
    <w:rPr>
      <w:b/>
      <w:sz w:val="32"/>
    </w:rPr>
  </w:style>
  <w:style w:type="paragraph" w:styleId="Heading2">
    <w:name w:val="heading 2"/>
    <w:basedOn w:val="Normal"/>
    <w:pPr>
      <w:spacing w:before="240" w:after="120"/>
      <w:outlineLvl w:val="1"/>
    </w:pPr>
    <w:rPr>
      <w:b/>
      <w:sz w:val="30"/>
    </w:rPr>
  </w:style>
  <w:style w:type="paragraph" w:styleId="Heading3">
    <w:name w:val="heading 3"/>
    <w:basedOn w:val="Normal"/>
    <w:pPr>
      <w:spacing w:before="240" w:after="120"/>
      <w:outlineLvl w:val="2"/>
    </w:pPr>
    <w:rPr>
      <w:b/>
      <w:sz w:val="28"/>
    </w:rPr>
  </w:style>
  <w:style w:type="paragraph" w:styleId="Heading4">
    <w:name w:val="heading 4"/>
    <w:basedOn w:val="Normal"/>
    <w:pPr>
      <w:spacing w:before="240" w:after="120"/>
      <w:outlineLvl w:val="3"/>
    </w:pPr>
    <w:rPr>
      <w:b/>
      <w:sz w:val="26"/>
    </w:rPr>
  </w:style>
  <w:style w:type="paragraph" w:styleId="Heading5">
    <w:name w:val="heading 5"/>
    <w:basedOn w:val="Normal"/>
    <w:pPr>
      <w:spacing w:before="240" w:after="120"/>
      <w:outlineLvl w:val="4"/>
    </w:pPr>
    <w:rPr>
      <w:b/>
      <w:sz w:val="24"/>
    </w:rPr>
  </w:style>
  <w:style w:type="paragraph" w:styleId="Heading6">
    <w:name w:val="heading 6"/>
    <w:basedOn w:val="Normal"/>
    <w:pPr>
      <w:spacing w:before="240" w:after="120"/>
      <w:outlineLvl w:val="5"/>
    </w:pPr>
    <w:rPr>
      <w:b/>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